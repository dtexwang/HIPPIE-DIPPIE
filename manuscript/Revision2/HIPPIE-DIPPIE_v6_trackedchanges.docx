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85B25" w14:textId="39FA207A" w:rsidR="00965446" w:rsidRPr="008D00B4" w:rsidRDefault="00F1050A" w:rsidP="00BC188A">
      <w:r w:rsidRPr="008D00B4">
        <w:t>Title</w:t>
      </w:r>
      <w:r w:rsidR="007A1C0E" w:rsidRPr="008D00B4">
        <w:t>:</w:t>
      </w:r>
      <w:r w:rsidRPr="008D00B4">
        <w:t xml:space="preserve">  </w:t>
      </w:r>
    </w:p>
    <w:p w14:paraId="39DBDCD2" w14:textId="028A1EC8" w:rsidR="00BB11A7" w:rsidRPr="008D00B4" w:rsidRDefault="007C7776" w:rsidP="007C7776">
      <w:bookmarkStart w:id="0" w:name="_Hlk108092044"/>
      <w:r>
        <w:t xml:space="preserve">Incorporation of water-derived hydrogen into methane during artificial maturation of </w:t>
      </w:r>
      <w:del w:id="1" w:author="Wang, David" w:date="2022-07-07T13:13:00Z">
        <w:r w:rsidDel="00332CFC">
          <w:delText xml:space="preserve">kerogen </w:delText>
        </w:r>
      </w:del>
      <w:ins w:id="2" w:author="Wang, David" w:date="2022-07-07T13:13:00Z">
        <w:r w:rsidR="00332CFC">
          <w:t xml:space="preserve">source rock </w:t>
        </w:r>
      </w:ins>
      <w:r>
        <w:t>under hydrothermal conditions</w:t>
      </w:r>
    </w:p>
    <w:bookmarkEnd w:id="0"/>
    <w:p w14:paraId="71E65814" w14:textId="77777777" w:rsidR="0077770C" w:rsidRDefault="0077770C" w:rsidP="00BC188A"/>
    <w:p w14:paraId="2E60EEF3" w14:textId="40866692" w:rsidR="00386B8E" w:rsidRPr="008D00B4" w:rsidRDefault="0077770C" w:rsidP="00BC188A">
      <w:r>
        <w:t>S</w:t>
      </w:r>
      <w:r w:rsidR="006D5853">
        <w:t>ubmitted</w:t>
      </w:r>
      <w:r w:rsidR="000D2823" w:rsidRPr="008D00B4">
        <w:t xml:space="preserve"> to </w:t>
      </w:r>
      <w:r w:rsidR="00DC5B90">
        <w:rPr>
          <w:i/>
        </w:rPr>
        <w:t xml:space="preserve">Organic Geochemistry </w:t>
      </w:r>
      <w:r w:rsidR="00DC5B90" w:rsidRPr="006D5853">
        <w:t>on</w:t>
      </w:r>
      <w:r w:rsidR="00513AF3" w:rsidRPr="008D00B4">
        <w:t xml:space="preserve"> </w:t>
      </w:r>
      <w:r w:rsidR="006D5853">
        <w:rPr>
          <w:noProof/>
        </w:rPr>
        <w:t>0</w:t>
      </w:r>
      <w:r w:rsidR="004D7C03">
        <w:rPr>
          <w:noProof/>
        </w:rPr>
        <w:t>5</w:t>
      </w:r>
      <w:r w:rsidR="00045D52">
        <w:rPr>
          <w:noProof/>
        </w:rPr>
        <w:t xml:space="preserve"> </w:t>
      </w:r>
      <w:r w:rsidR="00A5122C">
        <w:rPr>
          <w:noProof/>
        </w:rPr>
        <w:t>February 2022</w:t>
      </w:r>
      <w:r>
        <w:rPr>
          <w:noProof/>
        </w:rPr>
        <w:t xml:space="preserve">.  Revised manuscript submitted </w:t>
      </w:r>
      <w:r w:rsidR="006C379C">
        <w:rPr>
          <w:noProof/>
        </w:rPr>
        <w:t>1</w:t>
      </w:r>
      <w:r w:rsidR="006C379C">
        <w:rPr>
          <w:noProof/>
        </w:rPr>
        <w:t>3</w:t>
      </w:r>
      <w:r w:rsidR="006C379C">
        <w:rPr>
          <w:noProof/>
        </w:rPr>
        <w:t xml:space="preserve"> </w:t>
      </w:r>
      <w:r w:rsidR="00691E78">
        <w:rPr>
          <w:noProof/>
        </w:rPr>
        <w:t>July</w:t>
      </w:r>
      <w:r>
        <w:rPr>
          <w:noProof/>
        </w:rPr>
        <w:t xml:space="preserve"> 2022.</w:t>
      </w:r>
    </w:p>
    <w:p w14:paraId="570F2BA7" w14:textId="77777777" w:rsidR="007A1E5C" w:rsidRPr="008D00B4" w:rsidRDefault="007A1E5C" w:rsidP="00BC188A"/>
    <w:p w14:paraId="09B0E84C" w14:textId="77777777" w:rsidR="00443EE7" w:rsidRPr="008D00B4" w:rsidRDefault="00443EE7" w:rsidP="00BC188A"/>
    <w:p w14:paraId="2040B8EF" w14:textId="77777777" w:rsidR="00153F79" w:rsidRPr="008D00B4" w:rsidRDefault="00153F79" w:rsidP="00BC188A">
      <w:r w:rsidRPr="008D00B4">
        <w:t>Authors</w:t>
      </w:r>
      <w:r w:rsidR="00FD023D" w:rsidRPr="008D00B4">
        <w:t xml:space="preserve"> and affiliations</w:t>
      </w:r>
      <w:r w:rsidRPr="008D00B4">
        <w:t>:</w:t>
      </w:r>
    </w:p>
    <w:p w14:paraId="6E037F37" w14:textId="5B094E48" w:rsidR="00153F79" w:rsidRPr="00726053" w:rsidRDefault="00195AC5" w:rsidP="00BC188A">
      <w:pPr>
        <w:rPr>
          <w:vertAlign w:val="superscript"/>
        </w:rPr>
      </w:pPr>
      <w:r w:rsidRPr="008D00B4">
        <w:t>David T. Wang</w:t>
      </w:r>
      <w:r w:rsidR="00E66C83" w:rsidRPr="008D00B4">
        <w:rPr>
          <w:vertAlign w:val="superscript"/>
        </w:rPr>
        <w:t>a</w:t>
      </w:r>
      <w:r w:rsidR="00153F79" w:rsidRPr="008D00B4">
        <w:rPr>
          <w:vertAlign w:val="superscript"/>
        </w:rPr>
        <w:t>,</w:t>
      </w:r>
      <w:r w:rsidR="00E66C83" w:rsidRPr="008D00B4">
        <w:rPr>
          <w:vertAlign w:val="superscript"/>
        </w:rPr>
        <w:t>b</w:t>
      </w:r>
      <w:r w:rsidR="008B45D0" w:rsidRPr="008D00B4">
        <w:t>*</w:t>
      </w:r>
      <w:r w:rsidRPr="008D00B4">
        <w:t>,</w:t>
      </w:r>
      <w:r w:rsidR="003239D6" w:rsidRPr="008D00B4">
        <w:t xml:space="preserve"> </w:t>
      </w:r>
      <w:r w:rsidR="00766D45" w:rsidRPr="008D00B4">
        <w:t>Jeffrey S. Seewald</w:t>
      </w:r>
      <w:r w:rsidR="00766D45" w:rsidRPr="008D00B4">
        <w:rPr>
          <w:vertAlign w:val="superscript"/>
        </w:rPr>
        <w:t>b</w:t>
      </w:r>
      <w:r w:rsidR="00766D45" w:rsidRPr="008D00B4">
        <w:t>,</w:t>
      </w:r>
      <w:r w:rsidR="003476A6" w:rsidRPr="008D00B4">
        <w:t xml:space="preserve"> </w:t>
      </w:r>
      <w:r w:rsidR="007C7776" w:rsidRPr="008D00B4">
        <w:t>Eoghan P. Reeves</w:t>
      </w:r>
      <w:r w:rsidR="00D513AC">
        <w:rPr>
          <w:vertAlign w:val="superscript"/>
        </w:rPr>
        <w:t>c</w:t>
      </w:r>
      <w:r w:rsidR="007C7776" w:rsidRPr="008D00B4">
        <w:t xml:space="preserve">, </w:t>
      </w:r>
      <w:r w:rsidR="0058623B" w:rsidRPr="008D00B4">
        <w:t>Shuhei Ono</w:t>
      </w:r>
      <w:r w:rsidR="0058623B" w:rsidRPr="008D00B4">
        <w:rPr>
          <w:vertAlign w:val="superscript"/>
        </w:rPr>
        <w:t>a</w:t>
      </w:r>
      <w:r w:rsidR="0058623B">
        <w:t xml:space="preserve">, </w:t>
      </w:r>
      <w:r w:rsidR="00A63BC0">
        <w:t>and Sean P. Sylva</w:t>
      </w:r>
      <w:r w:rsidR="00A63BC0">
        <w:rPr>
          <w:vertAlign w:val="superscript"/>
        </w:rPr>
        <w:t>b</w:t>
      </w:r>
    </w:p>
    <w:p w14:paraId="3CF11E96" w14:textId="2E73E9E2" w:rsidR="006559C7" w:rsidRPr="008D00B4" w:rsidRDefault="00E66C83" w:rsidP="00BC188A">
      <w:pPr>
        <w:spacing w:after="0"/>
        <w:rPr>
          <w:sz w:val="16"/>
        </w:rPr>
      </w:pPr>
      <w:r w:rsidRPr="008D00B4">
        <w:rPr>
          <w:sz w:val="16"/>
          <w:vertAlign w:val="superscript"/>
        </w:rPr>
        <w:t>a</w:t>
      </w:r>
      <w:r w:rsidR="00195AC5" w:rsidRPr="008D00B4">
        <w:rPr>
          <w:sz w:val="16"/>
        </w:rPr>
        <w:t xml:space="preserve">Department of Earth, Atmospheric and Planetary Sciences, Massachusetts Institute of Technology, Cambridge, Massachusetts 02139, USA.  </w:t>
      </w:r>
    </w:p>
    <w:p w14:paraId="23B6873E" w14:textId="779E6F95" w:rsidR="006559C7" w:rsidRPr="008D00B4" w:rsidRDefault="00E66C83" w:rsidP="00BC188A">
      <w:pPr>
        <w:spacing w:after="0"/>
        <w:rPr>
          <w:sz w:val="16"/>
        </w:rPr>
      </w:pPr>
      <w:r w:rsidRPr="008D00B4">
        <w:rPr>
          <w:sz w:val="16"/>
          <w:vertAlign w:val="superscript"/>
        </w:rPr>
        <w:t>b</w:t>
      </w:r>
      <w:r w:rsidR="00195AC5" w:rsidRPr="008D00B4">
        <w:rPr>
          <w:sz w:val="16"/>
        </w:rPr>
        <w:t xml:space="preserve">Marine Chemistry and Geochemistry Department, Woods Hole Oceanographic Institution, Woods Hole, Massachusetts 02543, USA.  </w:t>
      </w:r>
    </w:p>
    <w:p w14:paraId="753AFA4A" w14:textId="23891072" w:rsidR="007B53E2" w:rsidRDefault="00D513AC" w:rsidP="00BC188A">
      <w:pPr>
        <w:spacing w:after="0"/>
        <w:rPr>
          <w:sz w:val="16"/>
        </w:rPr>
      </w:pPr>
      <w:r>
        <w:rPr>
          <w:sz w:val="16"/>
          <w:vertAlign w:val="superscript"/>
        </w:rPr>
        <w:t>c</w:t>
      </w:r>
      <w:r w:rsidR="007B53E2" w:rsidRPr="008D00B4">
        <w:rPr>
          <w:sz w:val="16"/>
        </w:rPr>
        <w:t>Department of Earth Science, University of Bergen, Bergen N-</w:t>
      </w:r>
      <w:r w:rsidR="00974A17" w:rsidRPr="008D00B4">
        <w:rPr>
          <w:sz w:val="16"/>
        </w:rPr>
        <w:t>50</w:t>
      </w:r>
      <w:r w:rsidR="00974A17">
        <w:rPr>
          <w:sz w:val="16"/>
        </w:rPr>
        <w:t>07</w:t>
      </w:r>
      <w:r w:rsidR="007B53E2" w:rsidRPr="008D00B4">
        <w:rPr>
          <w:sz w:val="16"/>
        </w:rPr>
        <w:t>, Norway.</w:t>
      </w:r>
    </w:p>
    <w:p w14:paraId="7E45D382" w14:textId="77777777" w:rsidR="009C5BA8" w:rsidRPr="008D00B4" w:rsidRDefault="009C5BA8" w:rsidP="00BC188A"/>
    <w:p w14:paraId="441DAE83" w14:textId="64633580" w:rsidR="00153F79" w:rsidRDefault="00195AC5" w:rsidP="00BC188A">
      <w:r w:rsidRPr="008D00B4">
        <w:t xml:space="preserve">* </w:t>
      </w:r>
      <w:r w:rsidR="00866AE8" w:rsidRPr="0025662D">
        <w:t>Corresponding author</w:t>
      </w:r>
      <w:r w:rsidR="00D513AC">
        <w:t>.  Present address:</w:t>
      </w:r>
      <w:r w:rsidR="0064181B">
        <w:t xml:space="preserve"> </w:t>
      </w:r>
      <w:r w:rsidR="0089422D">
        <w:t>Esso Exploration and Production Guyana Ltd</w:t>
      </w:r>
      <w:r w:rsidR="0064181B">
        <w:t xml:space="preserve">, </w:t>
      </w:r>
      <w:r w:rsidR="009B7780">
        <w:t>86 Duke</w:t>
      </w:r>
      <w:r w:rsidR="0089422D">
        <w:t xml:space="preserve"> Street, Georgetown, Guyana</w:t>
      </w:r>
      <w:r w:rsidR="00866AE8" w:rsidRPr="0025662D">
        <w:t>.</w:t>
      </w:r>
      <w:r w:rsidR="00797B06">
        <w:t xml:space="preserve"> </w:t>
      </w:r>
      <w:r w:rsidR="0064181B">
        <w:t xml:space="preserve"> </w:t>
      </w:r>
      <w:r w:rsidR="00866AE8" w:rsidRPr="0025662D">
        <w:rPr>
          <w:i/>
        </w:rPr>
        <w:t>E-mail address</w:t>
      </w:r>
      <w:r w:rsidR="00866AE8" w:rsidRPr="0025662D">
        <w:t xml:space="preserve">: </w:t>
      </w:r>
      <w:r w:rsidR="00866AE8" w:rsidRPr="007F4869">
        <w:t>dtw@alum.mit.edu</w:t>
      </w:r>
      <w:r w:rsidR="00866AE8" w:rsidRPr="0025662D">
        <w:t xml:space="preserve"> (D.T. Wang).</w:t>
      </w:r>
    </w:p>
    <w:p w14:paraId="28D7BA4B" w14:textId="77777777" w:rsidR="00866AE8" w:rsidRPr="008D00B4" w:rsidRDefault="00866AE8" w:rsidP="00BC188A"/>
    <w:p w14:paraId="6DE1BFDF" w14:textId="54D95446" w:rsidR="00383C95" w:rsidRDefault="00F27ED3" w:rsidP="00BC188A">
      <w:r w:rsidRPr="008D00B4">
        <w:rPr>
          <w:i/>
        </w:rPr>
        <w:t>Keywords:</w:t>
      </w:r>
      <w:r w:rsidRPr="008D00B4">
        <w:t xml:space="preserve">  </w:t>
      </w:r>
      <w:r w:rsidR="008D00B4" w:rsidRPr="008D00B4">
        <w:br/>
      </w:r>
      <w:r w:rsidRPr="008D00B4">
        <w:t xml:space="preserve">methane, </w:t>
      </w:r>
      <w:r w:rsidR="007C7776">
        <w:t>natural gas</w:t>
      </w:r>
      <w:r w:rsidR="00241D23">
        <w:t xml:space="preserve"> generation kinetics</w:t>
      </w:r>
      <w:r w:rsidR="007C7776">
        <w:t>, D/H ratios, kerogen,</w:t>
      </w:r>
      <w:r w:rsidRPr="008D00B4">
        <w:t xml:space="preserve"> </w:t>
      </w:r>
      <w:r w:rsidR="00812883" w:rsidRPr="008D00B4">
        <w:t>clumped isotopologues</w:t>
      </w:r>
      <w:r w:rsidR="003C54F3" w:rsidRPr="008D00B4">
        <w:t>, hydrogen isotope exchange</w:t>
      </w:r>
      <w:r w:rsidR="00241D23">
        <w:t>, water isotopes</w:t>
      </w:r>
    </w:p>
    <w:p w14:paraId="07BB48E4" w14:textId="088AB87D" w:rsidR="00F815F9" w:rsidRPr="008D00B4" w:rsidRDefault="00F815F9" w:rsidP="00BC188A">
      <w:r w:rsidRPr="008D00B4">
        <w:br w:type="page"/>
      </w:r>
    </w:p>
    <w:p w14:paraId="3DBBCDF1" w14:textId="77777777" w:rsidR="00414125" w:rsidRPr="008D00B4" w:rsidRDefault="00414125" w:rsidP="00BC188A">
      <w:pPr>
        <w:rPr>
          <w:b/>
        </w:rPr>
        <w:sectPr w:rsidR="00414125" w:rsidRPr="008D00B4" w:rsidSect="0090137A">
          <w:headerReference w:type="default" r:id="rId8"/>
          <w:footerReference w:type="default" r:id="rId9"/>
          <w:pgSz w:w="12240" w:h="15840"/>
          <w:pgMar w:top="1440" w:right="1080" w:bottom="1440" w:left="1080" w:header="720" w:footer="720" w:gutter="0"/>
          <w:lnNumType w:countBy="1" w:restart="continuous"/>
          <w:cols w:space="720"/>
          <w:docGrid w:linePitch="360"/>
        </w:sectPr>
      </w:pPr>
    </w:p>
    <w:p w14:paraId="36E816A4" w14:textId="6DB4423A" w:rsidR="00F816C9" w:rsidRPr="008D00B4" w:rsidRDefault="00481D36" w:rsidP="00BC188A">
      <w:r w:rsidRPr="008D00B4">
        <w:rPr>
          <w:b/>
        </w:rPr>
        <w:lastRenderedPageBreak/>
        <w:t>Abstract</w:t>
      </w:r>
    </w:p>
    <w:p w14:paraId="310DD5B5" w14:textId="3D10BE6E" w:rsidR="00AB507D" w:rsidRDefault="00974A17" w:rsidP="00AB507D">
      <w:r>
        <w:t>To in</w:t>
      </w:r>
      <w:r w:rsidR="00AC5EF4">
        <w:t xml:space="preserve">vestigate the origin of </w:t>
      </w:r>
      <w:r w:rsidR="00F43C8A">
        <w:t>C–H bonds</w:t>
      </w:r>
      <w:r w:rsidR="00AC5EF4">
        <w:t xml:space="preserve"> </w:t>
      </w:r>
      <w:r>
        <w:t>in thermogenic methane</w:t>
      </w:r>
      <w:r w:rsidR="00D852FA">
        <w:t xml:space="preserve"> (CH</w:t>
      </w:r>
      <w:r w:rsidR="00D852FA" w:rsidRPr="00D852FA">
        <w:rPr>
          <w:vertAlign w:val="subscript"/>
        </w:rPr>
        <w:t>4</w:t>
      </w:r>
      <w:r w:rsidR="00D852FA">
        <w:t>)</w:t>
      </w:r>
      <w:r>
        <w:t>, a</w:t>
      </w:r>
      <w:r w:rsidR="00AB507D">
        <w:t xml:space="preserve"> </w:t>
      </w:r>
      <w:ins w:id="3" w:author="Wang, David" w:date="2022-07-09T19:54:00Z">
        <w:r w:rsidR="00555EB8">
          <w:t xml:space="preserve">solvent-extracted </w:t>
        </w:r>
      </w:ins>
      <w:r w:rsidR="00AB507D">
        <w:t xml:space="preserve">sample of organic-rich Eagle Ford shale </w:t>
      </w:r>
      <w:r w:rsidR="00465A50">
        <w:t>was reacted</w:t>
      </w:r>
      <w:r w:rsidR="00AB507D">
        <w:t xml:space="preserve"> with </w:t>
      </w:r>
      <w:r w:rsidR="00FE2FA3">
        <w:t>heavy water (</w:t>
      </w:r>
      <w:r w:rsidR="00AB507D">
        <w:t>D</w:t>
      </w:r>
      <w:r w:rsidR="00AB507D" w:rsidRPr="00AB507D">
        <w:rPr>
          <w:vertAlign w:val="subscript"/>
        </w:rPr>
        <w:t>2</w:t>
      </w:r>
      <w:r w:rsidR="00AB507D">
        <w:t>O</w:t>
      </w:r>
      <w:r w:rsidR="00FE2FA3">
        <w:t>)</w:t>
      </w:r>
      <w:r w:rsidR="00AB507D">
        <w:t xml:space="preserve"> under hydrothermal conditions</w:t>
      </w:r>
      <w:r w:rsidR="0048015C">
        <w:t xml:space="preserve"> (350 bar)</w:t>
      </w:r>
      <w:r w:rsidR="00AB507D">
        <w:t xml:space="preserve"> in a flexible Au-Ti</w:t>
      </w:r>
      <w:r>
        <w:t>O</w:t>
      </w:r>
      <w:r>
        <w:rPr>
          <w:vertAlign w:val="subscript"/>
        </w:rPr>
        <w:t>2</w:t>
      </w:r>
      <w:r w:rsidR="00AB507D">
        <w:t xml:space="preserve"> cell hydrothermal apparatus </w:t>
      </w:r>
      <w:del w:id="4" w:author="Wang, David" w:date="2022-06-21T14:07:00Z">
        <w:r w:rsidR="00AB507D" w:rsidDel="00274D53">
          <w:delText xml:space="preserve">in </w:delText>
        </w:r>
      </w:del>
      <w:ins w:id="5" w:author="Wang, David" w:date="2022-07-09T22:26:00Z">
        <w:r w:rsidR="00EE6144">
          <w:t>at</w:t>
        </w:r>
      </w:ins>
      <w:ins w:id="6" w:author="Wang, David" w:date="2022-06-21T14:07:00Z">
        <w:r w:rsidR="00274D53">
          <w:t xml:space="preserve"> </w:t>
        </w:r>
      </w:ins>
      <w:r w:rsidR="00AB507D">
        <w:t>a water-to-rock ratio o</w:t>
      </w:r>
      <w:r w:rsidR="00EF255A">
        <w:t xml:space="preserve">f approximately 5:1.  Temperature was </w:t>
      </w:r>
      <w:r w:rsidR="00AB507D">
        <w:t>increased from 200 to 350 °C over the course of one month</w:t>
      </w:r>
      <w:r>
        <w:t xml:space="preserve"> and the concentrations of aqueous species </w:t>
      </w:r>
      <w:r w:rsidR="003627B8">
        <w:t>and methane isotopologues</w:t>
      </w:r>
      <w:ins w:id="7" w:author="Wang, David" w:date="2022-07-09T19:54:00Z">
        <w:r w:rsidR="004A211B">
          <w:t xml:space="preserve"> were</w:t>
        </w:r>
      </w:ins>
      <w:r w:rsidR="003627B8">
        <w:t xml:space="preserve"> quantified</w:t>
      </w:r>
      <w:r>
        <w:t xml:space="preserve"> as a function of time</w:t>
      </w:r>
      <w:r w:rsidR="003627B8">
        <w:t xml:space="preserve">.  </w:t>
      </w:r>
      <w:r w:rsidR="0076641C">
        <w:t>In general, p</w:t>
      </w:r>
      <w:r w:rsidR="00AB507D">
        <w:t xml:space="preserve">roduction of </w:t>
      </w:r>
      <w:r w:rsidR="000C0D30">
        <w:t>hydrogen</w:t>
      </w:r>
      <w:r w:rsidR="00AB507D">
        <w:t>, CO</w:t>
      </w:r>
      <w:r w:rsidR="00AB507D" w:rsidRPr="00824E09">
        <w:rPr>
          <w:vertAlign w:val="subscript"/>
        </w:rPr>
        <w:t>2</w:t>
      </w:r>
      <w:r w:rsidR="00AB507D">
        <w:t xml:space="preserve">, alkanes, and alkenes </w:t>
      </w:r>
      <w:r w:rsidR="0076641C">
        <w:t>increased with time and temperature</w:t>
      </w:r>
      <w:r w:rsidR="00AB507D">
        <w:t xml:space="preserve">. </w:t>
      </w:r>
      <w:r w:rsidR="00382B59">
        <w:t xml:space="preserve"> </w:t>
      </w:r>
      <w:r w:rsidR="00AB507D">
        <w:t>Methane formed during the early stages of the experiment at 200 °C was primarily C</w:t>
      </w:r>
      <w:r w:rsidR="00D852FA" w:rsidRPr="00D852FA">
        <w:rPr>
          <w:vertAlign w:val="superscript"/>
        </w:rPr>
        <w:t>1</w:t>
      </w:r>
      <w:r w:rsidR="00AB507D">
        <w:t>H</w:t>
      </w:r>
      <w:r w:rsidR="00AB507D" w:rsidRPr="00AB507D">
        <w:rPr>
          <w:vertAlign w:val="subscript"/>
        </w:rPr>
        <w:t>4</w:t>
      </w:r>
      <w:r w:rsidR="00AB507D">
        <w:t xml:space="preserve"> with some CH</w:t>
      </w:r>
      <w:r w:rsidR="00AB507D" w:rsidRPr="00AB507D">
        <w:rPr>
          <w:vertAlign w:val="subscript"/>
        </w:rPr>
        <w:t>3</w:t>
      </w:r>
      <w:r w:rsidR="00EA3CDD">
        <w:t>D.  With progressively higher temperatures</w:t>
      </w:r>
      <w:r w:rsidR="00AB507D">
        <w:t>, increasing proportions of deuterated isotopologues were produced.  Near the end of the experiment, the concentration of CD</w:t>
      </w:r>
      <w:r w:rsidR="00AB507D" w:rsidRPr="00AB507D">
        <w:rPr>
          <w:vertAlign w:val="subscript"/>
        </w:rPr>
        <w:t>4</w:t>
      </w:r>
      <w:r w:rsidR="00AB507D">
        <w:t xml:space="preserve"> exceeded that of all other isotopologues combined. </w:t>
      </w:r>
      <w:r w:rsidR="00630B8E">
        <w:t xml:space="preserve"> </w:t>
      </w:r>
      <w:r w:rsidR="00AB507D">
        <w:t>These results suggest that competition between rates of kerogen-water isotopic exchange and natural gas generation may govern the D/H ratio of thermogenic gases.</w:t>
      </w:r>
      <w:r w:rsidR="00274571">
        <w:t xml:space="preserve">  Furthermore, </w:t>
      </w:r>
      <w:r w:rsidR="002E18EC">
        <w:t>hydrogenation</w:t>
      </w:r>
      <w:r w:rsidR="00E2314F">
        <w:t xml:space="preserve"> of kerogen by water may</w:t>
      </w:r>
      <w:r w:rsidR="00ED1293">
        <w:t xml:space="preserve"> be responsible for</w:t>
      </w:r>
      <w:r w:rsidR="00E2314F">
        <w:t xml:space="preserve"> hydrocarbon</w:t>
      </w:r>
      <w:r w:rsidR="00ED1293">
        <w:t xml:space="preserve"> yield</w:t>
      </w:r>
      <w:r w:rsidR="00E2314F">
        <w:t xml:space="preserve">s </w:t>
      </w:r>
      <w:r w:rsidR="002C284A">
        <w:t xml:space="preserve">in excess of those </w:t>
      </w:r>
      <w:r w:rsidR="00864BE2">
        <w:t>predicted by conventional</w:t>
      </w:r>
      <w:r w:rsidR="00E2314F">
        <w:t xml:space="preserve"> </w:t>
      </w:r>
      <w:r w:rsidR="00222792">
        <w:t>models of source rock maturation</w:t>
      </w:r>
      <w:r w:rsidR="00864BE2">
        <w:t xml:space="preserve"> in which hydrocarbon generation is limited by </w:t>
      </w:r>
      <w:r w:rsidR="00D9706E">
        <w:t xml:space="preserve">the amount of </w:t>
      </w:r>
      <w:r w:rsidR="00DD21C2">
        <w:t>organic</w:t>
      </w:r>
      <w:r w:rsidR="00830668">
        <w:t>ally-bonded</w:t>
      </w:r>
      <w:r>
        <w:t xml:space="preserve"> </w:t>
      </w:r>
      <w:r w:rsidR="00DD21C2">
        <w:t>hydrogen</w:t>
      </w:r>
      <w:r w:rsidR="00274571">
        <w:t>.</w:t>
      </w:r>
    </w:p>
    <w:p w14:paraId="375722E8" w14:textId="77777777" w:rsidR="002A01F0" w:rsidRPr="008D00B4" w:rsidRDefault="002A01F0" w:rsidP="00837709"/>
    <w:p w14:paraId="60BDA671" w14:textId="27529C0F" w:rsidR="00693A0E" w:rsidRPr="008D00B4" w:rsidRDefault="00641423" w:rsidP="00BC188A">
      <w:r w:rsidRPr="008D00B4">
        <w:t xml:space="preserve">Abstract: </w:t>
      </w:r>
      <w:r w:rsidR="00914259">
        <w:t>19</w:t>
      </w:r>
      <w:ins w:id="8" w:author="Wang, David" w:date="2022-07-09T19:54:00Z">
        <w:r w:rsidR="004A211B">
          <w:t>4</w:t>
        </w:r>
      </w:ins>
      <w:del w:id="9" w:author="Wang, David" w:date="2022-07-09T19:55:00Z">
        <w:r w:rsidR="00914259" w:rsidDel="004A211B">
          <w:delText>2</w:delText>
        </w:r>
      </w:del>
      <w:r w:rsidR="00C44805" w:rsidRPr="008D00B4">
        <w:t xml:space="preserve"> </w:t>
      </w:r>
      <w:r w:rsidR="002A01F0" w:rsidRPr="008D00B4">
        <w:t>words</w:t>
      </w:r>
    </w:p>
    <w:p w14:paraId="0FDB29D4" w14:textId="14858114" w:rsidR="00663DC1" w:rsidRPr="008D00B4" w:rsidRDefault="004230BA" w:rsidP="00BC188A">
      <w:r w:rsidRPr="008D00B4">
        <w:t xml:space="preserve">Main Text:  </w:t>
      </w:r>
      <w:r w:rsidR="00914259">
        <w:t>6</w:t>
      </w:r>
      <w:ins w:id="10" w:author="Wang, David" w:date="2022-07-09T22:25:00Z">
        <w:r w:rsidR="00243E86">
          <w:t>923</w:t>
        </w:r>
      </w:ins>
      <w:del w:id="11" w:author="Wang, David" w:date="2022-07-09T22:25:00Z">
        <w:r w:rsidR="00914259" w:rsidDel="00243E86">
          <w:delText>232</w:delText>
        </w:r>
      </w:del>
      <w:r w:rsidR="00A87770" w:rsidRPr="008D00B4">
        <w:t xml:space="preserve"> </w:t>
      </w:r>
      <w:r w:rsidR="00B02AF4" w:rsidRPr="008D00B4">
        <w:t>words</w:t>
      </w:r>
      <w:r w:rsidRPr="008D00B4">
        <w:t xml:space="preserve"> </w:t>
      </w:r>
    </w:p>
    <w:p w14:paraId="2647C246" w14:textId="77777777" w:rsidR="004F6965" w:rsidRDefault="004F6965" w:rsidP="00BC188A">
      <w:pPr>
        <w:tabs>
          <w:tab w:val="clear" w:pos="360"/>
          <w:tab w:val="clear" w:pos="720"/>
          <w:tab w:val="clear" w:pos="10080"/>
        </w:tabs>
      </w:pPr>
    </w:p>
    <w:p w14:paraId="745272AA" w14:textId="77777777" w:rsidR="004F6965" w:rsidRDefault="004F6965" w:rsidP="00BC188A">
      <w:pPr>
        <w:tabs>
          <w:tab w:val="clear" w:pos="360"/>
          <w:tab w:val="clear" w:pos="720"/>
          <w:tab w:val="clear" w:pos="10080"/>
        </w:tabs>
      </w:pPr>
    </w:p>
    <w:p w14:paraId="19567D7C" w14:textId="77777777" w:rsidR="00C6558D" w:rsidRPr="008D00B4" w:rsidRDefault="00C6558D" w:rsidP="00BC188A">
      <w:pPr>
        <w:tabs>
          <w:tab w:val="clear" w:pos="360"/>
          <w:tab w:val="clear" w:pos="720"/>
          <w:tab w:val="clear" w:pos="10080"/>
        </w:tabs>
      </w:pPr>
      <w:r w:rsidRPr="008D00B4">
        <w:br w:type="page"/>
      </w:r>
    </w:p>
    <w:p w14:paraId="690CB83F" w14:textId="2D3B987F" w:rsidR="00C60B44" w:rsidRPr="008D00B4" w:rsidRDefault="00742BE5" w:rsidP="00DC23F2">
      <w:pPr>
        <w:pStyle w:val="Heading1"/>
      </w:pPr>
      <w:r w:rsidRPr="008D00B4">
        <w:lastRenderedPageBreak/>
        <w:t>Introduction</w:t>
      </w:r>
    </w:p>
    <w:p w14:paraId="29B692EE" w14:textId="48840F29" w:rsidR="0077152F" w:rsidRDefault="00121ABB" w:rsidP="0077152F">
      <w:r>
        <w:t>V</w:t>
      </w:r>
      <w:r w:rsidR="00816008">
        <w:t>ariation in</w:t>
      </w:r>
      <w:r w:rsidR="0077152F">
        <w:t xml:space="preserve"> </w:t>
      </w:r>
      <w:r w:rsidR="00E510F1">
        <w:t>D/H ratios</w:t>
      </w:r>
      <w:r w:rsidR="0077152F">
        <w:t xml:space="preserve"> </w:t>
      </w:r>
      <w:r w:rsidR="00E510F1">
        <w:t>(</w:t>
      </w:r>
      <w:r w:rsidR="0077152F">
        <w:t>δD</w:t>
      </w:r>
      <w:r w:rsidR="00E208E2">
        <w:t xml:space="preserve"> </w:t>
      </w:r>
      <w:r w:rsidR="0077152F">
        <w:t>values</w:t>
      </w:r>
      <w:r w:rsidR="00E510F1">
        <w:t>)</w:t>
      </w:r>
      <w:r w:rsidR="0077152F">
        <w:t xml:space="preserve"> of thermogenic natural gases </w:t>
      </w:r>
      <w:r w:rsidR="00816008">
        <w:t>is</w:t>
      </w:r>
      <w:r w:rsidR="0077152F">
        <w:t xml:space="preserve"> often attributed to kinetically-controlled fractionation during pyrolysis of kerogen or </w:t>
      </w:r>
      <w:del w:id="12" w:author="Wang, David" w:date="2022-06-21T12:50:00Z">
        <w:r w:rsidR="0077152F" w:rsidDel="007D744B">
          <w:delText>oils</w:delText>
        </w:r>
      </w:del>
      <w:ins w:id="13" w:author="Wang, David" w:date="2022-06-21T12:50:00Z">
        <w:r w:rsidR="007D744B">
          <w:t>petroleum</w:t>
        </w:r>
      </w:ins>
      <w:r w:rsidR="0077152F">
        <w:t xml:space="preserve">. </w:t>
      </w:r>
      <w:r w:rsidR="00991182">
        <w:t xml:space="preserve">A </w:t>
      </w:r>
      <w:r w:rsidR="00816008">
        <w:t>number of</w:t>
      </w:r>
      <w:r w:rsidR="0077152F">
        <w:t xml:space="preserve"> studies have investigated </w:t>
      </w:r>
      <w:r w:rsidR="00991182">
        <w:t xml:space="preserve">how </w:t>
      </w:r>
      <w:r w:rsidR="0077152F">
        <w:t xml:space="preserve">D/H ratios of methane and other hydrocarbons </w:t>
      </w:r>
      <w:r w:rsidR="00991182">
        <w:t>evolve with increasing</w:t>
      </w:r>
      <w:r w:rsidR="0077152F">
        <w:t xml:space="preserve"> </w:t>
      </w:r>
      <w:ins w:id="14" w:author="Wang, David" w:date="2022-06-21T12:50:00Z">
        <w:r w:rsidR="007D744B">
          <w:t xml:space="preserve">thermal </w:t>
        </w:r>
      </w:ins>
      <w:r w:rsidR="0077152F">
        <w:t>maturity</w:t>
      </w:r>
      <w:r w:rsidR="005B171E">
        <w:t xml:space="preserve"> </w:t>
      </w:r>
      <w:r w:rsidR="0076641C" w:rsidRPr="0076641C">
        <w:rPr>
          <w:rFonts w:cs="Times New Roman"/>
        </w:rPr>
        <w:t>(Sackett, 1978; Berner et al., 1995; Sackett and Conkright, 1997; Tang et al., 2005; Ni et al., 2011; Reeves et al., 2012)</w:t>
      </w:r>
      <w:r w:rsidR="0077152F">
        <w:t>. However, kinetic isotope effects involving hydrogen addition or abstraction are often large and by themselves do not explain the geologically-reasonable apparent equilibrium temperatures of ~150 to 220 °C obtained for reservoir gases that have been studied for their clumped isotopologue compositions</w:t>
      </w:r>
      <w:r w:rsidR="00145B7D">
        <w:t xml:space="preserve"> </w:t>
      </w:r>
      <w:r w:rsidR="004A542B" w:rsidRPr="004A542B">
        <w:rPr>
          <w:rFonts w:cs="Times New Roman"/>
        </w:rPr>
        <w:t>(Stolper et al., 2014, 2015; Wang et al., 2015; Douglas et al., 2017; Young et al., 2017; Shuai et al., 2018; Giunta et al., 2019; Labidi et al., 2020; Thiagarajan et al., 2020)</w:t>
      </w:r>
      <w:r w:rsidR="0077152F">
        <w:t>. There is also evidence that δD values of CH</w:t>
      </w:r>
      <w:r w:rsidR="0077152F" w:rsidRPr="00604F71">
        <w:rPr>
          <w:vertAlign w:val="subscript"/>
        </w:rPr>
        <w:t>4</w:t>
      </w:r>
      <w:r w:rsidR="0077152F">
        <w:t xml:space="preserve"> approach values expected for isotopic equilibrium between CH</w:t>
      </w:r>
      <w:r w:rsidR="0077152F" w:rsidRPr="00604F71">
        <w:rPr>
          <w:vertAlign w:val="subscript"/>
        </w:rPr>
        <w:t>4</w:t>
      </w:r>
      <w:r w:rsidR="0077152F">
        <w:t xml:space="preserve"> and H</w:t>
      </w:r>
      <w:r w:rsidR="0077152F" w:rsidRPr="00604F71">
        <w:rPr>
          <w:vertAlign w:val="subscript"/>
        </w:rPr>
        <w:t>2</w:t>
      </w:r>
      <w:r w:rsidR="0077152F">
        <w:t xml:space="preserve">O in formation waters at temperatures characterizing reservoirs and/or </w:t>
      </w:r>
      <w:r w:rsidR="00604F71">
        <w:t xml:space="preserve">mature </w:t>
      </w:r>
      <w:r w:rsidR="0077152F">
        <w:t xml:space="preserve">source rocks (~150 to 250 °C) </w:t>
      </w:r>
      <w:r w:rsidR="00C9673F" w:rsidRPr="00C9673F">
        <w:rPr>
          <w:rFonts w:cs="Times New Roman"/>
        </w:rPr>
        <w:t>(Clayton, 2003; Wang et al., 2015; Xie et al., 2021)</w:t>
      </w:r>
      <w:r w:rsidR="00C45C3D">
        <w:t>,</w:t>
      </w:r>
      <w:r w:rsidR="0077152F">
        <w:t xml:space="preserve"> although findings of insignificant hydrogen exchange occurring under these conditions also exist</w:t>
      </w:r>
      <w:r w:rsidR="00C45C3D">
        <w:t xml:space="preserve"> </w:t>
      </w:r>
      <w:r w:rsidR="00DC5B90" w:rsidRPr="00DC5B90">
        <w:rPr>
          <w:rFonts w:cs="Times New Roman"/>
        </w:rPr>
        <w:t>(Yeh and Epstein, 1981)</w:t>
      </w:r>
      <w:r w:rsidR="0077152F">
        <w:t>. In order for methane samples to have approached or attained equilibrium values of Δ</w:t>
      </w:r>
      <w:r w:rsidR="0077152F" w:rsidRPr="00604F71">
        <w:rPr>
          <w:vertAlign w:val="superscript"/>
        </w:rPr>
        <w:t>13</w:t>
      </w:r>
      <w:r w:rsidR="0077152F">
        <w:t>CH</w:t>
      </w:r>
      <w:r w:rsidR="0077152F" w:rsidRPr="00604F71">
        <w:rPr>
          <w:vertAlign w:val="subscript"/>
        </w:rPr>
        <w:t>3</w:t>
      </w:r>
      <w:r w:rsidR="0077152F">
        <w:t>D and Δ</w:t>
      </w:r>
      <w:r w:rsidR="0077152F" w:rsidRPr="00604F71">
        <w:rPr>
          <w:vertAlign w:val="superscript"/>
        </w:rPr>
        <w:t>12</w:t>
      </w:r>
      <w:r w:rsidR="0077152F">
        <w:t>CH</w:t>
      </w:r>
      <w:r w:rsidR="0077152F" w:rsidRPr="00604F71">
        <w:rPr>
          <w:vertAlign w:val="subscript"/>
        </w:rPr>
        <w:t>2</w:t>
      </w:r>
      <w:r w:rsidR="0077152F">
        <w:t>D</w:t>
      </w:r>
      <w:r w:rsidR="0077152F" w:rsidRPr="00604F71">
        <w:rPr>
          <w:vertAlign w:val="subscript"/>
        </w:rPr>
        <w:t>2</w:t>
      </w:r>
      <w:r w:rsidR="00604F71">
        <w:t>—parameters that describe the abundance</w:t>
      </w:r>
      <w:r w:rsidR="00D72A23">
        <w:t>s</w:t>
      </w:r>
      <w:r w:rsidR="00604F71">
        <w:t xml:space="preserve"> of clumped isotopologues relative to a </w:t>
      </w:r>
      <w:r w:rsidR="00E510F1">
        <w:t xml:space="preserve">stochastic </w:t>
      </w:r>
      <w:r w:rsidR="00604F71">
        <w:t>population of molecules containing isotopes randomly distributed a</w:t>
      </w:r>
      <w:r w:rsidR="00C45C3D">
        <w:t>mongst them</w:t>
      </w:r>
      <w:r w:rsidR="00604F71">
        <w:t>—</w:t>
      </w:r>
      <w:r w:rsidR="0077152F">
        <w:t>there must be a pathway by which either (</w:t>
      </w:r>
      <w:r w:rsidR="0077152F" w:rsidRPr="00604F71">
        <w:rPr>
          <w:i/>
        </w:rPr>
        <w:t>i</w:t>
      </w:r>
      <w:r w:rsidR="0077152F">
        <w:t>) isotopes can be exchanged amongst methane isotopologues alone, (</w:t>
      </w:r>
      <w:r w:rsidR="0077152F" w:rsidRPr="00604F71">
        <w:rPr>
          <w:i/>
        </w:rPr>
        <w:t>ii</w:t>
      </w:r>
      <w:r w:rsidR="0077152F">
        <w:t xml:space="preserve">) methane isotopologues exchange hydrogen with water or </w:t>
      </w:r>
      <w:r w:rsidR="00E510F1">
        <w:t xml:space="preserve">other </w:t>
      </w:r>
      <w:r w:rsidR="0077152F">
        <w:t>organic molecules, or (</w:t>
      </w:r>
      <w:r w:rsidR="0077152F" w:rsidRPr="00604F71">
        <w:rPr>
          <w:i/>
        </w:rPr>
        <w:t>iii</w:t>
      </w:r>
      <w:r w:rsidR="0077152F">
        <w:t>) methane isotopologues are derived from methyl moieties which contain C–H bonds that have pre</w:t>
      </w:r>
      <w:r w:rsidR="00E510F1">
        <w:t xml:space="preserve">viously </w:t>
      </w:r>
      <w:r w:rsidR="0077152F">
        <w:t xml:space="preserve">exchanged with water prior to forming methane </w:t>
      </w:r>
      <w:r w:rsidR="00DC5B90" w:rsidRPr="00DC5B90">
        <w:rPr>
          <w:rFonts w:cs="Times New Roman"/>
        </w:rPr>
        <w:t>(Hoering, 1984; Smith et al., 1985; Schimmelmann et al., 1999, 2006; Lis et al., 2006)</w:t>
      </w:r>
      <w:r w:rsidR="0077152F">
        <w:t>.</w:t>
      </w:r>
    </w:p>
    <w:p w14:paraId="762F3386" w14:textId="166FD4EE" w:rsidR="0077152F" w:rsidRDefault="0077152F" w:rsidP="0077152F">
      <w:r>
        <w:t xml:space="preserve">Here, we study the origin of C–H bonds in thermogenic methane by heating </w:t>
      </w:r>
      <w:ins w:id="15" w:author="Wang, David" w:date="2022-07-07T11:16:00Z">
        <w:r w:rsidR="00ED335B">
          <w:t xml:space="preserve">a </w:t>
        </w:r>
      </w:ins>
      <w:del w:id="16" w:author="Wang, David" w:date="2022-07-07T11:16:00Z">
        <w:r w:rsidDel="00ED335B">
          <w:delText>kerogen</w:delText>
        </w:r>
      </w:del>
      <w:ins w:id="17" w:author="Wang, David" w:date="2022-07-07T11:16:00Z">
        <w:r w:rsidR="00ED335B">
          <w:t xml:space="preserve">powdered </w:t>
        </w:r>
      </w:ins>
      <w:ins w:id="18" w:author="Wang, David" w:date="2022-07-07T11:15:00Z">
        <w:r w:rsidR="00ED335B">
          <w:t xml:space="preserve">solvent-extracted </w:t>
        </w:r>
      </w:ins>
      <w:ins w:id="19" w:author="Wang, David" w:date="2022-07-07T11:16:00Z">
        <w:r w:rsidR="00ED335B">
          <w:t xml:space="preserve">source </w:t>
        </w:r>
      </w:ins>
      <w:ins w:id="20" w:author="Wang, David" w:date="2022-07-07T11:15:00Z">
        <w:r w:rsidR="00ED335B">
          <w:t>rock</w:t>
        </w:r>
      </w:ins>
      <w:r>
        <w:t xml:space="preserve"> in the presence of D</w:t>
      </w:r>
      <w:r w:rsidRPr="00691248">
        <w:rPr>
          <w:vertAlign w:val="subscript"/>
        </w:rPr>
        <w:t>2</w:t>
      </w:r>
      <w:r w:rsidR="00383C95">
        <w:t>O</w:t>
      </w:r>
      <w:ins w:id="21" w:author="Wang, David" w:date="2022-07-07T11:16:00Z">
        <w:r w:rsidR="00ED335B">
          <w:t>,</w:t>
        </w:r>
      </w:ins>
      <w:r>
        <w:t xml:space="preserve"> and examining the degree of deuteration in the generated methane.</w:t>
      </w:r>
      <w:r w:rsidR="00691248">
        <w:t xml:space="preserve"> </w:t>
      </w:r>
      <w:r>
        <w:t xml:space="preserve">This experiment is conceptually very similar to </w:t>
      </w:r>
      <w:r w:rsidR="00FB59BB">
        <w:t>ones</w:t>
      </w:r>
      <w:r w:rsidR="00297DB9">
        <w:t xml:space="preserve"> conducted by Hoering </w:t>
      </w:r>
      <w:r w:rsidR="00DC5B90" w:rsidRPr="00DC5B90">
        <w:rPr>
          <w:rFonts w:cs="Times New Roman"/>
        </w:rPr>
        <w:t>(1984)</w:t>
      </w:r>
      <w:r>
        <w:t xml:space="preserve">, Lewan </w:t>
      </w:r>
      <w:r w:rsidR="00DC5B90" w:rsidRPr="00DC5B90">
        <w:rPr>
          <w:rFonts w:cs="Times New Roman"/>
        </w:rPr>
        <w:t>(1997)</w:t>
      </w:r>
      <w:r w:rsidR="00297DB9">
        <w:t xml:space="preserve">, and Schimmelmann et al. </w:t>
      </w:r>
      <w:r w:rsidR="00DC5B90" w:rsidRPr="00DC5B90">
        <w:rPr>
          <w:rFonts w:cs="Times New Roman"/>
        </w:rPr>
        <w:t>(2001)</w:t>
      </w:r>
      <w:r>
        <w:t xml:space="preserve">. </w:t>
      </w:r>
      <w:r w:rsidR="00701A65">
        <w:t xml:space="preserve"> The experiments </w:t>
      </w:r>
      <w:r w:rsidR="005A3F1B">
        <w:t>in tho</w:t>
      </w:r>
      <w:r w:rsidR="00701A65">
        <w:t xml:space="preserve">se studies were designed </w:t>
      </w:r>
      <w:r w:rsidR="00701A65" w:rsidRPr="00701A65">
        <w:t>to track incorporation of D into bitumen and kerogen</w:t>
      </w:r>
      <w:ins w:id="22" w:author="Wang, David" w:date="2022-07-09T22:28:00Z">
        <w:r w:rsidR="00352A03">
          <w:t>,</w:t>
        </w:r>
      </w:ins>
      <w:del w:id="23" w:author="Wang, David" w:date="2022-07-09T22:28:00Z">
        <w:r w:rsidR="001C6432" w:rsidDel="00352A03">
          <w:delText>.  N</w:delText>
        </w:r>
      </w:del>
      <w:ins w:id="24" w:author="Wang, David" w:date="2022-07-09T22:28:00Z">
        <w:r w:rsidR="00352A03">
          <w:t xml:space="preserve"> and n</w:t>
        </w:r>
      </w:ins>
      <w:r>
        <w:t>one</w:t>
      </w:r>
      <w:del w:id="25" w:author="Wang, David" w:date="2022-07-09T22:28:00Z">
        <w:r w:rsidDel="00352A03">
          <w:delText xml:space="preserve"> of these </w:delText>
        </w:r>
        <w:r w:rsidR="00BB25E4" w:rsidDel="00352A03">
          <w:delText>studies</w:delText>
        </w:r>
      </w:del>
      <w:r>
        <w:t xml:space="preserve"> </w:t>
      </w:r>
      <w:r w:rsidR="001C6432">
        <w:t xml:space="preserve">specifically </w:t>
      </w:r>
      <w:r>
        <w:t>quantified the extent of deuteration in the produced natural gases.</w:t>
      </w:r>
    </w:p>
    <w:p w14:paraId="6D3CF140" w14:textId="48797234" w:rsidR="0077152F" w:rsidRDefault="007D744B" w:rsidP="00824E09">
      <w:pPr>
        <w:pStyle w:val="Heading1"/>
      </w:pPr>
      <w:ins w:id="26" w:author="Wang, David" w:date="2022-06-21T12:51:00Z">
        <w:r>
          <w:t xml:space="preserve">Materials and </w:t>
        </w:r>
      </w:ins>
      <w:r w:rsidR="00824E09">
        <w:t>Methods</w:t>
      </w:r>
    </w:p>
    <w:p w14:paraId="7FA86640" w14:textId="567EDE86" w:rsidR="00824E09" w:rsidRDefault="00824E09" w:rsidP="00824E09">
      <w:pPr>
        <w:pStyle w:val="Heading2"/>
      </w:pPr>
      <w:bookmarkStart w:id="27" w:name="_Ref93637555"/>
      <w:r>
        <w:t xml:space="preserve">Experimental </w:t>
      </w:r>
      <w:ins w:id="28" w:author="Wang, David" w:date="2022-06-21T12:51:00Z">
        <w:r w:rsidR="007D744B">
          <w:t xml:space="preserve">materials and </w:t>
        </w:r>
      </w:ins>
      <w:del w:id="29" w:author="Wang, David" w:date="2022-06-21T12:51:00Z">
        <w:r w:rsidDel="007D744B">
          <w:delText>methods</w:delText>
        </w:r>
      </w:del>
      <w:bookmarkEnd w:id="27"/>
      <w:ins w:id="30" w:author="Wang, David" w:date="2022-06-21T12:51:00Z">
        <w:r w:rsidR="007D744B">
          <w:t>equipment</w:t>
        </w:r>
      </w:ins>
    </w:p>
    <w:p w14:paraId="5BA35500" w14:textId="61EEDB42" w:rsidR="00824E09" w:rsidRPr="00DB1304" w:rsidRDefault="00824E09" w:rsidP="00DB1304">
      <w:r>
        <w:t xml:space="preserve">Experiments were conducted in a gold-titanium reaction cell housed within a flexible cell hydrothermal apparatus </w:t>
      </w:r>
      <w:r w:rsidR="00DC5B90" w:rsidRPr="00DC5B90">
        <w:rPr>
          <w:rFonts w:cs="Times New Roman"/>
        </w:rPr>
        <w:t>(Seyfried et al., 1987)</w:t>
      </w:r>
      <w:r>
        <w:t xml:space="preserve"> at </w:t>
      </w:r>
      <w:ins w:id="31" w:author="Wang, David" w:date="2022-06-21T14:50:00Z">
        <w:r w:rsidR="00586FB3">
          <w:t>the Woo</w:t>
        </w:r>
      </w:ins>
      <w:ins w:id="32" w:author="Wang, David" w:date="2022-06-21T14:51:00Z">
        <w:r w:rsidR="00586FB3">
          <w:t>ds Hole Oceanographic Institution (</w:t>
        </w:r>
      </w:ins>
      <w:r>
        <w:t>WHOI</w:t>
      </w:r>
      <w:ins w:id="33" w:author="Wang, David" w:date="2022-06-21T14:51:00Z">
        <w:r w:rsidR="00586FB3">
          <w:t>)</w:t>
        </w:r>
      </w:ins>
      <w:r>
        <w:t>.</w:t>
      </w:r>
      <w:r w:rsidR="00B919DC">
        <w:t xml:space="preserve"> </w:t>
      </w:r>
      <w:r w:rsidR="00EB1E54" w:rsidRPr="00EB1E54">
        <w:t>Prior to use, the titanium surfaces in contact with the</w:t>
      </w:r>
      <w:r>
        <w:t xml:space="preserve"> reaction cell </w:t>
      </w:r>
      <w:r w:rsidR="00EB1E54" w:rsidRPr="00EB1E54">
        <w:t>contents were</w:t>
      </w:r>
      <w:r w:rsidR="00BF2A64">
        <w:t xml:space="preserve"> heated in air for 24 h at 400 °C to form a</w:t>
      </w:r>
      <w:r w:rsidR="00EB1E54">
        <w:t xml:space="preserve"> more</w:t>
      </w:r>
      <w:r w:rsidR="00EB1E54" w:rsidRPr="00EB1E54">
        <w:t xml:space="preserve"> inert TiO</w:t>
      </w:r>
      <w:r w:rsidR="00EB1E54" w:rsidRPr="00BF2A64">
        <w:rPr>
          <w:vertAlign w:val="subscript"/>
        </w:rPr>
        <w:t>2</w:t>
      </w:r>
      <w:r w:rsidR="00EB1E54" w:rsidRPr="00EB1E54">
        <w:t xml:space="preserve"> surface layer.</w:t>
      </w:r>
      <w:r w:rsidR="00EB1E54">
        <w:t xml:space="preserve"> </w:t>
      </w:r>
      <w:r>
        <w:t xml:space="preserve">The reaction cell was </w:t>
      </w:r>
      <w:r w:rsidR="00EB1E54">
        <w:t>further</w:t>
      </w:r>
      <w:r>
        <w:t xml:space="preserve"> pre-treated prior to loading</w:t>
      </w:r>
      <w:r w:rsidR="00DB1304">
        <w:t xml:space="preserve"> by </w:t>
      </w:r>
      <w:r w:rsidR="00F168DC">
        <w:t>soaking</w:t>
      </w:r>
      <w:r>
        <w:t xml:space="preserve"> in </w:t>
      </w:r>
      <w:r w:rsidR="00DB1304">
        <w:t xml:space="preserve">concentrated HCl </w:t>
      </w:r>
      <w:r w:rsidR="00F168DC">
        <w:t xml:space="preserve">for 4 hours, </w:t>
      </w:r>
      <w:r w:rsidR="00DB1304">
        <w:t>followed by rinsing with water to pH neutral and drying in the oven</w:t>
      </w:r>
      <w:r>
        <w:t>.</w:t>
      </w:r>
      <w:r w:rsidR="00DB1304">
        <w:t xml:space="preserve">  The exit tube of the apparatus was cleaned by forcing </w:t>
      </w:r>
      <w:r w:rsidR="00FA4B31">
        <w:t>~20 ml of Milli</w:t>
      </w:r>
      <w:r w:rsidR="00DB1304">
        <w:t>Q deionized water (18.2 M</w:t>
      </w:r>
      <w:r w:rsidR="00DB1304" w:rsidRPr="00DB1304">
        <w:t>Ω</w:t>
      </w:r>
      <w:r w:rsidR="00DB1304">
        <w:t>) t</w:t>
      </w:r>
      <w:r w:rsidR="00250E00">
        <w:t>hrough, followed by ~20 ml concentrated</w:t>
      </w:r>
      <w:r w:rsidR="00DB1304">
        <w:t xml:space="preserve"> </w:t>
      </w:r>
      <w:r w:rsidR="00250E00">
        <w:t>HCl, ~100 ml water, ~20 ml concentrated</w:t>
      </w:r>
      <w:r w:rsidR="00DB1304">
        <w:t xml:space="preserve"> HNO</w:t>
      </w:r>
      <w:r w:rsidR="00DB1304">
        <w:rPr>
          <w:vertAlign w:val="subscript"/>
        </w:rPr>
        <w:t>3</w:t>
      </w:r>
      <w:r w:rsidR="00DB1304">
        <w:t xml:space="preserve">, and then ~100 ml of water </w:t>
      </w:r>
      <w:r w:rsidR="00E67D7D">
        <w:t>until</w:t>
      </w:r>
      <w:r w:rsidR="00DB1304">
        <w:t xml:space="preserve"> the pH tested 7 using pH paper.</w:t>
      </w:r>
    </w:p>
    <w:p w14:paraId="16667C81" w14:textId="18983869" w:rsidR="00FD1FC4" w:rsidRDefault="00A408B4" w:rsidP="00824E09">
      <w:r>
        <w:t xml:space="preserve">The source material for this experiment </w:t>
      </w:r>
      <w:r w:rsidR="00140E8B">
        <w:t>was</w:t>
      </w:r>
      <w:r>
        <w:t xml:space="preserve"> </w:t>
      </w:r>
      <w:r w:rsidR="00EC6B0D">
        <w:t xml:space="preserve">a hand sample of </w:t>
      </w:r>
      <w:r w:rsidR="00546B0A">
        <w:t xml:space="preserve">Upper </w:t>
      </w:r>
      <w:r w:rsidR="003B6383">
        <w:t xml:space="preserve">Cretaceous </w:t>
      </w:r>
      <w:r w:rsidR="00546B0A">
        <w:t xml:space="preserve">Eagle Ford Shale </w:t>
      </w:r>
      <w:r w:rsidR="006D27E5">
        <w:t>taken</w:t>
      </w:r>
      <w:r>
        <w:t xml:space="preserve"> from an outcrop</w:t>
      </w:r>
      <w:r w:rsidR="0061160E">
        <w:t xml:space="preserve"> in </w:t>
      </w:r>
      <w:r w:rsidR="00824E09">
        <w:t>Uvalde County, Texas, USA</w:t>
      </w:r>
      <w:r>
        <w:t xml:space="preserve"> </w:t>
      </w:r>
      <w:r w:rsidR="00DC5B90" w:rsidRPr="00DC5B90">
        <w:rPr>
          <w:rFonts w:cs="Times New Roman"/>
        </w:rPr>
        <w:t>(Hentz and Ruppel, 2010)</w:t>
      </w:r>
      <w:r w:rsidR="00824E09">
        <w:t>.</w:t>
      </w:r>
      <w:r w:rsidR="00B919DC">
        <w:t xml:space="preserve"> </w:t>
      </w:r>
      <w:r w:rsidR="007F6E00">
        <w:t xml:space="preserve"> </w:t>
      </w:r>
      <w:r w:rsidR="0061160E">
        <w:t>There is no known oil or gas production from the Eagle Ford in Uvalde County</w:t>
      </w:r>
      <w:r w:rsidR="008847A6">
        <w:t xml:space="preserve"> </w:t>
      </w:r>
      <w:r w:rsidR="008847A6" w:rsidRPr="008847A6">
        <w:rPr>
          <w:rFonts w:cs="Times New Roman"/>
          <w:szCs w:val="24"/>
        </w:rPr>
        <w:t xml:space="preserve">(Tian et al., 2013; </w:t>
      </w:r>
      <w:r w:rsidR="008847A6" w:rsidRPr="008847A6">
        <w:rPr>
          <w:rFonts w:cs="Times New Roman"/>
          <w:i/>
          <w:iCs/>
          <w:szCs w:val="24"/>
        </w:rPr>
        <w:t>IHS Markit Well Database</w:t>
      </w:r>
      <w:r w:rsidR="008847A6" w:rsidRPr="008847A6">
        <w:rPr>
          <w:rFonts w:cs="Times New Roman"/>
          <w:szCs w:val="24"/>
        </w:rPr>
        <w:t>, 2019)</w:t>
      </w:r>
      <w:r w:rsidR="0061160E">
        <w:t xml:space="preserve">.  </w:t>
      </w:r>
      <w:r w:rsidR="00FA022C">
        <w:t xml:space="preserve">The Eagle Ford here is thermally-immature </w:t>
      </w:r>
      <w:r w:rsidR="00324F53" w:rsidRPr="00324F53">
        <w:rPr>
          <w:rFonts w:cs="Times New Roman"/>
          <w:szCs w:val="24"/>
        </w:rPr>
        <w:t>(</w:t>
      </w:r>
      <w:r w:rsidR="00324F53" w:rsidRPr="00324F53">
        <w:rPr>
          <w:rFonts w:cs="Times New Roman"/>
          <w:i/>
          <w:iCs/>
          <w:szCs w:val="24"/>
        </w:rPr>
        <w:t>R</w:t>
      </w:r>
      <w:r w:rsidR="00324F53" w:rsidRPr="00324F53">
        <w:rPr>
          <w:rFonts w:cs="Times New Roman"/>
          <w:szCs w:val="24"/>
          <w:vertAlign w:val="subscript"/>
        </w:rPr>
        <w:t>o</w:t>
      </w:r>
      <w:r w:rsidR="00324F53" w:rsidRPr="00324F53">
        <w:rPr>
          <w:rFonts w:cs="Times New Roman"/>
          <w:szCs w:val="24"/>
        </w:rPr>
        <w:t xml:space="preserve"> = 0.40–0.55%, Cardneaux, 2012; Cardneaux and Nunn, 2013; Harbor, 2011)</w:t>
      </w:r>
      <w:r w:rsidR="00324F53">
        <w:t>.</w:t>
      </w:r>
      <w:r w:rsidR="00FA022C">
        <w:t xml:space="preserve"> </w:t>
      </w:r>
      <w:r w:rsidR="00CA0640">
        <w:t xml:space="preserve">The sample </w:t>
      </w:r>
      <w:r w:rsidR="00824E09">
        <w:t>was powdered to</w:t>
      </w:r>
      <w:r w:rsidR="007532CA">
        <w:t xml:space="preserve"> &lt;250 μm and Soxhlet-extracted </w:t>
      </w:r>
      <w:r w:rsidR="009C6DD3">
        <w:t>to remove bitumen and free hydrocarbons</w:t>
      </w:r>
      <w:r w:rsidR="00824E09">
        <w:t xml:space="preserve">. </w:t>
      </w:r>
      <w:r w:rsidR="009C6DD3">
        <w:t xml:space="preserve"> </w:t>
      </w:r>
      <w:r w:rsidR="001B0A4A">
        <w:t xml:space="preserve">In a subsequent step, </w:t>
      </w:r>
      <w:r w:rsidR="001B0A4A">
        <w:lastRenderedPageBreak/>
        <w:t>t</w:t>
      </w:r>
      <w:r w:rsidR="009C6DD3">
        <w:t xml:space="preserve">he solvent-extracted residue was subjected to hydrochloric acid treatment to remove carbonate minerals.  </w:t>
      </w:r>
      <w:r w:rsidR="00441767">
        <w:t>E</w:t>
      </w:r>
      <w:r w:rsidR="009C6DD3">
        <w:t xml:space="preserve">lemental analysis </w:t>
      </w:r>
      <w:r w:rsidR="00441767">
        <w:t>(</w:t>
      </w:r>
      <w:r w:rsidR="00441767">
        <w:rPr>
          <w:b/>
        </w:rPr>
        <w:t>Table </w:t>
      </w:r>
      <w:r w:rsidR="000F63F6">
        <w:rPr>
          <w:b/>
          <w:noProof/>
          <w:sz w:val="20"/>
        </w:rPr>
        <w:t>1</w:t>
      </w:r>
      <w:r w:rsidR="00441767">
        <w:t xml:space="preserve">) </w:t>
      </w:r>
      <w:r w:rsidR="009C6DD3">
        <w:t>of the original rock</w:t>
      </w:r>
      <w:r w:rsidR="001B0A4A">
        <w:t xml:space="preserve"> </w:t>
      </w:r>
      <w:r w:rsidR="00457337">
        <w:t>sample</w:t>
      </w:r>
      <w:r w:rsidR="001B0A4A">
        <w:t xml:space="preserve"> (UNEX)</w:t>
      </w:r>
      <w:r w:rsidR="009C6DD3">
        <w:t xml:space="preserve">, the </w:t>
      </w:r>
      <w:r w:rsidR="00457337">
        <w:t>Soxhlet-</w:t>
      </w:r>
      <w:r w:rsidR="001B0A4A">
        <w:t xml:space="preserve">extracted rock </w:t>
      </w:r>
      <w:r w:rsidR="00457337">
        <w:t>sample</w:t>
      </w:r>
      <w:r w:rsidR="001B0A4A">
        <w:t xml:space="preserve"> (EX)</w:t>
      </w:r>
      <w:r w:rsidR="00824E09">
        <w:t xml:space="preserve">, </w:t>
      </w:r>
      <w:r w:rsidR="009C6DD3">
        <w:t xml:space="preserve">and the </w:t>
      </w:r>
      <w:r w:rsidR="00504DDD">
        <w:t>decalcified+</w:t>
      </w:r>
      <w:r w:rsidR="001B0A4A">
        <w:t xml:space="preserve">extracted </w:t>
      </w:r>
      <w:r w:rsidR="009C6DD3">
        <w:t xml:space="preserve">rock </w:t>
      </w:r>
      <w:r w:rsidR="001B0A4A">
        <w:t>sample (DECA)</w:t>
      </w:r>
      <w:r w:rsidR="00CD0126">
        <w:t xml:space="preserve"> indicates a total organic carbon (TOC) content of ~2.5% and a carbonate content of ~80% by weight.  The H/C atomic ratio</w:t>
      </w:r>
      <w:r w:rsidR="00FD1FC4">
        <w:t xml:space="preserve"> of the decalcified rock is 2.4.  This value is probably se</w:t>
      </w:r>
      <w:r w:rsidR="005F0F74">
        <w:t>veral tens of percent higher than the actual H/C ratio of isolated kerogen</w:t>
      </w:r>
      <w:r w:rsidR="00FB4DB1">
        <w:t xml:space="preserve"> (not determined)</w:t>
      </w:r>
      <w:r w:rsidR="005F0F74">
        <w:t xml:space="preserve"> given that substantial amounts of H are likely borne by clays and other minerals</w:t>
      </w:r>
      <w:r w:rsidR="005F7EEC">
        <w:t xml:space="preserve"> that </w:t>
      </w:r>
      <w:r w:rsidR="00BA20CD">
        <w:t>were</w:t>
      </w:r>
      <w:r w:rsidR="005F7EEC">
        <w:t xml:space="preserve"> not removed</w:t>
      </w:r>
      <w:r w:rsidR="005F0F74">
        <w:t xml:space="preserve"> </w:t>
      </w:r>
      <w:r w:rsidR="00745DBD" w:rsidRPr="00745DBD">
        <w:rPr>
          <w:rFonts w:cs="Times New Roman"/>
        </w:rPr>
        <w:t>(Whelan and Thompson-Rizer, 1993; Baskin, 1997)</w:t>
      </w:r>
      <w:r w:rsidR="00FD1FC4">
        <w:t>.</w:t>
      </w:r>
      <w:r w:rsidR="00C8641C">
        <w:t xml:space="preserve">  </w:t>
      </w:r>
    </w:p>
    <w:p w14:paraId="31474CB1" w14:textId="031FAC6E" w:rsidR="00CC314A" w:rsidRDefault="00CC314A" w:rsidP="00824E09">
      <w:r>
        <w:t>Geochemical data for the</w:t>
      </w:r>
      <w:r w:rsidRPr="00CC314A">
        <w:t xml:space="preserve"> Eagle Ford</w:t>
      </w:r>
      <w:r>
        <w:t xml:space="preserve"> </w:t>
      </w:r>
      <w:r w:rsidRPr="00CC314A">
        <w:t xml:space="preserve">sample </w:t>
      </w:r>
      <w:r>
        <w:t xml:space="preserve">can be drawn from </w:t>
      </w:r>
      <w:r w:rsidRPr="00CC314A">
        <w:t xml:space="preserve">neighboring </w:t>
      </w:r>
      <w:r>
        <w:t>Kinney County</w:t>
      </w:r>
      <w:r w:rsidRPr="00CC314A">
        <w:t>,</w:t>
      </w:r>
      <w:r>
        <w:t xml:space="preserve"> Texas,</w:t>
      </w:r>
      <w:r w:rsidRPr="00CC314A">
        <w:t xml:space="preserve"> where </w:t>
      </w:r>
      <w:r>
        <w:t xml:space="preserve">complete sections of immature </w:t>
      </w:r>
      <w:r w:rsidRPr="00CC314A">
        <w:t xml:space="preserve">Eagle Ford </w:t>
      </w:r>
      <w:r>
        <w:t xml:space="preserve">have been recovered by the </w:t>
      </w:r>
      <w:r w:rsidR="009410B5">
        <w:t>U.S. Geological Survey</w:t>
      </w:r>
      <w:r>
        <w:t xml:space="preserve"> </w:t>
      </w:r>
      <w:r w:rsidR="003F1914" w:rsidRPr="003F1914">
        <w:rPr>
          <w:rFonts w:cs="Times New Roman"/>
        </w:rPr>
        <w:t>(drill core GC-3; French et al., 2020)</w:t>
      </w:r>
      <w:r>
        <w:t xml:space="preserve"> and Shell </w:t>
      </w:r>
      <w:r w:rsidRPr="00CC314A">
        <w:rPr>
          <w:rFonts w:cs="Times New Roman"/>
        </w:rPr>
        <w:t>(Iona-1 drill core; Eldrett et al., 2014, 2015; Sun et al., 2016)</w:t>
      </w:r>
      <w:r>
        <w:t xml:space="preserve">; there, the Eagle Ford </w:t>
      </w:r>
      <w:r w:rsidRPr="00CC314A">
        <w:t>also crops out, is immature, and is presumed to be geochemically similar.</w:t>
      </w:r>
      <w:r w:rsidR="006068E8">
        <w:t xml:space="preserve">  The high calcium carbonate content and relatively lower organic enrichment is consistent with data from the Upper Eagle Ford in the Shell Iona-1 core </w:t>
      </w:r>
      <w:r w:rsidR="004A1B68">
        <w:t xml:space="preserve">from neighboring Kinney County, Texas </w:t>
      </w:r>
      <w:r w:rsidR="006068E8" w:rsidRPr="006068E8">
        <w:rPr>
          <w:rFonts w:cs="Times New Roman"/>
        </w:rPr>
        <w:t>(Eldrett et al., 2015)</w:t>
      </w:r>
      <w:r w:rsidR="006068E8">
        <w:t>.</w:t>
      </w:r>
    </w:p>
    <w:p w14:paraId="24E709FF" w14:textId="719AA55E" w:rsidR="00824E09" w:rsidRDefault="00EB1E54" w:rsidP="00824E09">
      <w:r>
        <w:t xml:space="preserve">The reaction cell was loaded with 10.03 grams of the EX powder. </w:t>
      </w:r>
      <w:r w:rsidR="00824E09">
        <w:t xml:space="preserve">The starting fluid </w:t>
      </w:r>
      <w:r>
        <w:t xml:space="preserve">used </w:t>
      </w:r>
      <w:r w:rsidR="00824E09">
        <w:t>was heavy water (D</w:t>
      </w:r>
      <w:r w:rsidR="00824E09" w:rsidRPr="00FB7085">
        <w:rPr>
          <w:vertAlign w:val="subscript"/>
        </w:rPr>
        <w:t>2</w:t>
      </w:r>
      <w:r w:rsidR="00824E09">
        <w:t xml:space="preserve">O, 99% purity, Cambridge Isotope Laboratories, Inc.) containing NaCl (0.497 mol/kg). </w:t>
      </w:r>
      <w:r w:rsidR="00BF2A64">
        <w:t xml:space="preserve">The </w:t>
      </w:r>
      <w:r w:rsidR="00824E09">
        <w:t xml:space="preserve">NaCl </w:t>
      </w:r>
      <w:r>
        <w:t xml:space="preserve">was added to </w:t>
      </w:r>
      <w:r w:rsidR="00824E09">
        <w:t xml:space="preserve">allow for detection of </w:t>
      </w:r>
      <w:r>
        <w:t>any leaks in the reaction cell,</w:t>
      </w:r>
      <w:r w:rsidR="00824E09">
        <w:t xml:space="preserve"> </w:t>
      </w:r>
      <w:r>
        <w:t xml:space="preserve">as </w:t>
      </w:r>
      <w:r w:rsidR="00824E09">
        <w:t xml:space="preserve">dilution of the </w:t>
      </w:r>
      <w:r>
        <w:t xml:space="preserve">starting </w:t>
      </w:r>
      <w:r w:rsidR="00824E09">
        <w:t xml:space="preserve">fluid </w:t>
      </w:r>
      <w:r>
        <w:t xml:space="preserve">by </w:t>
      </w:r>
      <w:r w:rsidR="00824E09">
        <w:t xml:space="preserve">deionized water from the </w:t>
      </w:r>
      <w:r>
        <w:t xml:space="preserve">surrounding </w:t>
      </w:r>
      <w:r w:rsidR="00824E09">
        <w:t xml:space="preserve">pressure vessel </w:t>
      </w:r>
      <w:r>
        <w:t>would decrease observed Cl concentrations</w:t>
      </w:r>
      <w:r w:rsidR="00824E09">
        <w:t xml:space="preserve">. The </w:t>
      </w:r>
      <w:r w:rsidR="005059F3">
        <w:t xml:space="preserve">reaction cell was loaded with </w:t>
      </w:r>
      <w:r w:rsidR="007C65DF">
        <w:t>55.03</w:t>
      </w:r>
      <w:r w:rsidR="00824E09">
        <w:t xml:space="preserve"> g of this starting flu</w:t>
      </w:r>
      <w:r w:rsidR="00BF2A64">
        <w:t xml:space="preserve">id, </w:t>
      </w:r>
      <w:r w:rsidR="00BF56DF">
        <w:t>sealed</w:t>
      </w:r>
      <w:r w:rsidR="00BF2A64">
        <w:t xml:space="preserve"> with a small</w:t>
      </w:r>
      <w:r w:rsidR="00BF56DF">
        <w:t xml:space="preserve"> </w:t>
      </w:r>
      <w:r w:rsidR="00BF2A64">
        <w:t xml:space="preserve">argon-purged </w:t>
      </w:r>
      <w:r>
        <w:t>headspace (to allow for expansion of the starting fluid at conditions)</w:t>
      </w:r>
      <w:r w:rsidR="00BF2A64">
        <w:t xml:space="preserve">, and </w:t>
      </w:r>
      <w:r>
        <w:t>then pressurized and</w:t>
      </w:r>
      <w:r w:rsidR="00BF56DF">
        <w:t xml:space="preserve"> brought to initial condit</w:t>
      </w:r>
      <w:r w:rsidR="005059F3">
        <w:t xml:space="preserve">ion (200 °C, 350 bar) </w:t>
      </w:r>
      <w:r w:rsidR="00B50FAD">
        <w:t>in approximately 2 h</w:t>
      </w:r>
      <w:r w:rsidR="00BF56DF">
        <w:t>.</w:t>
      </w:r>
      <w:r w:rsidR="007C65DF">
        <w:t xml:space="preserve"> </w:t>
      </w:r>
      <w:r w:rsidR="007C65DF" w:rsidRPr="007C65DF">
        <w:t>Several milliliters of fluid were bled during heat-up to purge the exit tube, leaving an estimated 52.6 g of fluid in the cell at the beginning of the experiment (</w:t>
      </w:r>
      <w:r w:rsidR="007C65DF" w:rsidRPr="007C65DF">
        <w:rPr>
          <w:b/>
        </w:rPr>
        <w:t>Table 2</w:t>
      </w:r>
      <w:r w:rsidR="007C65DF" w:rsidRPr="007C65DF">
        <w:t>).</w:t>
      </w:r>
    </w:p>
    <w:p w14:paraId="53BD79A9" w14:textId="2A73E9BF" w:rsidR="00824E09" w:rsidRDefault="00824E09" w:rsidP="00824E09">
      <w:pPr>
        <w:pStyle w:val="Heading2"/>
      </w:pPr>
      <w:r>
        <w:t>Analytical methods</w:t>
      </w:r>
    </w:p>
    <w:p w14:paraId="34180BFD" w14:textId="1900648C" w:rsidR="00615EF7" w:rsidRDefault="00824E09" w:rsidP="00824E09">
      <w:r>
        <w:t>To monitor the fluid composition and the extent of deuteration</w:t>
      </w:r>
      <w:r w:rsidR="007C7F59">
        <w:t xml:space="preserve"> with time</w:t>
      </w:r>
      <w:r>
        <w:t xml:space="preserve">, </w:t>
      </w:r>
      <w:r w:rsidR="003372D4">
        <w:t>sample</w:t>
      </w:r>
      <w:r w:rsidR="00CC0A76">
        <w:t xml:space="preserve"> </w:t>
      </w:r>
      <w:r>
        <w:t xml:space="preserve">aliquots of fluid were withdrawn through the capillary exit tube into gastight glass/PTFE syringes. Immediately prior to a sampling event, a small amount (~0.5 g) of fluid was removed and discarded to flush the exit tube. </w:t>
      </w:r>
      <w:r w:rsidR="007C65DF">
        <w:t>A fluid sample was taken at the beginning and end of each temperature stage.  One additional sample (#4) was drawn in the middle of the second temperature stage (300 </w:t>
      </w:r>
      <w:r w:rsidR="007C65DF" w:rsidRPr="0049659E">
        <w:t>°C</w:t>
      </w:r>
      <w:r w:rsidR="007C65DF">
        <w:t>).  At time point #6, two aliquots were drawn, each in separate syringes and sampled into separate vials.</w:t>
      </w:r>
    </w:p>
    <w:p w14:paraId="746D4678" w14:textId="14339240" w:rsidR="00615EF7" w:rsidRPr="00BC4AF7" w:rsidRDefault="00BC4AF7" w:rsidP="00824E09">
      <w:r>
        <w:t>D</w:t>
      </w:r>
      <w:r w:rsidRPr="00615EF7">
        <w:t>euterium (D</w:t>
      </w:r>
      <w:r w:rsidRPr="00615EF7">
        <w:rPr>
          <w:vertAlign w:val="subscript"/>
        </w:rPr>
        <w:t>2</w:t>
      </w:r>
      <w:r w:rsidRPr="00615EF7">
        <w:t xml:space="preserve">) is likely </w:t>
      </w:r>
      <w:r>
        <w:t>to be the main form of molecular hydrogen (H</w:t>
      </w:r>
      <w:r>
        <w:rPr>
          <w:vertAlign w:val="subscript"/>
        </w:rPr>
        <w:t>2</w:t>
      </w:r>
      <w:r>
        <w:t xml:space="preserve">) in our experiment due to rapid exchange between water and dissolved hydrogen </w:t>
      </w:r>
      <w:r w:rsidRPr="00615EF7">
        <w:rPr>
          <w:rFonts w:cs="Times New Roman"/>
          <w:szCs w:val="24"/>
        </w:rPr>
        <w:t>(Lécluse and Robert, 1994; Wang et al., 2018)</w:t>
      </w:r>
      <w:r>
        <w:t xml:space="preserve">.  </w:t>
      </w:r>
      <w:r w:rsidR="00824E09">
        <w:t xml:space="preserve">The concentration of </w:t>
      </w:r>
      <w:r w:rsidR="00A72A92">
        <w:t>H</w:t>
      </w:r>
      <w:r w:rsidR="00824E09" w:rsidRPr="00DC619D">
        <w:rPr>
          <w:vertAlign w:val="subscript"/>
        </w:rPr>
        <w:t>2</w:t>
      </w:r>
      <w:r w:rsidR="00824E09">
        <w:t xml:space="preserve"> was determined after headspace extraction using a gas chromatograph</w:t>
      </w:r>
      <w:r w:rsidR="004F5147">
        <w:t xml:space="preserve"> (GC)</w:t>
      </w:r>
      <w:r w:rsidR="00824E09">
        <w:t xml:space="preserve"> sup</w:t>
      </w:r>
      <w:r w:rsidR="005D2EA4">
        <w:t>plied with nitrogen carrier gas</w:t>
      </w:r>
      <w:r w:rsidR="00824E09">
        <w:t xml:space="preserve"> and equipped with a molecular sieve 5Å column and thermal conductivity detector. </w:t>
      </w:r>
      <w:r>
        <w:t xml:space="preserve">Concentrations reported in </w:t>
      </w:r>
      <w:r>
        <w:rPr>
          <w:b/>
        </w:rPr>
        <w:t>Table </w:t>
      </w:r>
      <w:r w:rsidR="000F63F6">
        <w:rPr>
          <w:b/>
          <w:noProof/>
          <w:sz w:val="20"/>
        </w:rPr>
        <w:t>2</w:t>
      </w:r>
      <w:r>
        <w:t xml:space="preserve"> have been corrected for the difference in thermal conductivity between D</w:t>
      </w:r>
      <w:r>
        <w:rPr>
          <w:vertAlign w:val="subscript"/>
        </w:rPr>
        <w:t>2</w:t>
      </w:r>
      <w:r>
        <w:t xml:space="preserve"> and </w:t>
      </w:r>
      <w:r>
        <w:rPr>
          <w:vertAlign w:val="superscript"/>
        </w:rPr>
        <w:t>1</w:t>
      </w:r>
      <w:r>
        <w:t>H</w:t>
      </w:r>
      <w:r>
        <w:rPr>
          <w:vertAlign w:val="subscript"/>
        </w:rPr>
        <w:t>2</w:t>
      </w:r>
      <w:r>
        <w:t xml:space="preserve"> (see note </w:t>
      </w:r>
      <w:r>
        <w:rPr>
          <w:i/>
        </w:rPr>
        <w:t>a</w:t>
      </w:r>
      <w:ins w:id="34" w:author="Wang, David" w:date="2022-07-09T19:55:00Z">
        <w:r w:rsidR="004A211B">
          <w:rPr>
            <w:iCs/>
          </w:rPr>
          <w:t xml:space="preserve"> of Table 2</w:t>
        </w:r>
      </w:ins>
      <w:r>
        <w:t>)</w:t>
      </w:r>
      <w:r w:rsidR="00124D20">
        <w:t xml:space="preserve">, assuming that all </w:t>
      </w:r>
      <w:r w:rsidR="00822E71">
        <w:t xml:space="preserve">dissolved </w:t>
      </w:r>
      <w:r w:rsidR="00124D20">
        <w:t xml:space="preserve">hydrogen </w:t>
      </w:r>
      <w:r w:rsidR="00822E71">
        <w:t xml:space="preserve">is </w:t>
      </w:r>
      <w:r w:rsidR="0084233B">
        <w:t>as</w:t>
      </w:r>
      <w:r w:rsidR="00124D20">
        <w:t xml:space="preserve"> D</w:t>
      </w:r>
      <w:r w:rsidR="00124D20">
        <w:rPr>
          <w:vertAlign w:val="subscript"/>
        </w:rPr>
        <w:t>2</w:t>
      </w:r>
      <w:r>
        <w:t>.</w:t>
      </w:r>
      <w:r w:rsidR="00566F7D" w:rsidRPr="00566F7D">
        <w:t xml:space="preserve"> </w:t>
      </w:r>
      <w:r w:rsidR="00566F7D">
        <w:t xml:space="preserve"> Analytical reproducibility of H</w:t>
      </w:r>
      <w:r w:rsidR="00566F7D">
        <w:rPr>
          <w:vertAlign w:val="subscript"/>
        </w:rPr>
        <w:t>2</w:t>
      </w:r>
      <w:r w:rsidR="00566F7D">
        <w:t xml:space="preserve"> </w:t>
      </w:r>
      <w:r w:rsidR="00DC7C3E">
        <w:t xml:space="preserve">concentration </w:t>
      </w:r>
      <w:r w:rsidR="00566F7D">
        <w:t>data is ±10% or better (2</w:t>
      </w:r>
      <w:r w:rsidR="00566F7D" w:rsidRPr="00DC619D">
        <w:t>σ</w:t>
      </w:r>
      <w:r w:rsidR="00566F7D">
        <w:t xml:space="preserve">).  </w:t>
      </w:r>
    </w:p>
    <w:p w14:paraId="7F4BA22B" w14:textId="04280765" w:rsidR="00824E09" w:rsidRDefault="00824E09" w:rsidP="00824E09">
      <w:r>
        <w:t>Concentrations of total dissolved inorganic carbon (</w:t>
      </w:r>
      <w:r w:rsidR="00CB05EB" w:rsidRPr="00CA25F2">
        <w:t>∑</w:t>
      </w:r>
      <w:r>
        <w:t>CO</w:t>
      </w:r>
      <w:r w:rsidRPr="00B919DC">
        <w:rPr>
          <w:vertAlign w:val="subscript"/>
        </w:rPr>
        <w:t>2</w:t>
      </w:r>
      <w:r>
        <w:t>) and C</w:t>
      </w:r>
      <w:r w:rsidRPr="00B919DC">
        <w:rPr>
          <w:vertAlign w:val="subscript"/>
        </w:rPr>
        <w:t>1</w:t>
      </w:r>
      <w:r>
        <w:t xml:space="preserve"> to C</w:t>
      </w:r>
      <w:r w:rsidRPr="00B919DC">
        <w:rPr>
          <w:vertAlign w:val="subscript"/>
        </w:rPr>
        <w:t>6</w:t>
      </w:r>
      <w:r>
        <w:t xml:space="preserve"> </w:t>
      </w:r>
      <w:r w:rsidR="007C7F59">
        <w:t>hydrocarbons (</w:t>
      </w:r>
      <w:r>
        <w:t>alkanes and alkenes</w:t>
      </w:r>
      <w:r w:rsidR="007C7F59">
        <w:t>)</w:t>
      </w:r>
      <w:r>
        <w:t xml:space="preserve"> were determined using a purge-and-trap cryofocusing device coupled to a gas chromatograph equipped with a Porapak Q column and serially-connected thermal conductivity and flame ionization detectors. Analytical procedures were as d</w:t>
      </w:r>
      <w:r w:rsidR="00445427">
        <w:t xml:space="preserve">escribed in Reeves et al. </w:t>
      </w:r>
      <w:r w:rsidR="00DC5B90" w:rsidRPr="00DC5B90">
        <w:rPr>
          <w:rFonts w:cs="Times New Roman"/>
        </w:rPr>
        <w:t>(2012)</w:t>
      </w:r>
      <w:r>
        <w:t>. Analytical reproducibility on duplicate samples was ±5% or better (2</w:t>
      </w:r>
      <w:r w:rsidR="00C337FD" w:rsidRPr="00C337FD">
        <w:t>σ</w:t>
      </w:r>
      <w:r>
        <w:t>).</w:t>
      </w:r>
      <w:r w:rsidR="00B919DC">
        <w:t xml:space="preserve"> </w:t>
      </w:r>
      <w:r>
        <w:t xml:space="preserve">The </w:t>
      </w:r>
      <w:r>
        <w:lastRenderedPageBreak/>
        <w:t>C</w:t>
      </w:r>
      <w:r w:rsidRPr="00123099">
        <w:rPr>
          <w:vertAlign w:val="subscript"/>
        </w:rPr>
        <w:t>5</w:t>
      </w:r>
      <w:r>
        <w:t xml:space="preserve"> and C</w:t>
      </w:r>
      <w:r w:rsidRPr="00123099">
        <w:rPr>
          <w:vertAlign w:val="subscript"/>
        </w:rPr>
        <w:t>6</w:t>
      </w:r>
      <w:r>
        <w:t xml:space="preserve"> compounds could not be quantified accurately due to their semi-volatile nature; however, C</w:t>
      </w:r>
      <w:r w:rsidRPr="00123099">
        <w:rPr>
          <w:vertAlign w:val="subscript"/>
        </w:rPr>
        <w:t>5</w:t>
      </w:r>
      <w:r>
        <w:t xml:space="preserve"> and C</w:t>
      </w:r>
      <w:r w:rsidRPr="00123099">
        <w:rPr>
          <w:vertAlign w:val="subscript"/>
        </w:rPr>
        <w:t>6</w:t>
      </w:r>
      <w:r>
        <w:t xml:space="preserve"> were detected at all sampling points. </w:t>
      </w:r>
    </w:p>
    <w:p w14:paraId="735D02A4" w14:textId="73BC1440" w:rsidR="00824E09" w:rsidRPr="00C81A1E" w:rsidRDefault="00824E09" w:rsidP="005D7397">
      <w:r>
        <w:t xml:space="preserve">At each sampling, a separate ~1 to 2 ml aliquot was injected directly into a pre-weighed, evacuated serum vial capped with boiled blue butyl rubber stoppers, for analysis of the extent of deuteration of methane. A Hewlett-Packard (HP) 6890 gas chromatography-mass spectrometry (GC-MS) system equipped with a 5Å molecular sieve column (HP-PLOT 30 m × 0.32 mm × 12.0 μm) </w:t>
      </w:r>
      <w:r w:rsidR="005D7397">
        <w:t xml:space="preserve">coupled to an </w:t>
      </w:r>
      <w:r>
        <w:t>HP 5973 mass selective detector was used to determine the amount of deuteration in CH</w:t>
      </w:r>
      <w:r w:rsidRPr="008A0C80">
        <w:rPr>
          <w:vertAlign w:val="subscript"/>
        </w:rPr>
        <w:t>4</w:t>
      </w:r>
      <w:r>
        <w:t xml:space="preserve">. </w:t>
      </w:r>
      <w:r w:rsidR="00181004">
        <w:t xml:space="preserve"> M</w:t>
      </w:r>
      <w:r w:rsidR="005D7397">
        <w:t xml:space="preserve">ass spectrometer source and quadrupole analyzer temperatures were 230 and 150 °C, respectively, and mass spectra were </w:t>
      </w:r>
      <w:r w:rsidR="00181004">
        <w:t xml:space="preserve">recorded with an </w:t>
      </w:r>
      <w:r w:rsidR="005D7397">
        <w:t xml:space="preserve">electron </w:t>
      </w:r>
      <w:r w:rsidR="00CD1008">
        <w:t xml:space="preserve">impact (EI) ionization </w:t>
      </w:r>
      <w:r w:rsidR="005D7397">
        <w:t>energy</w:t>
      </w:r>
      <w:r w:rsidR="00181004">
        <w:t xml:space="preserve"> of </w:t>
      </w:r>
      <w:r w:rsidR="00181004" w:rsidRPr="00181004">
        <w:t>70 eV</w:t>
      </w:r>
      <w:r w:rsidR="005D7397">
        <w:t xml:space="preserve">. </w:t>
      </w:r>
      <w:r>
        <w:t xml:space="preserve">Ion currents were monitored at integral masses between </w:t>
      </w:r>
      <w:r w:rsidRPr="008A0C80">
        <w:rPr>
          <w:i/>
        </w:rPr>
        <w:t>m</w:t>
      </w:r>
      <w:r>
        <w:t>/</w:t>
      </w:r>
      <w:r w:rsidRPr="008A0C80">
        <w:rPr>
          <w:i/>
        </w:rPr>
        <w:t>z</w:t>
      </w:r>
      <w:r>
        <w:t xml:space="preserve"> 10 and 50. Extracted ion currents were quantified at </w:t>
      </w:r>
      <w:r w:rsidRPr="00E713CC">
        <w:rPr>
          <w:i/>
        </w:rPr>
        <w:t>m</w:t>
      </w:r>
      <w:r>
        <w:t>/</w:t>
      </w:r>
      <w:r w:rsidRPr="00E713CC">
        <w:rPr>
          <w:i/>
        </w:rPr>
        <w:t>z</w:t>
      </w:r>
      <w:r>
        <w:t xml:space="preserve"> 14 through 2</w:t>
      </w:r>
      <w:r w:rsidR="001F47D9">
        <w:t>0</w:t>
      </w:r>
      <w:r>
        <w:t xml:space="preserve"> for methane. Expected fragmentation patterns of the </w:t>
      </w:r>
      <w:r w:rsidR="00FB54E1">
        <w:t xml:space="preserve">five </w:t>
      </w:r>
      <w:r>
        <w:t>methane-</w:t>
      </w:r>
      <w:r w:rsidRPr="00824E09">
        <w:rPr>
          <w:i/>
        </w:rPr>
        <w:t>d</w:t>
      </w:r>
      <w:r w:rsidR="007E03F5">
        <w:rPr>
          <w:i/>
          <w:vertAlign w:val="subscript"/>
        </w:rPr>
        <w:t>n</w:t>
      </w:r>
      <w:r>
        <w:t xml:space="preserve"> isotopologues </w:t>
      </w:r>
      <w:r w:rsidR="004476CF">
        <w:t>(C</w:t>
      </w:r>
      <w:r w:rsidR="004476CF" w:rsidRPr="004476CF">
        <w:rPr>
          <w:vertAlign w:val="superscript"/>
        </w:rPr>
        <w:t>1</w:t>
      </w:r>
      <w:r w:rsidR="004476CF">
        <w:t>H</w:t>
      </w:r>
      <w:r w:rsidR="004476CF" w:rsidRPr="004476CF">
        <w:rPr>
          <w:vertAlign w:val="subscript"/>
        </w:rPr>
        <w:t>4</w:t>
      </w:r>
      <w:r w:rsidR="004476CF">
        <w:t>, CH</w:t>
      </w:r>
      <w:r w:rsidR="004476CF">
        <w:rPr>
          <w:vertAlign w:val="subscript"/>
        </w:rPr>
        <w:t>3</w:t>
      </w:r>
      <w:r w:rsidR="004476CF">
        <w:t>D, CH</w:t>
      </w:r>
      <w:r w:rsidR="004476CF">
        <w:rPr>
          <w:vertAlign w:val="subscript"/>
        </w:rPr>
        <w:t>2</w:t>
      </w:r>
      <w:r w:rsidR="004476CF">
        <w:t>D</w:t>
      </w:r>
      <w:r w:rsidR="004476CF">
        <w:rPr>
          <w:vertAlign w:val="subscript"/>
        </w:rPr>
        <w:t>2</w:t>
      </w:r>
      <w:r w:rsidR="004476CF">
        <w:t>, CHD</w:t>
      </w:r>
      <w:r w:rsidR="004476CF">
        <w:rPr>
          <w:vertAlign w:val="subscript"/>
        </w:rPr>
        <w:t>3</w:t>
      </w:r>
      <w:r w:rsidR="004476CF">
        <w:t>, and CD</w:t>
      </w:r>
      <w:r w:rsidR="004476CF">
        <w:rPr>
          <w:vertAlign w:val="subscript"/>
        </w:rPr>
        <w:t>4</w:t>
      </w:r>
      <w:r w:rsidR="004476CF">
        <w:t xml:space="preserve">) </w:t>
      </w:r>
      <w:r>
        <w:t>were determined by analysis of commercial synthetic standards (&gt;98% purity, Cambridge Isotope Laboratories, Inc.).</w:t>
      </w:r>
      <w:r w:rsidR="00C81A1E">
        <w:t xml:space="preserve">  We</w:t>
      </w:r>
      <w:r w:rsidR="0036008D">
        <w:t xml:space="preserve"> </w:t>
      </w:r>
      <w:r w:rsidR="00C81A1E">
        <w:t xml:space="preserve">refer to the </w:t>
      </w:r>
      <w:r w:rsidR="007C7F59">
        <w:t>fully</w:t>
      </w:r>
      <w:r w:rsidR="00C81A1E">
        <w:t xml:space="preserve"> protiated methane isotopologue as C</w:t>
      </w:r>
      <w:r w:rsidR="00C81A1E" w:rsidRPr="004476CF">
        <w:rPr>
          <w:vertAlign w:val="superscript"/>
        </w:rPr>
        <w:t>1</w:t>
      </w:r>
      <w:r w:rsidR="00C81A1E">
        <w:t>H</w:t>
      </w:r>
      <w:r w:rsidR="00C81A1E" w:rsidRPr="004476CF">
        <w:rPr>
          <w:vertAlign w:val="subscript"/>
        </w:rPr>
        <w:t>4</w:t>
      </w:r>
      <w:r w:rsidR="00C81A1E">
        <w:t xml:space="preserve"> in the text </w:t>
      </w:r>
      <w:r w:rsidR="001375C5">
        <w:t>when it is necessary to specifically distinguish it from bulk</w:t>
      </w:r>
      <w:r w:rsidR="00C81A1E">
        <w:t xml:space="preserve"> CH</w:t>
      </w:r>
      <w:r w:rsidR="00C81A1E">
        <w:rPr>
          <w:vertAlign w:val="subscript"/>
        </w:rPr>
        <w:t>4</w:t>
      </w:r>
      <w:r w:rsidR="00C81A1E">
        <w:t xml:space="preserve">. </w:t>
      </w:r>
    </w:p>
    <w:p w14:paraId="61586524" w14:textId="2A1E4287" w:rsidR="0077152F" w:rsidRDefault="00DE6F7C" w:rsidP="00DE6F7C">
      <w:pPr>
        <w:pStyle w:val="Heading1"/>
      </w:pPr>
      <w:r>
        <w:t>Results</w:t>
      </w:r>
      <w:r w:rsidR="00AD4EA5">
        <w:t xml:space="preserve"> and Discussion</w:t>
      </w:r>
    </w:p>
    <w:p w14:paraId="277DB54A" w14:textId="0240A541" w:rsidR="00DD6B70" w:rsidRDefault="00DD6B70" w:rsidP="00DE6F7C">
      <w:pPr>
        <w:pStyle w:val="Heading2"/>
      </w:pPr>
      <w:r>
        <w:t>Temperature and thermal maturity</w:t>
      </w:r>
    </w:p>
    <w:p w14:paraId="6529A069" w14:textId="5C190E6E" w:rsidR="00DD6B70" w:rsidRPr="00DD6B70" w:rsidRDefault="00DD6B70" w:rsidP="00DD6B70">
      <w:r>
        <w:t xml:space="preserve">Temperatures logged during the experiment are shown in </w:t>
      </w:r>
      <w:r w:rsidRPr="0070262E">
        <w:rPr>
          <w:b/>
        </w:rPr>
        <w:t>Fig. </w:t>
      </w:r>
      <w:r w:rsidR="000F63F6">
        <w:rPr>
          <w:b/>
          <w:noProof/>
        </w:rPr>
        <w:t>1</w:t>
      </w:r>
      <w:r>
        <w:rPr>
          <w:b/>
        </w:rPr>
        <w:t>A</w:t>
      </w:r>
      <w:r>
        <w:t>.</w:t>
      </w:r>
      <w:r w:rsidR="0049659E">
        <w:t xml:space="preserve">  </w:t>
      </w:r>
      <w:r w:rsidR="008815AC">
        <w:t xml:space="preserve">Using the temperature history, we calculated </w:t>
      </w:r>
      <w:r>
        <w:t>thermal maturity</w:t>
      </w:r>
      <w:r w:rsidR="008815AC" w:rsidRPr="008815AC">
        <w:t xml:space="preserve"> </w:t>
      </w:r>
      <w:r w:rsidR="008815AC">
        <w:t>as a function of time</w:t>
      </w:r>
      <w:r>
        <w:t xml:space="preserve"> </w:t>
      </w:r>
      <w:r w:rsidR="00276FF1">
        <w:t>in units of vitrinite reflectance (%</w:t>
      </w:r>
      <w:r w:rsidR="00276FF1">
        <w:rPr>
          <w:i/>
        </w:rPr>
        <w:t>R</w:t>
      </w:r>
      <w:r w:rsidR="00276FF1">
        <w:rPr>
          <w:vertAlign w:val="subscript"/>
        </w:rPr>
        <w:t>o</w:t>
      </w:r>
      <w:r w:rsidR="00276FF1">
        <w:t xml:space="preserve">) </w:t>
      </w:r>
      <w:r w:rsidR="00B51AFC">
        <w:t>using</w:t>
      </w:r>
      <w:r>
        <w:t xml:space="preserve"> </w:t>
      </w:r>
      <w:r w:rsidR="00304ECB">
        <w:t>EASY%R</w:t>
      </w:r>
      <w:r w:rsidR="00304ECB" w:rsidRPr="0089445E">
        <w:t>o</w:t>
      </w:r>
      <w:r w:rsidR="000E4E46">
        <w:t xml:space="preserve"> </w:t>
      </w:r>
      <w:r w:rsidR="000E4E46" w:rsidRPr="000E4E46">
        <w:rPr>
          <w:rFonts w:cs="Times New Roman"/>
        </w:rPr>
        <w:t>(Sweeney and Burnham, 1990)</w:t>
      </w:r>
      <w:r w:rsidR="008815AC">
        <w:t xml:space="preserve">.  The estimated thermal maturities </w:t>
      </w:r>
      <w:r w:rsidR="00C7578A">
        <w:t xml:space="preserve">are plotted </w:t>
      </w:r>
      <w:r>
        <w:t xml:space="preserve">in </w:t>
      </w:r>
      <w:r w:rsidRPr="0070262E">
        <w:rPr>
          <w:b/>
        </w:rPr>
        <w:t>Fig. </w:t>
      </w:r>
      <w:r w:rsidR="000F63F6">
        <w:rPr>
          <w:b/>
          <w:noProof/>
        </w:rPr>
        <w:t>1</w:t>
      </w:r>
      <w:r>
        <w:rPr>
          <w:b/>
        </w:rPr>
        <w:t>B</w:t>
      </w:r>
      <w:r>
        <w:t xml:space="preserve">.  </w:t>
      </w:r>
      <w:r w:rsidR="008C5CAE">
        <w:t>W</w:t>
      </w:r>
      <w:r w:rsidR="00523EF7">
        <w:t>hile</w:t>
      </w:r>
      <w:r w:rsidR="007D6895">
        <w:t xml:space="preserve"> </w:t>
      </w:r>
      <w:r w:rsidR="00C00FE5">
        <w:t xml:space="preserve">the model predicts maturities of ~0.20 to 0.34% </w:t>
      </w:r>
      <w:r w:rsidR="00C00FE5">
        <w:rPr>
          <w:i/>
        </w:rPr>
        <w:t>R</w:t>
      </w:r>
      <w:r w:rsidR="00C00FE5">
        <w:rPr>
          <w:vertAlign w:val="subscript"/>
        </w:rPr>
        <w:t>o</w:t>
      </w:r>
      <w:r w:rsidR="00C00FE5">
        <w:t xml:space="preserve">-equivalent for time points </w:t>
      </w:r>
      <w:r w:rsidR="00F43CD7">
        <w:t>#</w:t>
      </w:r>
      <w:r w:rsidR="00C00FE5">
        <w:t>1 and 2</w:t>
      </w:r>
      <w:r w:rsidR="00E12669">
        <w:t xml:space="preserve"> (respectively) and </w:t>
      </w:r>
      <w:r w:rsidR="00A84975">
        <w:t>the data are plotted at these calculated maturities,</w:t>
      </w:r>
      <w:r w:rsidR="00C00FE5">
        <w:t xml:space="preserve"> </w:t>
      </w:r>
      <w:r w:rsidR="007D6895">
        <w:t>the</w:t>
      </w:r>
      <w:r w:rsidR="00523EF7">
        <w:t xml:space="preserve"> actual</w:t>
      </w:r>
      <w:r w:rsidR="007D6895">
        <w:t xml:space="preserve"> maturity </w:t>
      </w:r>
      <w:r w:rsidR="00523EF7">
        <w:t xml:space="preserve">at these time points can be no less than </w:t>
      </w:r>
      <w:r w:rsidR="007D6895">
        <w:t>0.4–0.</w:t>
      </w:r>
      <w:r w:rsidR="00706EE2">
        <w:t>5%</w:t>
      </w:r>
      <w:r w:rsidR="00A5451C">
        <w:t xml:space="preserve"> (</w:t>
      </w:r>
      <w:r w:rsidR="00523EF7">
        <w:t xml:space="preserve">the initial maturity of the </w:t>
      </w:r>
      <w:r w:rsidR="00886329">
        <w:t xml:space="preserve">Eagle Ford </w:t>
      </w:r>
      <w:r w:rsidR="00523EF7">
        <w:t>rock sample</w:t>
      </w:r>
      <w:r w:rsidR="00EE51AD">
        <w:t>,</w:t>
      </w:r>
      <w:r w:rsidR="00A5451C">
        <w:t xml:space="preserve"> </w:t>
      </w:r>
      <w:r w:rsidR="007D6895">
        <w:t xml:space="preserve">see </w:t>
      </w:r>
      <w:r w:rsidR="007D6895" w:rsidRPr="007D6895">
        <w:t>§</w:t>
      </w:r>
      <w:r w:rsidR="000F63F6">
        <w:t>2.1</w:t>
      </w:r>
      <w:r w:rsidR="007D6895">
        <w:t>)</w:t>
      </w:r>
      <w:r w:rsidR="00523EF7">
        <w:t>.</w:t>
      </w:r>
      <w:r w:rsidR="00E12669">
        <w:t xml:space="preserve"> </w:t>
      </w:r>
      <w:r w:rsidR="007C2204">
        <w:t xml:space="preserve"> </w:t>
      </w:r>
      <w:r w:rsidR="00EC5AF3">
        <w:t>The difference between the plotted and actual %</w:t>
      </w:r>
      <w:r w:rsidR="00EC5AF3">
        <w:rPr>
          <w:i/>
        </w:rPr>
        <w:t>R</w:t>
      </w:r>
      <w:r w:rsidR="00EC5AF3">
        <w:rPr>
          <w:vertAlign w:val="subscript"/>
        </w:rPr>
        <w:t>o</w:t>
      </w:r>
      <w:r w:rsidR="00EC5AF3">
        <w:t xml:space="preserve"> values</w:t>
      </w:r>
      <w:r w:rsidR="00B0201C">
        <w:t xml:space="preserve"> </w:t>
      </w:r>
      <w:r w:rsidR="00EC5AF3">
        <w:t>is</w:t>
      </w:r>
      <w:r w:rsidR="00895EA2">
        <w:t xml:space="preserve"> somewhat</w:t>
      </w:r>
      <w:r w:rsidR="00EC5AF3">
        <w:t xml:space="preserve"> immaterial</w:t>
      </w:r>
      <w:r w:rsidR="00895EA2">
        <w:t xml:space="preserve">; what is key is </w:t>
      </w:r>
      <w:r w:rsidR="00EA269B">
        <w:t xml:space="preserve">that time points #1 and 2 represent </w:t>
      </w:r>
      <w:del w:id="35" w:author="Wang, David" w:date="2022-07-07T11:18:00Z">
        <w:r w:rsidR="00CB6545" w:rsidDel="00C52C4B">
          <w:delText xml:space="preserve">kerogen </w:delText>
        </w:r>
      </w:del>
      <w:ins w:id="36" w:author="Wang, David" w:date="2022-07-07T11:18:00Z">
        <w:r w:rsidR="00C52C4B">
          <w:t xml:space="preserve">source rock </w:t>
        </w:r>
      </w:ins>
      <w:r w:rsidR="00CB6545">
        <w:t xml:space="preserve">that has </w:t>
      </w:r>
      <w:r w:rsidR="006B4E3E">
        <w:t>undergone</w:t>
      </w:r>
      <w:r w:rsidR="00EA269B">
        <w:t xml:space="preserve"> only incipient organic metamorphism.  </w:t>
      </w:r>
      <w:r w:rsidR="007D6895">
        <w:t xml:space="preserve">Maturities encountered in </w:t>
      </w:r>
      <w:ins w:id="37" w:author="Wang, David" w:date="2022-07-09T19:56:00Z">
        <w:r w:rsidR="00A617F0">
          <w:t xml:space="preserve">the </w:t>
        </w:r>
      </w:ins>
      <w:r w:rsidR="00E12669">
        <w:t xml:space="preserve">remainder of </w:t>
      </w:r>
      <w:r w:rsidR="007D6895">
        <w:t xml:space="preserve">the experiment spanned the entire range of the oil window </w:t>
      </w:r>
      <w:r w:rsidR="007D6895" w:rsidRPr="007A4BCB">
        <w:rPr>
          <w:rFonts w:cs="Times New Roman"/>
          <w:szCs w:val="24"/>
        </w:rPr>
        <w:t xml:space="preserve">(ca. 0.5% to 1.3% </w:t>
      </w:r>
      <w:r w:rsidR="007D6895" w:rsidRPr="007A4BCB">
        <w:rPr>
          <w:rFonts w:cs="Times New Roman"/>
          <w:i/>
          <w:iCs/>
          <w:szCs w:val="24"/>
        </w:rPr>
        <w:t>R</w:t>
      </w:r>
      <w:r w:rsidR="007D6895" w:rsidRPr="007A4BCB">
        <w:rPr>
          <w:rFonts w:cs="Times New Roman"/>
          <w:szCs w:val="24"/>
          <w:vertAlign w:val="subscript"/>
        </w:rPr>
        <w:t>o</w:t>
      </w:r>
      <w:r w:rsidR="007D6895" w:rsidRPr="007A4BCB">
        <w:rPr>
          <w:rFonts w:cs="Times New Roman"/>
          <w:szCs w:val="24"/>
        </w:rPr>
        <w:t>-equivalent; Burnham, 2019)</w:t>
      </w:r>
      <w:r w:rsidR="003669EB">
        <w:t xml:space="preserve">.  The </w:t>
      </w:r>
      <w:del w:id="38" w:author="Wang, David" w:date="2022-07-09T19:56:00Z">
        <w:r w:rsidR="003669EB" w:rsidDel="00A617F0">
          <w:delText xml:space="preserve">equivalent </w:delText>
        </w:r>
      </w:del>
      <w:ins w:id="39" w:author="Wang, David" w:date="2022-07-09T19:56:00Z">
        <w:r w:rsidR="00A617F0">
          <w:t xml:space="preserve">modeled </w:t>
        </w:r>
      </w:ins>
      <w:r w:rsidR="003669EB">
        <w:t xml:space="preserve">maturity at the </w:t>
      </w:r>
      <w:r w:rsidR="00F47365">
        <w:t>final</w:t>
      </w:r>
      <w:r w:rsidR="00D875FF">
        <w:t xml:space="preserve"> </w:t>
      </w:r>
      <w:r w:rsidR="00F47365">
        <w:t xml:space="preserve">time point </w:t>
      </w:r>
      <w:r w:rsidR="00D875FF">
        <w:t>(</w:t>
      </w:r>
      <w:r w:rsidR="00F47365">
        <w:t>#9</w:t>
      </w:r>
      <w:r w:rsidR="00D875FF">
        <w:t xml:space="preserve">) </w:t>
      </w:r>
      <w:r w:rsidR="003669EB">
        <w:t xml:space="preserve">is </w:t>
      </w:r>
      <w:r w:rsidR="00F47365">
        <w:t>1.27</w:t>
      </w:r>
      <w:r w:rsidR="00715A18">
        <w:t>%</w:t>
      </w:r>
      <w:r w:rsidR="00C36BDE">
        <w:t xml:space="preserve"> </w:t>
      </w:r>
      <w:r w:rsidR="00715A18">
        <w:rPr>
          <w:i/>
        </w:rPr>
        <w:t>R</w:t>
      </w:r>
      <w:r w:rsidR="00715A18">
        <w:rPr>
          <w:vertAlign w:val="subscript"/>
        </w:rPr>
        <w:t>o</w:t>
      </w:r>
      <w:r w:rsidR="007D6895">
        <w:t xml:space="preserve">.  </w:t>
      </w:r>
    </w:p>
    <w:p w14:paraId="13957BC5" w14:textId="31AC3B3C" w:rsidR="00DE6F7C" w:rsidRDefault="00DE6F7C" w:rsidP="00DE6F7C">
      <w:pPr>
        <w:pStyle w:val="Heading2"/>
      </w:pPr>
      <w:r>
        <w:t>Concentrations of aqueous species</w:t>
      </w:r>
    </w:p>
    <w:p w14:paraId="5F73E732" w14:textId="551D185C" w:rsidR="006F182F" w:rsidRDefault="006F182F" w:rsidP="006F182F">
      <w:pPr>
        <w:pStyle w:val="Heading3"/>
      </w:pPr>
      <w:r>
        <w:t>Inorganic species</w:t>
      </w:r>
    </w:p>
    <w:p w14:paraId="2B2DD7ED" w14:textId="6115BBEC" w:rsidR="00DE6F7C" w:rsidRDefault="00DE6F7C" w:rsidP="00DE6F7C">
      <w:r>
        <w:t xml:space="preserve">Measured concentrations of aqueous species are shown </w:t>
      </w:r>
      <w:r w:rsidR="00294B58">
        <w:t xml:space="preserve">in </w:t>
      </w:r>
      <w:r w:rsidR="00294B58">
        <w:rPr>
          <w:b/>
        </w:rPr>
        <w:t>Fig. </w:t>
      </w:r>
      <w:r w:rsidR="000F63F6">
        <w:rPr>
          <w:b/>
          <w:noProof/>
        </w:rPr>
        <w:t>2</w:t>
      </w:r>
      <w:r>
        <w:t xml:space="preserve">. </w:t>
      </w:r>
      <w:r w:rsidR="008B5DA7">
        <w:t xml:space="preserve"> </w:t>
      </w:r>
      <w:r>
        <w:t xml:space="preserve">Concentrations of </w:t>
      </w:r>
      <w:r w:rsidR="00C36BDE">
        <w:t xml:space="preserve">aqueous </w:t>
      </w:r>
      <w:r w:rsidR="00274AAC">
        <w:t>H</w:t>
      </w:r>
      <w:r w:rsidRPr="00A60D8A">
        <w:rPr>
          <w:vertAlign w:val="subscript"/>
        </w:rPr>
        <w:t>2</w:t>
      </w:r>
      <w:r>
        <w:t xml:space="preserve"> increased from </w:t>
      </w:r>
      <w:r w:rsidR="00231321">
        <w:t xml:space="preserve">below detection </w:t>
      </w:r>
      <w:r w:rsidR="00BF2A64">
        <w:t>(</w:t>
      </w:r>
      <w:r>
        <w:t>&lt;1</w:t>
      </w:r>
      <w:r w:rsidR="00BC4AF7">
        <w:t>3</w:t>
      </w:r>
      <w:r>
        <w:t xml:space="preserve"> μmol/kg) to up to </w:t>
      </w:r>
      <w:r w:rsidR="00BC4AF7">
        <w:t>1.1</w:t>
      </w:r>
      <w:r>
        <w:t xml:space="preserve"> mmol/kg at the end of the experiment</w:t>
      </w:r>
      <w:r w:rsidR="00386EDE">
        <w:t xml:space="preserve">, </w:t>
      </w:r>
      <w:r w:rsidR="009F0815">
        <w:t xml:space="preserve">and increased </w:t>
      </w:r>
      <w:r w:rsidR="00386EDE">
        <w:t>with each temperature</w:t>
      </w:r>
      <w:r w:rsidR="00916D2C">
        <w:t xml:space="preserve"> step</w:t>
      </w:r>
      <w:r>
        <w:t xml:space="preserve">. </w:t>
      </w:r>
      <w:r w:rsidR="008B5DA7">
        <w:t xml:space="preserve"> </w:t>
      </w:r>
      <w:r w:rsidR="00BF2A64">
        <w:t xml:space="preserve">The </w:t>
      </w:r>
      <w:r w:rsidR="00C57EA0">
        <w:t>H</w:t>
      </w:r>
      <w:r w:rsidRPr="00A60D8A">
        <w:rPr>
          <w:vertAlign w:val="subscript"/>
        </w:rPr>
        <w:t>2</w:t>
      </w:r>
      <w:r>
        <w:t xml:space="preserve"> </w:t>
      </w:r>
      <w:r w:rsidR="0088425B">
        <w:t xml:space="preserve">concentration </w:t>
      </w:r>
      <w:r w:rsidR="00EA563A">
        <w:t xml:space="preserve">also </w:t>
      </w:r>
      <w:r w:rsidR="00D4205A">
        <w:t>rose</w:t>
      </w:r>
      <w:r w:rsidR="00EA563A">
        <w:t xml:space="preserve"> </w:t>
      </w:r>
      <w:r w:rsidR="00E72B2A">
        <w:t xml:space="preserve">slightly </w:t>
      </w:r>
      <w:r w:rsidR="00082FF0">
        <w:t>between the beginning and end of</w:t>
      </w:r>
      <w:r>
        <w:t xml:space="preserve"> </w:t>
      </w:r>
      <w:r w:rsidR="008C0676">
        <w:t>each temperature stage</w:t>
      </w:r>
      <w:r>
        <w:t xml:space="preserve"> of the experiment. </w:t>
      </w:r>
      <w:r w:rsidR="00584DEE">
        <w:t xml:space="preserve"> </w:t>
      </w:r>
    </w:p>
    <w:p w14:paraId="2FB2D45A" w14:textId="3230802D" w:rsidR="00DE6F7C" w:rsidRDefault="00DE6F7C" w:rsidP="00DE6F7C">
      <w:r>
        <w:t xml:space="preserve">The concentration of </w:t>
      </w:r>
      <w:r w:rsidR="00720369" w:rsidRPr="00720369">
        <w:t>∑</w:t>
      </w:r>
      <w:r>
        <w:t>CO</w:t>
      </w:r>
      <w:r w:rsidRPr="007D3FF1">
        <w:rPr>
          <w:vertAlign w:val="subscript"/>
        </w:rPr>
        <w:t>2</w:t>
      </w:r>
      <w:r>
        <w:t xml:space="preserve"> increased during the early stages of the experiment, and leveled off at ~50 mmol/kg at 350 °C.</w:t>
      </w:r>
      <w:r w:rsidR="007D3FF1">
        <w:t xml:space="preserve"> </w:t>
      </w:r>
      <w:r w:rsidR="000516E1">
        <w:t xml:space="preserve">The plateauing inorganic carbon concentration </w:t>
      </w:r>
      <w:r w:rsidR="008F72D7">
        <w:t>suggests</w:t>
      </w:r>
      <w:r>
        <w:t xml:space="preserve"> that </w:t>
      </w:r>
      <w:r w:rsidR="008F72D7">
        <w:t xml:space="preserve">the aqueous solution reached saturation with </w:t>
      </w:r>
      <w:r>
        <w:t xml:space="preserve">carbonate </w:t>
      </w:r>
      <w:r w:rsidR="008F72D7">
        <w:t xml:space="preserve">minerals </w:t>
      </w:r>
      <w:r w:rsidR="009F0815" w:rsidRPr="00F20154">
        <w:rPr>
          <w:rFonts w:cs="Times New Roman"/>
        </w:rPr>
        <w:t>(Seewald et al., 1998)</w:t>
      </w:r>
      <w:r w:rsidR="009F0815">
        <w:t xml:space="preserve">, </w:t>
      </w:r>
      <w:r w:rsidR="00544890">
        <w:t xml:space="preserve">a result of </w:t>
      </w:r>
      <w:r>
        <w:t>CO</w:t>
      </w:r>
      <w:r w:rsidRPr="00CD7490">
        <w:rPr>
          <w:vertAlign w:val="subscript"/>
        </w:rPr>
        <w:t>2</w:t>
      </w:r>
      <w:r>
        <w:t xml:space="preserve"> </w:t>
      </w:r>
      <w:r w:rsidR="00544890">
        <w:t>production during hydrothermal alteration of kerogen</w:t>
      </w:r>
      <w:r w:rsidR="00F20154">
        <w:t xml:space="preserve"> </w:t>
      </w:r>
      <w:r w:rsidR="00F20154" w:rsidRPr="00F20154">
        <w:rPr>
          <w:rFonts w:cs="Times New Roman"/>
        </w:rPr>
        <w:t>(Seewald, 2003)</w:t>
      </w:r>
      <w:r w:rsidR="00544890">
        <w:t>, and dissolution of carbonate minerals initially present in the Eagle Ford shale</w:t>
      </w:r>
      <w:r>
        <w:t>.</w:t>
      </w:r>
    </w:p>
    <w:p w14:paraId="6F64B399" w14:textId="0F2C033C" w:rsidR="006F182F" w:rsidRDefault="006F182F" w:rsidP="006F182F">
      <w:pPr>
        <w:pStyle w:val="Heading3"/>
      </w:pPr>
      <w:r>
        <w:lastRenderedPageBreak/>
        <w:t>Alkanes and alkenes</w:t>
      </w:r>
    </w:p>
    <w:p w14:paraId="7BE92A0F" w14:textId="7027E6F0" w:rsidR="0077152F" w:rsidRDefault="00DE6F7C" w:rsidP="00DE6F7C">
      <w:r>
        <w:t xml:space="preserve">Concentrations of methane increased </w:t>
      </w:r>
      <w:r w:rsidR="00A60D8A">
        <w:t>in every successive</w:t>
      </w:r>
      <w:r>
        <w:t xml:space="preserve"> </w:t>
      </w:r>
      <w:r w:rsidR="00A60D8A">
        <w:t>time step</w:t>
      </w:r>
      <w:r>
        <w:t xml:space="preserve">, as did concentrations of detected </w:t>
      </w:r>
      <w:r w:rsidRPr="00E970A8">
        <w:rPr>
          <w:i/>
        </w:rPr>
        <w:t>n</w:t>
      </w:r>
      <w:r>
        <w:t>-alkanes. Except for the beginning of the experiment, molar concentrations of C</w:t>
      </w:r>
      <w:r w:rsidRPr="00A60D8A">
        <w:rPr>
          <w:vertAlign w:val="subscript"/>
        </w:rPr>
        <w:t>1</w:t>
      </w:r>
      <w:r>
        <w:t xml:space="preserve"> and </w:t>
      </w:r>
      <w:r w:rsidR="00CB05EB" w:rsidRPr="00CB05EB">
        <w:t>∑</w:t>
      </w:r>
      <w:r>
        <w:t>C</w:t>
      </w:r>
      <w:r w:rsidRPr="00A60D8A">
        <w:rPr>
          <w:vertAlign w:val="subscript"/>
        </w:rPr>
        <w:t>2–4</w:t>
      </w:r>
      <w:r>
        <w:t xml:space="preserve"> were very similar and increased </w:t>
      </w:r>
      <w:r w:rsidR="009F0815">
        <w:t>almost in unison</w:t>
      </w:r>
      <w:r>
        <w:t>.</w:t>
      </w:r>
    </w:p>
    <w:p w14:paraId="0268EEDE" w14:textId="6CCC350B" w:rsidR="00D543DD" w:rsidRDefault="0048580A" w:rsidP="00D543DD">
      <w:r>
        <w:t xml:space="preserve">Alkenes (ethylene and propylene, </w:t>
      </w:r>
      <w:r w:rsidR="0049659E">
        <w:rPr>
          <w:b/>
        </w:rPr>
        <w:t>Fig. </w:t>
      </w:r>
      <w:r w:rsidR="000F63F6">
        <w:rPr>
          <w:b/>
          <w:noProof/>
        </w:rPr>
        <w:t>2</w:t>
      </w:r>
      <w:r w:rsidR="0049659E">
        <w:rPr>
          <w:b/>
        </w:rPr>
        <w:t>D–E</w:t>
      </w:r>
      <w:r>
        <w:t xml:space="preserve">) rose in concentration with every increase in temperature, indicating generation of unsaturated hydrocarbons </w:t>
      </w:r>
      <w:r w:rsidR="0049659E">
        <w:t xml:space="preserve">via thermolytic processes.  While concentrations of </w:t>
      </w:r>
      <w:r w:rsidR="0049659E">
        <w:softHyphen/>
      </w:r>
      <w:r w:rsidR="0049659E">
        <w:rPr>
          <w:i/>
        </w:rPr>
        <w:t>n</w:t>
      </w:r>
      <w:r w:rsidR="0049659E">
        <w:t>-alkanes increased monotonically from the beginning t</w:t>
      </w:r>
      <w:r w:rsidR="00E970A8">
        <w:t xml:space="preserve">o end of each temperature stage, the concentrations of alkenes </w:t>
      </w:r>
      <w:r w:rsidR="009032F3">
        <w:t>remained constant</w:t>
      </w:r>
      <w:r w:rsidR="00E970A8">
        <w:t>—or in the 350 </w:t>
      </w:r>
      <w:r w:rsidR="00E970A8" w:rsidRPr="0049659E">
        <w:t>°C</w:t>
      </w:r>
      <w:r w:rsidR="00E970A8">
        <w:t xml:space="preserve"> stage, trended downwards—with time during each stage.  </w:t>
      </w:r>
      <w:r w:rsidR="00BD3875">
        <w:t xml:space="preserve">Concentrations of alkenes consistent with thermodynamic equilibrium at measured </w:t>
      </w:r>
      <w:r w:rsidR="00BC4AF7">
        <w:t>H</w:t>
      </w:r>
      <w:r w:rsidR="00BD3875">
        <w:rPr>
          <w:vertAlign w:val="subscript"/>
        </w:rPr>
        <w:t>2</w:t>
      </w:r>
      <w:r w:rsidR="00BD3875">
        <w:t xml:space="preserve"> concentrations are on the order of ~10</w:t>
      </w:r>
      <w:bookmarkStart w:id="40" w:name="_Hlk108101827"/>
      <w:r w:rsidR="00BD3875" w:rsidRPr="00BD3875">
        <w:rPr>
          <w:vertAlign w:val="superscript"/>
        </w:rPr>
        <w:t>−7.</w:t>
      </w:r>
      <w:r w:rsidR="00485D67">
        <w:rPr>
          <w:vertAlign w:val="superscript"/>
        </w:rPr>
        <w:t>4</w:t>
      </w:r>
      <w:bookmarkEnd w:id="40"/>
      <w:r w:rsidR="00BD3875">
        <w:t xml:space="preserve"> and ~10</w:t>
      </w:r>
      <w:r w:rsidR="00BD3875" w:rsidRPr="00BD3875">
        <w:rPr>
          <w:vertAlign w:val="superscript"/>
        </w:rPr>
        <w:t>−</w:t>
      </w:r>
      <w:r w:rsidR="00485D67">
        <w:rPr>
          <w:vertAlign w:val="superscript"/>
        </w:rPr>
        <w:t>6.6</w:t>
      </w:r>
      <w:r w:rsidR="00BD3875">
        <w:t xml:space="preserve"> mol/kg for ethylene and propylene, respectively</w:t>
      </w:r>
      <w:r w:rsidR="00B90C48">
        <w:t>, at 350 </w:t>
      </w:r>
      <w:r w:rsidR="00B90C48" w:rsidRPr="0049659E">
        <w:t>°C</w:t>
      </w:r>
      <w:r w:rsidR="00BD3875">
        <w:t xml:space="preserve"> </w:t>
      </w:r>
      <w:r w:rsidR="009032F3" w:rsidRPr="009032F3">
        <w:rPr>
          <w:rFonts w:cs="Times New Roman"/>
        </w:rPr>
        <w:t>(Shock et al., 1989; Shock and Helgeson, 1990)</w:t>
      </w:r>
      <w:r w:rsidR="00BD3875">
        <w:t xml:space="preserve">.  </w:t>
      </w:r>
      <w:r w:rsidR="0006268D" w:rsidRPr="0006268D">
        <w:t>Measured concentrations of alkenes were ~2 orders of magnitude higher than alkane-alkene equilibrium predictions, indicating strong disequilibrium in the relative concentration of alkenes and alkanes</w:t>
      </w:r>
      <w:r w:rsidR="00D543DD">
        <w:t xml:space="preserve">. </w:t>
      </w:r>
      <w:ins w:id="41" w:author="Wang, David" w:date="2022-07-07T15:52:00Z">
        <w:r w:rsidR="00CE3EA2">
          <w:t xml:space="preserve"> </w:t>
        </w:r>
        <w:bookmarkStart w:id="42" w:name="_Hlk108101833"/>
        <w:r w:rsidR="00CE3EA2">
          <w:t>Some</w:t>
        </w:r>
      </w:ins>
      <w:ins w:id="43" w:author="Wang, David" w:date="2022-07-07T15:56:00Z">
        <w:r w:rsidR="00CE3EA2">
          <w:t xml:space="preserve"> portion</w:t>
        </w:r>
      </w:ins>
      <w:ins w:id="44" w:author="Wang, David" w:date="2022-07-07T15:52:00Z">
        <w:r w:rsidR="00CE3EA2">
          <w:t xml:space="preserve"> of the </w:t>
        </w:r>
      </w:ins>
      <w:ins w:id="45" w:author="Wang, David" w:date="2022-07-07T15:54:00Z">
        <w:r w:rsidR="00CE3EA2">
          <w:t>~10</w:t>
        </w:r>
        <w:r w:rsidR="00CE3EA2" w:rsidRPr="00BD3875">
          <w:rPr>
            <w:vertAlign w:val="superscript"/>
          </w:rPr>
          <w:t>−</w:t>
        </w:r>
        <w:r w:rsidR="00CE3EA2">
          <w:rPr>
            <w:vertAlign w:val="superscript"/>
          </w:rPr>
          <w:t>6.5</w:t>
        </w:r>
        <w:r w:rsidR="00CE3EA2">
          <w:t xml:space="preserve"> mol/kg of these </w:t>
        </w:r>
      </w:ins>
      <w:ins w:id="46" w:author="Wang, David" w:date="2022-07-07T15:52:00Z">
        <w:r w:rsidR="00CE3EA2">
          <w:t xml:space="preserve">alkenes present </w:t>
        </w:r>
      </w:ins>
      <w:ins w:id="47" w:author="Wang, David" w:date="2022-07-07T15:55:00Z">
        <w:r w:rsidR="00CE3EA2">
          <w:t>at time point #1</w:t>
        </w:r>
      </w:ins>
      <w:ins w:id="48" w:author="Wang, David" w:date="2022-07-07T15:56:00Z">
        <w:r w:rsidR="00C52537">
          <w:t xml:space="preserve"> could have</w:t>
        </w:r>
      </w:ins>
      <w:ins w:id="49" w:author="Wang, David" w:date="2022-07-07T15:52:00Z">
        <w:r w:rsidR="00CE3EA2">
          <w:t xml:space="preserve"> </w:t>
        </w:r>
      </w:ins>
      <w:ins w:id="50" w:author="Wang, David" w:date="2022-07-07T15:53:00Z">
        <w:r w:rsidR="00CE3EA2">
          <w:t>be</w:t>
        </w:r>
      </w:ins>
      <w:ins w:id="51" w:author="Wang, David" w:date="2022-07-07T15:56:00Z">
        <w:r w:rsidR="00C52537">
          <w:t>en</w:t>
        </w:r>
      </w:ins>
      <w:ins w:id="52" w:author="Wang, David" w:date="2022-07-07T15:53:00Z">
        <w:r w:rsidR="00CE3EA2">
          <w:t xml:space="preserve"> indigenous to the source rock (i.e., adsorbed and leached out</w:t>
        </w:r>
      </w:ins>
      <w:ins w:id="53" w:author="Wang, David" w:date="2022-07-07T15:55:00Z">
        <w:r w:rsidR="00CE3EA2">
          <w:t xml:space="preserve"> during initial heating).</w:t>
        </w:r>
      </w:ins>
      <w:bookmarkEnd w:id="42"/>
    </w:p>
    <w:p w14:paraId="31084BA3" w14:textId="098E9D26" w:rsidR="00BA1AD8" w:rsidRDefault="00D543DD" w:rsidP="00DE6F7C">
      <w:r>
        <w:rPr>
          <w:rFonts w:asciiTheme="majorHAnsi" w:hAnsiTheme="majorHAnsi" w:cstheme="majorHAnsi"/>
        </w:rPr>
        <w:t>Evidence from hydrothermal experiments suggests that metastable</w:t>
      </w:r>
      <w:r w:rsidR="00444EA0">
        <w:rPr>
          <w:rFonts w:asciiTheme="majorHAnsi" w:hAnsiTheme="majorHAnsi" w:cstheme="majorHAnsi"/>
        </w:rPr>
        <w:t>, reversible</w:t>
      </w:r>
      <w:r>
        <w:rPr>
          <w:rFonts w:asciiTheme="majorHAnsi" w:hAnsiTheme="majorHAnsi" w:cstheme="majorHAnsi"/>
        </w:rPr>
        <w:t xml:space="preserve"> alkane/alkene equilibrium should be attained under hydrothermal conditions with half-equilibration times of several hundred hours or less at temperatures of 32</w:t>
      </w:r>
      <w:r w:rsidR="001F367B">
        <w:rPr>
          <w:rFonts w:asciiTheme="majorHAnsi" w:hAnsiTheme="majorHAnsi" w:cstheme="majorHAnsi"/>
        </w:rPr>
        <w:t>5</w:t>
      </w:r>
      <w:r>
        <w:rPr>
          <w:rFonts w:asciiTheme="majorHAnsi" w:hAnsiTheme="majorHAnsi" w:cstheme="majorHAnsi"/>
        </w:rPr>
        <w:t xml:space="preserve"> to 350</w:t>
      </w:r>
      <w:r>
        <w:t> </w:t>
      </w:r>
      <w:r w:rsidRPr="0049659E">
        <w:t>°C</w:t>
      </w:r>
      <w:r>
        <w:t xml:space="preserve"> </w:t>
      </w:r>
      <w:r w:rsidR="009032F3" w:rsidRPr="009032F3">
        <w:rPr>
          <w:rFonts w:cs="Times New Roman"/>
        </w:rPr>
        <w:t>(Seewald, 1994, 2001)</w:t>
      </w:r>
      <w:r>
        <w:rPr>
          <w:rFonts w:asciiTheme="majorHAnsi" w:hAnsiTheme="majorHAnsi" w:cstheme="majorHAnsi"/>
        </w:rPr>
        <w:t>.  Failure to achieve thermodynamic equilibrium within these timescales indicates that</w:t>
      </w:r>
      <w:r w:rsidR="007716D5">
        <w:rPr>
          <w:rFonts w:asciiTheme="majorHAnsi" w:hAnsiTheme="majorHAnsi" w:cstheme="majorHAnsi"/>
        </w:rPr>
        <w:t xml:space="preserve"> generation of</w:t>
      </w:r>
      <w:r>
        <w:rPr>
          <w:rFonts w:asciiTheme="majorHAnsi" w:hAnsiTheme="majorHAnsi" w:cstheme="majorHAnsi"/>
        </w:rPr>
        <w:t xml:space="preserve"> thermogenic alkene</w:t>
      </w:r>
      <w:r w:rsidR="007716D5">
        <w:rPr>
          <w:rFonts w:asciiTheme="majorHAnsi" w:hAnsiTheme="majorHAnsi" w:cstheme="majorHAnsi"/>
        </w:rPr>
        <w:t>s</w:t>
      </w:r>
      <w:r>
        <w:rPr>
          <w:rFonts w:asciiTheme="majorHAnsi" w:hAnsiTheme="majorHAnsi" w:cstheme="majorHAnsi"/>
        </w:rPr>
        <w:t xml:space="preserve"> </w:t>
      </w:r>
      <w:r w:rsidR="00E97521">
        <w:rPr>
          <w:rFonts w:asciiTheme="majorHAnsi" w:hAnsiTheme="majorHAnsi" w:cstheme="majorHAnsi"/>
        </w:rPr>
        <w:t>occurs concurrently with</w:t>
      </w:r>
      <w:r>
        <w:rPr>
          <w:rFonts w:asciiTheme="majorHAnsi" w:hAnsiTheme="majorHAnsi" w:cstheme="majorHAnsi"/>
        </w:rPr>
        <w:t xml:space="preserve"> alkane/alkene hydrogen exchange.  Various pyrolysis experiments have reported al</w:t>
      </w:r>
      <w:r w:rsidR="002A7AA3">
        <w:rPr>
          <w:rFonts w:asciiTheme="majorHAnsi" w:hAnsiTheme="majorHAnsi" w:cstheme="majorHAnsi"/>
        </w:rPr>
        <w:t xml:space="preserve">kene production </w:t>
      </w:r>
      <w:r w:rsidR="00CA0CBD" w:rsidRPr="00CA0CBD">
        <w:rPr>
          <w:rFonts w:cs="Times New Roman"/>
        </w:rPr>
        <w:t>(Huizinga et al., 1987; Leif and Simoneit, 2000)</w:t>
      </w:r>
      <w:r>
        <w:rPr>
          <w:rFonts w:asciiTheme="majorHAnsi" w:hAnsiTheme="majorHAnsi" w:cstheme="majorHAnsi"/>
        </w:rPr>
        <w:t xml:space="preserve">, lending further support to the hypothesis that </w:t>
      </w:r>
      <w:r w:rsidR="00CF77B0">
        <w:t xml:space="preserve">continued production of alkenes </w:t>
      </w:r>
      <w:r>
        <w:t xml:space="preserve">competes with </w:t>
      </w:r>
      <w:r w:rsidR="00CF77B0">
        <w:t>their conversion into alkanes via hydrogenation</w:t>
      </w:r>
      <w:r>
        <w:t xml:space="preserve"> at these temperatures and timescales</w:t>
      </w:r>
      <w:r w:rsidR="002A7AA3">
        <w:t xml:space="preserve"> and under redox conditions characterizing hydrothermal maturation of </w:t>
      </w:r>
      <w:r w:rsidR="00F146C6">
        <w:t>organic-rich mudrocks</w:t>
      </w:r>
      <w:r w:rsidR="00CF77B0">
        <w:t xml:space="preserve">.  </w:t>
      </w:r>
    </w:p>
    <w:p w14:paraId="73A8DBC5" w14:textId="1974DBC0" w:rsidR="00DB40CC" w:rsidRPr="001955B3" w:rsidRDefault="00DB40CC" w:rsidP="00DE6F7C">
      <w:pPr>
        <w:rPr>
          <w:rFonts w:asciiTheme="majorHAnsi" w:hAnsiTheme="majorHAnsi" w:cstheme="majorHAnsi"/>
        </w:rPr>
      </w:pPr>
      <w:r>
        <w:rPr>
          <w:rFonts w:asciiTheme="majorHAnsi" w:hAnsiTheme="majorHAnsi" w:cstheme="majorHAnsi"/>
        </w:rPr>
        <w:t>Unlike the C</w:t>
      </w:r>
      <w:r>
        <w:rPr>
          <w:rFonts w:asciiTheme="majorHAnsi" w:hAnsiTheme="majorHAnsi" w:cstheme="majorHAnsi"/>
          <w:vertAlign w:val="subscript"/>
        </w:rPr>
        <w:t>2+</w:t>
      </w:r>
      <w:r>
        <w:rPr>
          <w:rFonts w:asciiTheme="majorHAnsi" w:hAnsiTheme="majorHAnsi" w:cstheme="majorHAnsi"/>
        </w:rPr>
        <w:t xml:space="preserve"> alkanes, </w:t>
      </w:r>
      <w:r w:rsidR="00A71A08">
        <w:rPr>
          <w:rFonts w:asciiTheme="majorHAnsi" w:hAnsiTheme="majorHAnsi" w:cstheme="majorHAnsi"/>
        </w:rPr>
        <w:t xml:space="preserve">methane </w:t>
      </w:r>
      <w:r w:rsidR="004D52B7">
        <w:rPr>
          <w:rFonts w:asciiTheme="majorHAnsi" w:hAnsiTheme="majorHAnsi" w:cstheme="majorHAnsi"/>
        </w:rPr>
        <w:t xml:space="preserve">cannot dehydrogenate to form </w:t>
      </w:r>
      <w:r>
        <w:rPr>
          <w:rFonts w:asciiTheme="majorHAnsi" w:hAnsiTheme="majorHAnsi" w:cstheme="majorHAnsi"/>
        </w:rPr>
        <w:t>an</w:t>
      </w:r>
      <w:r w:rsidR="0080719B">
        <w:rPr>
          <w:rFonts w:asciiTheme="majorHAnsi" w:hAnsiTheme="majorHAnsi" w:cstheme="majorHAnsi"/>
        </w:rPr>
        <w:t xml:space="preserve"> alkene</w:t>
      </w:r>
      <w:r>
        <w:rPr>
          <w:rFonts w:asciiTheme="majorHAnsi" w:hAnsiTheme="majorHAnsi" w:cstheme="majorHAnsi"/>
        </w:rPr>
        <w:t xml:space="preserve">.  </w:t>
      </w:r>
      <w:r w:rsidR="00001693">
        <w:rPr>
          <w:rFonts w:asciiTheme="majorHAnsi" w:hAnsiTheme="majorHAnsi" w:cstheme="majorHAnsi"/>
        </w:rPr>
        <w:t>Hence, hydrogen exchange of methane requires that the very stable C–H bond be broken</w:t>
      </w:r>
      <w:r w:rsidR="00FB5DE2">
        <w:rPr>
          <w:rFonts w:asciiTheme="majorHAnsi" w:hAnsiTheme="majorHAnsi" w:cstheme="majorHAnsi"/>
        </w:rPr>
        <w:t xml:space="preserve">.  </w:t>
      </w:r>
      <w:r w:rsidR="00FB5DE2" w:rsidRPr="004A21F1">
        <w:rPr>
          <w:rFonts w:asciiTheme="majorHAnsi" w:hAnsiTheme="majorHAnsi" w:cstheme="majorHAnsi"/>
        </w:rPr>
        <w:t xml:space="preserve">Under </w:t>
      </w:r>
      <w:r w:rsidR="00F643EB">
        <w:rPr>
          <w:rFonts w:asciiTheme="majorHAnsi" w:hAnsiTheme="majorHAnsi" w:cstheme="majorHAnsi"/>
        </w:rPr>
        <w:t>certain conditions</w:t>
      </w:r>
      <w:r w:rsidR="00FB5DE2" w:rsidRPr="004A21F1">
        <w:rPr>
          <w:rFonts w:asciiTheme="majorHAnsi" w:hAnsiTheme="majorHAnsi" w:cstheme="majorHAnsi"/>
        </w:rPr>
        <w:t xml:space="preserve">, generally </w:t>
      </w:r>
      <w:r w:rsidR="00F643EB">
        <w:rPr>
          <w:rFonts w:asciiTheme="majorHAnsi" w:hAnsiTheme="majorHAnsi" w:cstheme="majorHAnsi"/>
        </w:rPr>
        <w:t xml:space="preserve">requiring the absence of water or other </w:t>
      </w:r>
      <w:r w:rsidR="00971B6A">
        <w:rPr>
          <w:rFonts w:asciiTheme="majorHAnsi" w:hAnsiTheme="majorHAnsi" w:cstheme="majorHAnsi"/>
        </w:rPr>
        <w:t>catalyst</w:t>
      </w:r>
      <w:r w:rsidR="00F643EB">
        <w:rPr>
          <w:rFonts w:asciiTheme="majorHAnsi" w:hAnsiTheme="majorHAnsi" w:cstheme="majorHAnsi"/>
        </w:rPr>
        <w:t xml:space="preserve"> poisons</w:t>
      </w:r>
      <w:r w:rsidR="00FB5DE2" w:rsidRPr="004A21F1">
        <w:rPr>
          <w:rFonts w:asciiTheme="majorHAnsi" w:hAnsiTheme="majorHAnsi" w:cstheme="majorHAnsi"/>
        </w:rPr>
        <w:t xml:space="preserve">, methane exchanges hydrogen </w:t>
      </w:r>
      <w:r w:rsidR="00A94379">
        <w:rPr>
          <w:rFonts w:asciiTheme="majorHAnsi" w:hAnsiTheme="majorHAnsi" w:cstheme="majorHAnsi"/>
        </w:rPr>
        <w:t>over</w:t>
      </w:r>
      <w:r w:rsidR="00FB5DE2" w:rsidRPr="004A21F1">
        <w:rPr>
          <w:rFonts w:asciiTheme="majorHAnsi" w:hAnsiTheme="majorHAnsi" w:cstheme="majorHAnsi"/>
        </w:rPr>
        <w:t xml:space="preserve"> certain catalytic </w:t>
      </w:r>
      <w:r w:rsidR="00546DDD" w:rsidRPr="004A21F1">
        <w:rPr>
          <w:rFonts w:asciiTheme="majorHAnsi" w:hAnsiTheme="majorHAnsi" w:cstheme="majorHAnsi"/>
        </w:rPr>
        <w:t xml:space="preserve">materials such as γ-alumina </w:t>
      </w:r>
      <w:r w:rsidR="006B4AFB" w:rsidRPr="004A21F1">
        <w:rPr>
          <w:rFonts w:asciiTheme="majorHAnsi" w:hAnsiTheme="majorHAnsi" w:cstheme="majorHAnsi"/>
        </w:rPr>
        <w:t xml:space="preserve">at </w:t>
      </w:r>
      <w:r w:rsidR="001621E5" w:rsidRPr="004A21F1">
        <w:rPr>
          <w:rFonts w:asciiTheme="majorHAnsi" w:hAnsiTheme="majorHAnsi" w:cstheme="majorHAnsi"/>
        </w:rPr>
        <w:t xml:space="preserve">room temperature </w:t>
      </w:r>
      <w:r w:rsidR="00755289" w:rsidRPr="004A21F1">
        <w:rPr>
          <w:rFonts w:asciiTheme="majorHAnsi" w:hAnsiTheme="majorHAnsi" w:cstheme="majorHAnsi"/>
        </w:rPr>
        <w:t>over hours to days</w:t>
      </w:r>
      <w:r w:rsidR="001621E5" w:rsidRPr="004A21F1">
        <w:rPr>
          <w:rFonts w:asciiTheme="majorHAnsi" w:hAnsiTheme="majorHAnsi" w:cstheme="majorHAnsi"/>
        </w:rPr>
        <w:t xml:space="preserve"> </w:t>
      </w:r>
      <w:r w:rsidR="00C86007" w:rsidRPr="00C86007">
        <w:rPr>
          <w:rFonts w:cs="Times New Roman"/>
        </w:rPr>
        <w:t>(Sattler, 2018, and refs. therein</w:t>
      </w:r>
      <w:ins w:id="54" w:author="Wang, David" w:date="2022-06-21T13:22:00Z">
        <w:r w:rsidR="007F4869">
          <w:rPr>
            <w:rFonts w:cs="Times New Roman"/>
          </w:rPr>
          <w:t>)</w:t>
        </w:r>
      </w:ins>
      <w:del w:id="55" w:author="Wang, David" w:date="2022-06-21T13:22:00Z">
        <w:r w:rsidR="00C86007" w:rsidRPr="00C86007" w:rsidDel="007F4869">
          <w:rPr>
            <w:rFonts w:cs="Times New Roman"/>
          </w:rPr>
          <w:delText>;</w:delText>
        </w:r>
      </w:del>
      <w:r w:rsidR="00C86007" w:rsidRPr="00C86007">
        <w:rPr>
          <w:rFonts w:cs="Times New Roman"/>
        </w:rPr>
        <w:t xml:space="preserve"> or with organometallic catalysts under even colder conditions</w:t>
      </w:r>
      <w:ins w:id="56" w:author="Wang, David" w:date="2022-06-21T13:22:00Z">
        <w:r w:rsidR="007F4869">
          <w:rPr>
            <w:rFonts w:cs="Times New Roman"/>
          </w:rPr>
          <w:t xml:space="preserve"> (</w:t>
        </w:r>
      </w:ins>
      <w:del w:id="57" w:author="Wang, David" w:date="2022-06-21T13:22:00Z">
        <w:r w:rsidR="00C86007" w:rsidRPr="00C86007" w:rsidDel="007F4869">
          <w:rPr>
            <w:rFonts w:cs="Times New Roman"/>
          </w:rPr>
          <w:delText xml:space="preserve">, </w:delText>
        </w:r>
      </w:del>
      <w:r w:rsidR="00C86007" w:rsidRPr="00C86007">
        <w:rPr>
          <w:rFonts w:cs="Times New Roman"/>
        </w:rPr>
        <w:t>Golden et al., 2001)</w:t>
      </w:r>
      <w:r w:rsidR="00001693" w:rsidRPr="004A21F1">
        <w:rPr>
          <w:rFonts w:asciiTheme="majorHAnsi" w:hAnsiTheme="majorHAnsi" w:cstheme="majorHAnsi"/>
        </w:rPr>
        <w:t>.</w:t>
      </w:r>
      <w:r w:rsidR="00FB5DE2" w:rsidRPr="004A21F1">
        <w:rPr>
          <w:rFonts w:asciiTheme="majorHAnsi" w:hAnsiTheme="majorHAnsi" w:cstheme="majorHAnsi"/>
        </w:rPr>
        <w:t xml:space="preserve"> </w:t>
      </w:r>
      <w:r w:rsidR="003F6F70" w:rsidRPr="004A21F1">
        <w:rPr>
          <w:rFonts w:asciiTheme="majorHAnsi" w:hAnsiTheme="majorHAnsi" w:cstheme="majorHAnsi"/>
        </w:rPr>
        <w:t xml:space="preserve">However, such </w:t>
      </w:r>
      <w:r w:rsidR="003063A6" w:rsidRPr="004A21F1">
        <w:rPr>
          <w:rFonts w:asciiTheme="majorHAnsi" w:hAnsiTheme="majorHAnsi" w:cstheme="majorHAnsi"/>
        </w:rPr>
        <w:t>catalysts</w:t>
      </w:r>
      <w:r w:rsidR="00596E22" w:rsidRPr="004A21F1">
        <w:rPr>
          <w:rFonts w:asciiTheme="majorHAnsi" w:hAnsiTheme="majorHAnsi" w:cstheme="majorHAnsi"/>
        </w:rPr>
        <w:t xml:space="preserve"> in their active forms</w:t>
      </w:r>
      <w:r w:rsidR="003F6F70" w:rsidRPr="004A21F1">
        <w:rPr>
          <w:rFonts w:asciiTheme="majorHAnsi" w:hAnsiTheme="majorHAnsi" w:cstheme="majorHAnsi"/>
        </w:rPr>
        <w:t xml:space="preserve"> are </w:t>
      </w:r>
      <w:r w:rsidR="00761AEE" w:rsidRPr="004A21F1">
        <w:rPr>
          <w:rFonts w:asciiTheme="majorHAnsi" w:hAnsiTheme="majorHAnsi" w:cstheme="majorHAnsi"/>
        </w:rPr>
        <w:t xml:space="preserve">not </w:t>
      </w:r>
      <w:r w:rsidR="00596E22" w:rsidRPr="004A21F1">
        <w:rPr>
          <w:rFonts w:asciiTheme="majorHAnsi" w:hAnsiTheme="majorHAnsi" w:cstheme="majorHAnsi"/>
        </w:rPr>
        <w:t xml:space="preserve">known </w:t>
      </w:r>
      <w:r w:rsidR="004A21F1">
        <w:rPr>
          <w:rFonts w:asciiTheme="majorHAnsi" w:hAnsiTheme="majorHAnsi" w:cstheme="majorHAnsi"/>
        </w:rPr>
        <w:t>to occur naturally in aqueous environments</w:t>
      </w:r>
      <w:r w:rsidR="003F6F70" w:rsidRPr="004A21F1">
        <w:rPr>
          <w:rFonts w:asciiTheme="majorHAnsi" w:hAnsiTheme="majorHAnsi" w:cstheme="majorHAnsi"/>
        </w:rPr>
        <w:t xml:space="preserve">.  </w:t>
      </w:r>
      <w:r w:rsidR="003F6F70">
        <w:rPr>
          <w:rFonts w:asciiTheme="majorHAnsi" w:hAnsiTheme="majorHAnsi" w:cstheme="majorHAnsi"/>
        </w:rPr>
        <w:t xml:space="preserve">Experiments conducted </w:t>
      </w:r>
      <w:r w:rsidR="0016068B">
        <w:rPr>
          <w:rFonts w:asciiTheme="majorHAnsi" w:hAnsiTheme="majorHAnsi" w:cstheme="majorHAnsi"/>
        </w:rPr>
        <w:t xml:space="preserve">by Reeves et al. </w:t>
      </w:r>
      <w:r w:rsidR="0016068B" w:rsidRPr="0016068B">
        <w:rPr>
          <w:rFonts w:cs="Times New Roman"/>
        </w:rPr>
        <w:t>(2012)</w:t>
      </w:r>
      <w:r w:rsidR="0016068B">
        <w:rPr>
          <w:rFonts w:asciiTheme="majorHAnsi" w:hAnsiTheme="majorHAnsi" w:cstheme="majorHAnsi"/>
        </w:rPr>
        <w:t xml:space="preserve"> </w:t>
      </w:r>
      <w:r w:rsidR="003F6F70">
        <w:rPr>
          <w:rFonts w:asciiTheme="majorHAnsi" w:hAnsiTheme="majorHAnsi" w:cstheme="majorHAnsi"/>
        </w:rPr>
        <w:t xml:space="preserve">with </w:t>
      </w:r>
      <w:r w:rsidR="00595714">
        <w:rPr>
          <w:rFonts w:asciiTheme="majorHAnsi" w:hAnsiTheme="majorHAnsi" w:cstheme="majorHAnsi"/>
        </w:rPr>
        <w:t xml:space="preserve">aqueous </w:t>
      </w:r>
      <w:r w:rsidR="003F6F70">
        <w:rPr>
          <w:rFonts w:asciiTheme="majorHAnsi" w:hAnsiTheme="majorHAnsi" w:cstheme="majorHAnsi"/>
        </w:rPr>
        <w:t xml:space="preserve">methane in the presence of </w:t>
      </w:r>
      <w:r w:rsidR="00415D42">
        <w:rPr>
          <w:rFonts w:asciiTheme="majorHAnsi" w:hAnsiTheme="majorHAnsi" w:cstheme="majorHAnsi"/>
        </w:rPr>
        <w:t xml:space="preserve">iron-bearing minerals </w:t>
      </w:r>
      <w:r w:rsidR="0016068B">
        <w:rPr>
          <w:rFonts w:asciiTheme="majorHAnsi" w:hAnsiTheme="majorHAnsi" w:cstheme="majorHAnsi"/>
        </w:rPr>
        <w:t xml:space="preserve">in </w:t>
      </w:r>
      <w:r w:rsidR="00B22CE7">
        <w:rPr>
          <w:rFonts w:asciiTheme="majorHAnsi" w:hAnsiTheme="majorHAnsi" w:cstheme="majorHAnsi"/>
        </w:rPr>
        <w:t xml:space="preserve">similar </w:t>
      </w:r>
      <w:r w:rsidR="0016068B">
        <w:rPr>
          <w:rFonts w:asciiTheme="majorHAnsi" w:hAnsiTheme="majorHAnsi" w:cstheme="majorHAnsi"/>
        </w:rPr>
        <w:t>flexible-cell Au-Ti</w:t>
      </w:r>
      <w:r w:rsidR="00B22CE7">
        <w:rPr>
          <w:rFonts w:asciiTheme="majorHAnsi" w:hAnsiTheme="majorHAnsi" w:cstheme="majorHAnsi"/>
        </w:rPr>
        <w:t>O</w:t>
      </w:r>
      <w:r w:rsidR="00B22CE7">
        <w:rPr>
          <w:rFonts w:asciiTheme="majorHAnsi" w:hAnsiTheme="majorHAnsi" w:cstheme="majorHAnsi"/>
          <w:vertAlign w:val="subscript"/>
        </w:rPr>
        <w:t>2</w:t>
      </w:r>
      <w:r w:rsidR="0016068B">
        <w:rPr>
          <w:rFonts w:asciiTheme="majorHAnsi" w:hAnsiTheme="majorHAnsi" w:cstheme="majorHAnsi"/>
        </w:rPr>
        <w:t xml:space="preserve"> reaction vessels </w:t>
      </w:r>
      <w:r w:rsidR="00595714">
        <w:rPr>
          <w:rFonts w:asciiTheme="majorHAnsi" w:hAnsiTheme="majorHAnsi" w:cstheme="majorHAnsi"/>
        </w:rPr>
        <w:t>reveal</w:t>
      </w:r>
      <w:r w:rsidR="0016068B">
        <w:rPr>
          <w:rFonts w:asciiTheme="majorHAnsi" w:hAnsiTheme="majorHAnsi" w:cstheme="majorHAnsi"/>
        </w:rPr>
        <w:t>ed</w:t>
      </w:r>
      <w:r w:rsidR="00595714">
        <w:rPr>
          <w:rFonts w:asciiTheme="majorHAnsi" w:hAnsiTheme="majorHAnsi" w:cstheme="majorHAnsi"/>
        </w:rPr>
        <w:t xml:space="preserve"> </w:t>
      </w:r>
      <w:r w:rsidR="009F0815">
        <w:rPr>
          <w:rFonts w:asciiTheme="majorHAnsi" w:hAnsiTheme="majorHAnsi" w:cstheme="majorHAnsi"/>
        </w:rPr>
        <w:t>only minimal</w:t>
      </w:r>
      <w:r w:rsidR="00595714">
        <w:rPr>
          <w:rFonts w:asciiTheme="majorHAnsi" w:hAnsiTheme="majorHAnsi" w:cstheme="majorHAnsi"/>
        </w:rPr>
        <w:t xml:space="preserve"> </w:t>
      </w:r>
      <w:r w:rsidR="009F0815">
        <w:rPr>
          <w:rFonts w:asciiTheme="majorHAnsi" w:hAnsiTheme="majorHAnsi" w:cstheme="majorHAnsi"/>
        </w:rPr>
        <w:t xml:space="preserve">potential </w:t>
      </w:r>
      <w:r w:rsidR="00595714">
        <w:rPr>
          <w:rFonts w:asciiTheme="majorHAnsi" w:hAnsiTheme="majorHAnsi" w:cstheme="majorHAnsi"/>
        </w:rPr>
        <w:t xml:space="preserve">exchange </w:t>
      </w:r>
      <w:r w:rsidR="00B22CE7">
        <w:rPr>
          <w:rFonts w:asciiTheme="majorHAnsi" w:hAnsiTheme="majorHAnsi" w:cstheme="majorHAnsi"/>
        </w:rPr>
        <w:t>over several months,</w:t>
      </w:r>
      <w:r w:rsidR="00595714">
        <w:rPr>
          <w:rFonts w:asciiTheme="majorHAnsi" w:hAnsiTheme="majorHAnsi" w:cstheme="majorHAnsi"/>
        </w:rPr>
        <w:t xml:space="preserve"> even at temperatures as high as </w:t>
      </w:r>
      <w:r w:rsidR="00E5034E">
        <w:rPr>
          <w:rFonts w:asciiTheme="majorHAnsi" w:hAnsiTheme="majorHAnsi" w:cstheme="majorHAnsi"/>
        </w:rPr>
        <w:t xml:space="preserve">323 </w:t>
      </w:r>
      <w:r w:rsidR="00E5034E" w:rsidRPr="0049659E">
        <w:t>°C</w:t>
      </w:r>
      <w:r w:rsidR="00E5034E">
        <w:t xml:space="preserve">. </w:t>
      </w:r>
      <w:r w:rsidR="008159B0">
        <w:t xml:space="preserve"> </w:t>
      </w:r>
      <w:r w:rsidR="00396FA1">
        <w:t>R</w:t>
      </w:r>
      <w:r w:rsidR="00646C9C">
        <w:t>ecently, Turner et al.</w:t>
      </w:r>
      <w:r w:rsidR="0045429F">
        <w:t xml:space="preserve"> </w:t>
      </w:r>
      <w:r w:rsidR="00005DB1" w:rsidRPr="00005DB1">
        <w:rPr>
          <w:rFonts w:cs="Times New Roman"/>
        </w:rPr>
        <w:t>(</w:t>
      </w:r>
      <w:del w:id="58" w:author="Wang, David" w:date="2022-06-21T13:23:00Z">
        <w:r w:rsidR="00005DB1" w:rsidRPr="00005DB1" w:rsidDel="007F4869">
          <w:rPr>
            <w:rFonts w:cs="Times New Roman"/>
          </w:rPr>
          <w:delText>unpublished / under review</w:delText>
        </w:r>
      </w:del>
      <w:ins w:id="59" w:author="Wang, David" w:date="2022-06-21T13:23:00Z">
        <w:r w:rsidR="007F4869">
          <w:rPr>
            <w:rFonts w:cs="Times New Roman"/>
          </w:rPr>
          <w:t>2022</w:t>
        </w:r>
      </w:ins>
      <w:r w:rsidR="00005DB1" w:rsidRPr="00005DB1">
        <w:rPr>
          <w:rFonts w:cs="Times New Roman"/>
        </w:rPr>
        <w:t>)</w:t>
      </w:r>
      <w:r w:rsidR="00646C9C">
        <w:t xml:space="preserve"> conducted a set of experiments in flexible gold-cell hydrothermal reactors with CH</w:t>
      </w:r>
      <w:r w:rsidR="00646C9C">
        <w:rPr>
          <w:vertAlign w:val="subscript"/>
        </w:rPr>
        <w:t>4</w:t>
      </w:r>
      <w:r w:rsidR="00646C9C">
        <w:t xml:space="preserve"> dissolved in supercritical water at 376 to 420 °C to </w:t>
      </w:r>
      <w:r w:rsidR="00B22CE7">
        <w:t>specifically</w:t>
      </w:r>
      <w:r w:rsidR="00646C9C">
        <w:t xml:space="preserve"> constrain the rate of CH</w:t>
      </w:r>
      <w:r w:rsidR="00646C9C">
        <w:rPr>
          <w:vertAlign w:val="subscript"/>
        </w:rPr>
        <w:t>4</w:t>
      </w:r>
      <w:r w:rsidR="00646C9C">
        <w:t>–H</w:t>
      </w:r>
      <w:r w:rsidR="00646C9C">
        <w:rPr>
          <w:vertAlign w:val="subscript"/>
        </w:rPr>
        <w:t>2</w:t>
      </w:r>
      <w:r w:rsidR="00646C9C">
        <w:t xml:space="preserve">O hydrogen isotope exchange.  Their results confirm </w:t>
      </w:r>
      <w:r w:rsidR="00195C62">
        <w:t xml:space="preserve">that exchange </w:t>
      </w:r>
      <w:r w:rsidR="00396FA1">
        <w:t xml:space="preserve">occurs over timescales of </w:t>
      </w:r>
      <w:r w:rsidR="00195C62">
        <w:t>hundreds of years at 300 °C and tens of years at 350 °C</w:t>
      </w:r>
      <w:r w:rsidR="00396FA1">
        <w:t xml:space="preserve"> (half-exchange</w:t>
      </w:r>
      <w:r w:rsidR="00CF7E29">
        <w:t xml:space="preserve"> time</w:t>
      </w:r>
      <w:r w:rsidR="00396FA1">
        <w:t xml:space="preserve">, </w:t>
      </w:r>
      <w:r w:rsidR="00396FA1" w:rsidRPr="00195C62">
        <w:t>τ</w:t>
      </w:r>
      <w:r w:rsidR="00396FA1" w:rsidRPr="00195C62">
        <w:rPr>
          <w:vertAlign w:val="subscript"/>
        </w:rPr>
        <w:t>1/2</w:t>
      </w:r>
      <w:r w:rsidR="00396FA1">
        <w:t>)</w:t>
      </w:r>
      <w:r w:rsidR="00195C62">
        <w:t>, much longer than the duration of our experiment.</w:t>
      </w:r>
      <w:r w:rsidR="00396FA1">
        <w:t xml:space="preserve">  </w:t>
      </w:r>
      <w:r w:rsidR="00396FA1" w:rsidRPr="00351590">
        <w:rPr>
          <w:color w:val="FF0000"/>
        </w:rPr>
        <w:t xml:space="preserve"> </w:t>
      </w:r>
      <w:r w:rsidR="00396FA1">
        <w:t xml:space="preserve"> </w:t>
      </w:r>
    </w:p>
    <w:p w14:paraId="7AAEC61C" w14:textId="59495223" w:rsidR="00DE6F7C" w:rsidRDefault="00DE6F7C" w:rsidP="00DE6F7C">
      <w:pPr>
        <w:pStyle w:val="Heading2"/>
      </w:pPr>
      <w:r>
        <w:t>Production of deuterated methane</w:t>
      </w:r>
      <w:r w:rsidR="00F618C2">
        <w:t xml:space="preserve"> isotopologues</w:t>
      </w:r>
    </w:p>
    <w:p w14:paraId="045B7013" w14:textId="44EF6BC4" w:rsidR="00C34DE2" w:rsidRDefault="00FB08EE" w:rsidP="00C34DE2">
      <w:r>
        <w:t xml:space="preserve">Mass spectra collected for standards </w:t>
      </w:r>
      <w:r w:rsidR="00124E29">
        <w:t xml:space="preserve">are shown in </w:t>
      </w:r>
      <w:r>
        <w:rPr>
          <w:b/>
        </w:rPr>
        <w:t>Fig. </w:t>
      </w:r>
      <w:r w:rsidR="000F63F6">
        <w:rPr>
          <w:b/>
          <w:noProof/>
        </w:rPr>
        <w:t>3</w:t>
      </w:r>
      <w:ins w:id="60" w:author="Wang, David" w:date="2022-06-21T13:05:00Z">
        <w:r w:rsidR="00E52BB5">
          <w:rPr>
            <w:b/>
          </w:rPr>
          <w:t>A</w:t>
        </w:r>
      </w:ins>
      <w:r w:rsidR="006A47EB">
        <w:t xml:space="preserve">.  Relative </w:t>
      </w:r>
      <w:r w:rsidR="00F84E30">
        <w:t>f</w:t>
      </w:r>
      <w:r w:rsidR="00124E29">
        <w:t xml:space="preserve">ragment intensities were similar to those determined </w:t>
      </w:r>
      <w:r w:rsidR="00C24A93">
        <w:t xml:space="preserve">in early studies from the U.S. National Bureau of Standards </w:t>
      </w:r>
      <w:r w:rsidR="000E4E46" w:rsidRPr="000E4E46">
        <w:rPr>
          <w:rFonts w:cs="Times New Roman"/>
        </w:rPr>
        <w:t>(Dibeler and Mohler, 1950; Mohler et al., 1958)</w:t>
      </w:r>
      <w:r w:rsidR="00124E29">
        <w:t xml:space="preserve">.  </w:t>
      </w:r>
      <w:r w:rsidR="00DA7AAC">
        <w:t xml:space="preserve">Mass spectra of samples are shown in </w:t>
      </w:r>
      <w:r>
        <w:rPr>
          <w:b/>
        </w:rPr>
        <w:t>Fig. </w:t>
      </w:r>
      <w:ins w:id="61" w:author="Wang, David" w:date="2022-06-21T13:05:00Z">
        <w:r w:rsidR="000F63F6">
          <w:rPr>
            <w:b/>
            <w:noProof/>
          </w:rPr>
          <w:t>3</w:t>
        </w:r>
        <w:r w:rsidR="00E52BB5">
          <w:rPr>
            <w:b/>
          </w:rPr>
          <w:t>B</w:t>
        </w:r>
      </w:ins>
      <w:del w:id="62" w:author="Wang, David" w:date="2022-06-21T13:04:00Z">
        <w:r w:rsidR="001E2B19" w:rsidDel="00E52BB5">
          <w:rPr>
            <w:b/>
            <w:noProof/>
          </w:rPr>
          <w:delText>4</w:delText>
        </w:r>
      </w:del>
      <w:r w:rsidR="00C34DE2">
        <w:t xml:space="preserve">. </w:t>
      </w:r>
      <w:r w:rsidR="00DA7AAC">
        <w:t xml:space="preserve"> </w:t>
      </w:r>
      <w:r w:rsidR="00C34DE2">
        <w:t>No methane peaks of usable size could be obtained for time point #1.</w:t>
      </w:r>
      <w:r w:rsidR="00DA7AAC">
        <w:t xml:space="preserve">  All other time points yielded quantifiable extracted ion chromatogram peaks.</w:t>
      </w:r>
      <w:r w:rsidR="003D62A3">
        <w:t xml:space="preserve">  </w:t>
      </w:r>
    </w:p>
    <w:p w14:paraId="63F81651" w14:textId="6AFDF3BA" w:rsidR="00FB08EE" w:rsidRPr="00ED126F" w:rsidRDefault="005E5812" w:rsidP="00FB08EE">
      <w:r>
        <w:lastRenderedPageBreak/>
        <w:t xml:space="preserve">The mass spectra of commercial standards were used to fit the </w:t>
      </w:r>
      <w:r w:rsidR="00E350A4">
        <w:t>sample data using</w:t>
      </w:r>
      <w:r>
        <w:t xml:space="preserve"> a constrained </w:t>
      </w:r>
      <w:r w:rsidR="00E350A4">
        <w:t xml:space="preserve">linear </w:t>
      </w:r>
      <w:r>
        <w:t xml:space="preserve">least-squares </w:t>
      </w:r>
      <w:r w:rsidR="00E350A4">
        <w:t xml:space="preserve">solver </w:t>
      </w:r>
      <w:r>
        <w:t>(</w:t>
      </w:r>
      <w:r w:rsidRPr="005E5812">
        <w:rPr>
          <w:smallCaps/>
        </w:rPr>
        <w:t>lsqnonneg</w:t>
      </w:r>
      <w:r>
        <w:t>) implemented in MATLAB.</w:t>
      </w:r>
      <w:r w:rsidR="00FD2D4B" w:rsidRPr="0045429F">
        <w:rPr>
          <w:rStyle w:val="FootnoteReference"/>
        </w:rPr>
        <w:footnoteReference w:id="2"/>
      </w:r>
      <w:r w:rsidR="00ED6AD8">
        <w:t xml:space="preserve"> </w:t>
      </w:r>
      <w:r w:rsidR="000C1585">
        <w:t xml:space="preserve"> Estimated </w:t>
      </w:r>
      <w:r w:rsidR="00DD2CFC">
        <w:t>fractional</w:t>
      </w:r>
      <w:r w:rsidR="00ED6AD8">
        <w:t xml:space="preserve"> abundances of methane-</w:t>
      </w:r>
      <w:r w:rsidR="00ED6AD8">
        <w:rPr>
          <w:i/>
        </w:rPr>
        <w:t>d</w:t>
      </w:r>
      <w:r w:rsidR="00ED6AD8">
        <w:t xml:space="preserve"> isotopologues</w:t>
      </w:r>
      <w:r w:rsidR="000C1585">
        <w:t xml:space="preserve"> </w:t>
      </w:r>
      <w:r w:rsidR="00D936D0">
        <w:t xml:space="preserve">at each time point </w:t>
      </w:r>
      <w:r w:rsidR="000C1585">
        <w:t xml:space="preserve">are shown in </w:t>
      </w:r>
      <w:r w:rsidR="000C1585" w:rsidRPr="00ED6AD8">
        <w:rPr>
          <w:b/>
        </w:rPr>
        <w:t>Fig. </w:t>
      </w:r>
      <w:ins w:id="63" w:author="Wang, David" w:date="2022-06-21T13:05:00Z">
        <w:r w:rsidR="000F63F6">
          <w:rPr>
            <w:b/>
            <w:noProof/>
          </w:rPr>
          <w:t>4</w:t>
        </w:r>
      </w:ins>
      <w:del w:id="64" w:author="Wang, David" w:date="2022-06-21T13:04:00Z">
        <w:r w:rsidR="001E2B19" w:rsidDel="00E52BB5">
          <w:rPr>
            <w:b/>
            <w:noProof/>
          </w:rPr>
          <w:delText>5</w:delText>
        </w:r>
      </w:del>
      <w:r w:rsidR="000C1585">
        <w:rPr>
          <w:b/>
        </w:rPr>
        <w:t>A</w:t>
      </w:r>
      <w:r w:rsidR="00ED6AD8">
        <w:t>.</w:t>
      </w:r>
      <w:r w:rsidR="00807EED" w:rsidRPr="0045429F">
        <w:rPr>
          <w:rStyle w:val="FootnoteReference"/>
        </w:rPr>
        <w:footnoteReference w:id="3"/>
      </w:r>
      <w:r w:rsidR="00ED6AD8">
        <w:t xml:space="preserve">  </w:t>
      </w:r>
      <w:r w:rsidR="00A6578D">
        <w:t>While</w:t>
      </w:r>
      <w:r w:rsidR="00C34941">
        <w:t xml:space="preserve"> </w:t>
      </w:r>
      <w:ins w:id="67" w:author="Wang, David" w:date="2022-06-21T13:23:00Z">
        <w:r w:rsidR="00C67287">
          <w:t xml:space="preserve">it </w:t>
        </w:r>
      </w:ins>
      <w:r w:rsidR="00C34941">
        <w:t xml:space="preserve">is not straightforward </w:t>
      </w:r>
      <w:r w:rsidR="001F1BAD">
        <w:t>to quantify</w:t>
      </w:r>
      <w:r w:rsidR="00C34941">
        <w:t xml:space="preserve"> the uncertainty in </w:t>
      </w:r>
      <w:r w:rsidR="00A77CA7">
        <w:t>t</w:t>
      </w:r>
      <w:r w:rsidR="00227173">
        <w:t xml:space="preserve">hese </w:t>
      </w:r>
      <w:r w:rsidR="00BF303B">
        <w:t>fractional</w:t>
      </w:r>
      <w:r w:rsidR="00227173">
        <w:t xml:space="preserve"> </w:t>
      </w:r>
      <w:r w:rsidR="00A77CA7">
        <w:t>abundances</w:t>
      </w:r>
      <w:r w:rsidR="00C34941">
        <w:t>,</w:t>
      </w:r>
      <w:r w:rsidR="001F1BAD">
        <w:t xml:space="preserve"> comparison of </w:t>
      </w:r>
      <w:r w:rsidR="004A40E8">
        <w:t xml:space="preserve">the </w:t>
      </w:r>
      <w:r w:rsidR="00E52723">
        <w:t>calculated results</w:t>
      </w:r>
      <w:r w:rsidR="004A40E8">
        <w:t xml:space="preserve"> for </w:t>
      </w:r>
      <w:r w:rsidR="001F1BAD">
        <w:t xml:space="preserve">samples </w:t>
      </w:r>
      <w:r w:rsidR="00AA1AB2">
        <w:t xml:space="preserve">#6(1) and </w:t>
      </w:r>
      <w:r w:rsidR="001F1BAD" w:rsidRPr="001F1BAD">
        <w:t>6(2)</w:t>
      </w:r>
      <w:r w:rsidR="00AF69A2">
        <w:t xml:space="preserve"> </w:t>
      </w:r>
      <w:r w:rsidR="00BA0E2E">
        <w:t xml:space="preserve">suggests </w:t>
      </w:r>
      <w:r w:rsidR="00A6578D">
        <w:t>the random error</w:t>
      </w:r>
      <w:r w:rsidR="00BA0E2E">
        <w:t xml:space="preserve"> is </w:t>
      </w:r>
      <w:r w:rsidR="00B3477C">
        <w:t>unlikely to be so</w:t>
      </w:r>
      <w:r w:rsidR="00BA0E2E">
        <w:t xml:space="preserve"> large</w:t>
      </w:r>
      <w:r w:rsidR="00B3477C">
        <w:t xml:space="preserve"> as to affect our interpretation</w:t>
      </w:r>
      <w:r w:rsidR="00B13CD6">
        <w:t xml:space="preserve"> of the overall trends below</w:t>
      </w:r>
      <w:r w:rsidR="001F1BAD">
        <w:t>.</w:t>
      </w:r>
      <w:r w:rsidR="00FD2D4B">
        <w:t xml:space="preserve">  Some systematic error is likely present as we did not correct the mass spectra for the </w:t>
      </w:r>
      <w:r w:rsidR="00FD2D4B">
        <w:rPr>
          <w:vertAlign w:val="superscript"/>
        </w:rPr>
        <w:t>13</w:t>
      </w:r>
      <w:r w:rsidR="00FD2D4B">
        <w:t>C</w:t>
      </w:r>
      <w:r w:rsidR="00F031D0">
        <w:t xml:space="preserve"> </w:t>
      </w:r>
      <w:r w:rsidR="00FD2D4B">
        <w:t xml:space="preserve">isotope or for isotopic impurities in the standards.  </w:t>
      </w:r>
      <w:r w:rsidR="00BF303B">
        <w:t>Fractional</w:t>
      </w:r>
      <w:r w:rsidR="00ED6AD8">
        <w:t xml:space="preserve"> abundances</w:t>
      </w:r>
      <w:r w:rsidR="00110359">
        <w:t xml:space="preserve"> </w:t>
      </w:r>
      <w:r w:rsidR="009A348E">
        <w:t>for each</w:t>
      </w:r>
      <w:r w:rsidR="00110359">
        <w:t xml:space="preserve"> </w:t>
      </w:r>
      <w:r w:rsidR="009A348E">
        <w:t xml:space="preserve">of the </w:t>
      </w:r>
      <w:r w:rsidR="00110359">
        <w:t>isotopologues</w:t>
      </w:r>
      <w:r w:rsidR="00ED6AD8">
        <w:t xml:space="preserve"> were converted into absolute abundances (</w:t>
      </w:r>
      <w:r w:rsidR="00ED6AD8" w:rsidRPr="00ED6AD8">
        <w:rPr>
          <w:b/>
        </w:rPr>
        <w:t>Fig. </w:t>
      </w:r>
      <w:ins w:id="68" w:author="Wang, David" w:date="2022-06-21T13:05:00Z">
        <w:r w:rsidR="000F63F6">
          <w:rPr>
            <w:b/>
            <w:noProof/>
          </w:rPr>
          <w:t>4</w:t>
        </w:r>
      </w:ins>
      <w:del w:id="69" w:author="Wang, David" w:date="2022-06-21T13:04:00Z">
        <w:r w:rsidR="001E2B19" w:rsidDel="00E52BB5">
          <w:rPr>
            <w:b/>
            <w:noProof/>
          </w:rPr>
          <w:delText>5</w:delText>
        </w:r>
      </w:del>
      <w:r w:rsidR="00ED6AD8">
        <w:rPr>
          <w:b/>
        </w:rPr>
        <w:t>B</w:t>
      </w:r>
      <w:r w:rsidR="00ED6AD8">
        <w:t xml:space="preserve">) by multiplying by the methane concentration. </w:t>
      </w:r>
      <w:r w:rsidR="00ED126F">
        <w:t xml:space="preserve"> The proportion of D in methane-bound hydrogen</w:t>
      </w:r>
      <w:r w:rsidR="0049505B">
        <w:t>, calculated from the</w:t>
      </w:r>
      <w:r w:rsidR="000B622A">
        <w:t xml:space="preserve"> relative</w:t>
      </w:r>
      <w:r w:rsidR="0049505B">
        <w:t xml:space="preserve"> isotopologue abundances,</w:t>
      </w:r>
      <w:r w:rsidR="00ED126F">
        <w:t xml:space="preserve"> is shown in </w:t>
      </w:r>
      <w:r w:rsidR="00ED126F">
        <w:rPr>
          <w:b/>
        </w:rPr>
        <w:t>Fig. </w:t>
      </w:r>
      <w:ins w:id="70" w:author="Wang, David" w:date="2022-06-21T13:05:00Z">
        <w:r w:rsidR="000F63F6">
          <w:rPr>
            <w:b/>
            <w:noProof/>
          </w:rPr>
          <w:t>5</w:t>
        </w:r>
      </w:ins>
      <w:del w:id="71" w:author="Wang, David" w:date="2022-06-21T13:04:00Z">
        <w:r w:rsidR="001E2B19" w:rsidDel="00E52BB5">
          <w:rPr>
            <w:b/>
            <w:noProof/>
          </w:rPr>
          <w:delText>6</w:delText>
        </w:r>
      </w:del>
      <w:r w:rsidR="00ED126F">
        <w:t>.</w:t>
      </w:r>
      <w:r w:rsidR="00D54411">
        <w:t xml:space="preserve">  </w:t>
      </w:r>
    </w:p>
    <w:p w14:paraId="4F65AED5" w14:textId="51B9B2C8" w:rsidR="00DE6F7C" w:rsidRDefault="00DE6F7C" w:rsidP="00864E41">
      <w:r>
        <w:t>Methane formed during the early stages of the experiment at 200 °C was primarily C</w:t>
      </w:r>
      <w:r w:rsidR="00673CE2" w:rsidRPr="00673CE2">
        <w:rPr>
          <w:vertAlign w:val="superscript"/>
        </w:rPr>
        <w:t>1</w:t>
      </w:r>
      <w:r>
        <w:t>H</w:t>
      </w:r>
      <w:r w:rsidRPr="0043165F">
        <w:rPr>
          <w:vertAlign w:val="subscript"/>
        </w:rPr>
        <w:t>4</w:t>
      </w:r>
      <w:r>
        <w:t xml:space="preserve"> with some CH</w:t>
      </w:r>
      <w:r w:rsidRPr="0043165F">
        <w:rPr>
          <w:vertAlign w:val="subscript"/>
        </w:rPr>
        <w:t>3</w:t>
      </w:r>
      <w:r>
        <w:t>D, whereas at higher temperatures</w:t>
      </w:r>
      <w:del w:id="72" w:author="Wang, David" w:date="2022-07-09T19:56:00Z">
        <w:r w:rsidDel="006B16DD">
          <w:delText>,</w:delText>
        </w:r>
      </w:del>
      <w:r>
        <w:t xml:space="preserve"> the isotopologues produced consist</w:t>
      </w:r>
      <w:r w:rsidR="00D87BD2">
        <w:t>ed</w:t>
      </w:r>
      <w:r>
        <w:t xml:space="preserve"> almost exclusively of CD</w:t>
      </w:r>
      <w:r w:rsidRPr="0043165F">
        <w:rPr>
          <w:vertAlign w:val="subscript"/>
        </w:rPr>
        <w:t>4</w:t>
      </w:r>
      <w:r>
        <w:t>, CHD</w:t>
      </w:r>
      <w:r w:rsidR="00ED126F">
        <w:rPr>
          <w:vertAlign w:val="subscript"/>
        </w:rPr>
        <w:t>3</w:t>
      </w:r>
      <w:r>
        <w:t>, and CH</w:t>
      </w:r>
      <w:r w:rsidR="00ED126F">
        <w:rPr>
          <w:vertAlign w:val="subscript"/>
        </w:rPr>
        <w:t>3</w:t>
      </w:r>
      <w:r>
        <w:t>D (</w:t>
      </w:r>
      <w:r w:rsidR="00ED126F" w:rsidRPr="00ED6AD8">
        <w:rPr>
          <w:b/>
        </w:rPr>
        <w:t>Fig. </w:t>
      </w:r>
      <w:ins w:id="73" w:author="Wang, David" w:date="2022-06-21T13:05:00Z">
        <w:r w:rsidR="000F63F6">
          <w:rPr>
            <w:b/>
            <w:noProof/>
          </w:rPr>
          <w:t>4</w:t>
        </w:r>
      </w:ins>
      <w:del w:id="74" w:author="Wang, David" w:date="2022-06-21T13:04:00Z">
        <w:r w:rsidR="001E2B19" w:rsidDel="00E52BB5">
          <w:rPr>
            <w:b/>
            <w:noProof/>
          </w:rPr>
          <w:delText>5</w:delText>
        </w:r>
      </w:del>
      <w:r w:rsidR="00ED126F">
        <w:rPr>
          <w:b/>
        </w:rPr>
        <w:t>A</w:t>
      </w:r>
      <w:r w:rsidR="001B1A88">
        <w:rPr>
          <w:b/>
        </w:rPr>
        <w:t xml:space="preserve"> </w:t>
      </w:r>
      <w:r w:rsidR="001B1A88" w:rsidRPr="001B1A88">
        <w:t>and</w:t>
      </w:r>
      <w:r w:rsidR="001B1A88">
        <w:rPr>
          <w:b/>
        </w:rPr>
        <w:t xml:space="preserve"> Fig. </w:t>
      </w:r>
      <w:ins w:id="75" w:author="Wang, David" w:date="2022-06-21T13:05:00Z">
        <w:r w:rsidR="000F63F6">
          <w:rPr>
            <w:b/>
            <w:noProof/>
          </w:rPr>
          <w:t>5</w:t>
        </w:r>
      </w:ins>
      <w:del w:id="76" w:author="Wang, David" w:date="2022-06-21T13:04:00Z">
        <w:r w:rsidR="001E2B19" w:rsidDel="00E52BB5">
          <w:rPr>
            <w:b/>
            <w:noProof/>
          </w:rPr>
          <w:delText>6</w:delText>
        </w:r>
      </w:del>
      <w:r>
        <w:t xml:space="preserve">). These results suggest that at relatively lower temperatures of ~200 °C, the rate of methane generation approaches or exceeds the rate of D/H exchange between water and kerogen, whereas at higher temperatures, extensive D/H exchange between kerogen (or </w:t>
      </w:r>
      <w:del w:id="77" w:author="Wang, David" w:date="2022-06-21T13:24:00Z">
        <w:r w:rsidDel="00864E41">
          <w:delText>oils</w:delText>
        </w:r>
      </w:del>
      <w:ins w:id="78" w:author="Wang, David" w:date="2022-06-21T13:24:00Z">
        <w:r w:rsidR="00864E41">
          <w:t>petroleum</w:t>
        </w:r>
      </w:ins>
      <w:r>
        <w:t xml:space="preserve">, if </w:t>
      </w:r>
      <w:del w:id="79" w:author="Wang, David" w:date="2022-06-21T13:24:00Z">
        <w:r w:rsidDel="00864E41">
          <w:delText>they are</w:delText>
        </w:r>
      </w:del>
      <w:ins w:id="80" w:author="Wang, David" w:date="2022-06-21T13:24:00Z">
        <w:r w:rsidR="00864E41">
          <w:t>it is</w:t>
        </w:r>
      </w:ins>
      <w:r>
        <w:t xml:space="preserve"> also </w:t>
      </w:r>
      <w:ins w:id="81" w:author="Wang, David" w:date="2022-06-21T13:24:00Z">
        <w:r w:rsidR="00864E41">
          <w:t xml:space="preserve">a </w:t>
        </w:r>
      </w:ins>
      <w:r>
        <w:t>precursor</w:t>
      </w:r>
      <w:del w:id="82" w:author="Wang, David" w:date="2022-06-21T13:24:00Z">
        <w:r w:rsidDel="00864E41">
          <w:delText>s</w:delText>
        </w:r>
      </w:del>
      <w:r>
        <w:t xml:space="preserve"> of methane) and water occurs prior to methane generation. CD</w:t>
      </w:r>
      <w:r w:rsidRPr="00F94FD9">
        <w:rPr>
          <w:vertAlign w:val="subscript"/>
        </w:rPr>
        <w:t>4</w:t>
      </w:r>
      <w:r>
        <w:t xml:space="preserve"> became the dominant methane species at temperatures of 300 °C and above, suggesting that</w:t>
      </w:r>
      <w:r w:rsidR="00697F69">
        <w:t xml:space="preserve"> </w:t>
      </w:r>
      <w:r>
        <w:t>more than 50% of all labile, methane-generating sites on kerogen were fully deuterated</w:t>
      </w:r>
      <w:r w:rsidR="00C648BC">
        <w:t xml:space="preserve"> by this </w:t>
      </w:r>
      <w:r w:rsidR="000101FE">
        <w:t>time</w:t>
      </w:r>
      <w:r>
        <w:t>. A</w:t>
      </w:r>
      <w:r w:rsidR="00700B2E">
        <w:t xml:space="preserve">s discussed above, </w:t>
      </w:r>
      <w:r w:rsidR="00573E03">
        <w:t>uncatalyzed</w:t>
      </w:r>
      <w:r>
        <w:t xml:space="preserve"> CH</w:t>
      </w:r>
      <w:r w:rsidRPr="0043165F">
        <w:rPr>
          <w:vertAlign w:val="subscript"/>
        </w:rPr>
        <w:t>4</w:t>
      </w:r>
      <w:r>
        <w:t>–</w:t>
      </w:r>
      <w:r w:rsidR="00700B2E">
        <w:t>D</w:t>
      </w:r>
      <w:r w:rsidRPr="0043165F">
        <w:rPr>
          <w:vertAlign w:val="subscript"/>
        </w:rPr>
        <w:t>2</w:t>
      </w:r>
      <w:r>
        <w:t>O isotopic exchange</w:t>
      </w:r>
      <w:r w:rsidR="007417F6">
        <w:t xml:space="preserve"> </w:t>
      </w:r>
      <w:r w:rsidR="002F6F67">
        <w:t xml:space="preserve">at this temperature </w:t>
      </w:r>
      <w:r w:rsidR="000307B6">
        <w:t>occurs over</w:t>
      </w:r>
      <w:r w:rsidR="00700B2E">
        <w:t xml:space="preserve"> </w:t>
      </w:r>
      <w:r w:rsidR="000307B6">
        <w:t xml:space="preserve">a </w:t>
      </w:r>
      <w:r w:rsidR="00CC4E19">
        <w:t xml:space="preserve">much </w:t>
      </w:r>
      <w:r w:rsidR="00700B2E">
        <w:t xml:space="preserve">longer timescales </w:t>
      </w:r>
      <w:r w:rsidR="00573E03">
        <w:t xml:space="preserve">than </w:t>
      </w:r>
      <w:r w:rsidR="00CC4E19">
        <w:t xml:space="preserve">the </w:t>
      </w:r>
      <w:r w:rsidR="00B13CD6">
        <w:t xml:space="preserve">short (~1 month) </w:t>
      </w:r>
      <w:r w:rsidR="00CC4E19">
        <w:t xml:space="preserve">duration of </w:t>
      </w:r>
      <w:r w:rsidR="00B13CD6">
        <w:t>our</w:t>
      </w:r>
      <w:r w:rsidR="00CC4E19">
        <w:t xml:space="preserve"> laboratory </w:t>
      </w:r>
      <w:r w:rsidR="002F6F67">
        <w:t>experiment</w:t>
      </w:r>
      <w:del w:id="83" w:author="Wang, David" w:date="2022-06-21T13:25:00Z">
        <w:r w:rsidR="00573E03" w:rsidDel="00864E41">
          <w:delText xml:space="preserve"> </w:delText>
        </w:r>
      </w:del>
      <w:r>
        <w:t xml:space="preserve">. </w:t>
      </w:r>
      <w:r w:rsidR="00573E03">
        <w:t xml:space="preserve"> There is a possibility of </w:t>
      </w:r>
      <w:r w:rsidR="004B7A67">
        <w:t>mineral catalysis</w:t>
      </w:r>
      <w:r w:rsidR="00573E03">
        <w:t xml:space="preserve"> on the surfaces of the source rock </w:t>
      </w:r>
      <w:r w:rsidR="00B9373F">
        <w:t xml:space="preserve">powder used in the experiment, which we </w:t>
      </w:r>
      <w:r w:rsidR="00573E03">
        <w:t xml:space="preserve">cannot rule out given the setup of our experiment.  However, the minimal degree of isotopic exchange observed by Reeves et al. </w:t>
      </w:r>
      <w:r w:rsidR="00573E03" w:rsidRPr="00CA4F78">
        <w:rPr>
          <w:rFonts w:cs="Times New Roman"/>
        </w:rPr>
        <w:t>(2012)</w:t>
      </w:r>
      <w:r w:rsidR="00573E03">
        <w:t xml:space="preserve"> at temperatures of 323 °C and timescales of ~1 year in the presence of </w:t>
      </w:r>
      <w:r w:rsidR="00B13CD6">
        <w:t xml:space="preserve">redox-active </w:t>
      </w:r>
      <w:r w:rsidR="00573E03">
        <w:t>minerals (pyri</w:t>
      </w:r>
      <w:r w:rsidR="00AE17F6">
        <w:t xml:space="preserve">te, pyrrhotite, and magnetite) suggests that </w:t>
      </w:r>
      <w:r w:rsidR="00573E03">
        <w:t>direct exchange of CH</w:t>
      </w:r>
      <w:r w:rsidR="00573E03">
        <w:rPr>
          <w:vertAlign w:val="subscript"/>
        </w:rPr>
        <w:t>4</w:t>
      </w:r>
      <w:r w:rsidR="00573E03">
        <w:t xml:space="preserve"> with D</w:t>
      </w:r>
      <w:r w:rsidR="00573E03">
        <w:rPr>
          <w:vertAlign w:val="subscript"/>
        </w:rPr>
        <w:t>2</w:t>
      </w:r>
      <w:r w:rsidR="00573E03">
        <w:t>O in our experiment is probably unimportant.</w:t>
      </w:r>
      <w:ins w:id="84" w:author="Wang, David" w:date="2022-06-21T13:27:00Z">
        <w:r w:rsidR="00864E41">
          <w:rPr>
            <w:rStyle w:val="FootnoteReference"/>
          </w:rPr>
          <w:footnoteReference w:id="4"/>
        </w:r>
      </w:ins>
      <w:r w:rsidR="00351590">
        <w:t xml:space="preserve">  </w:t>
      </w:r>
    </w:p>
    <w:p w14:paraId="4888B60D" w14:textId="45BFD315" w:rsidR="004476CF" w:rsidRDefault="00DE6F7C" w:rsidP="00DE6F7C">
      <w:r>
        <w:t>Production of C</w:t>
      </w:r>
      <w:r w:rsidR="00673CE2" w:rsidRPr="00673CE2">
        <w:rPr>
          <w:vertAlign w:val="superscript"/>
        </w:rPr>
        <w:t>1</w:t>
      </w:r>
      <w:r>
        <w:t>H</w:t>
      </w:r>
      <w:r w:rsidRPr="006871AE">
        <w:rPr>
          <w:vertAlign w:val="subscript"/>
        </w:rPr>
        <w:t>4</w:t>
      </w:r>
      <w:r w:rsidR="007F042D">
        <w:t xml:space="preserve"> in the first stage of the experiment (200 </w:t>
      </w:r>
      <w:r w:rsidR="007F042D" w:rsidRPr="007F042D">
        <w:t>°C</w:t>
      </w:r>
      <w:r w:rsidR="007F042D">
        <w:t xml:space="preserve">) </w:t>
      </w:r>
      <w:r>
        <w:t xml:space="preserve">indicates that the </w:t>
      </w:r>
      <w:r w:rsidR="00B90011">
        <w:t xml:space="preserve">earliest </w:t>
      </w:r>
      <w:r>
        <w:t>“capping” hydrogen der</w:t>
      </w:r>
      <w:r w:rsidR="00B90011">
        <w:t>ives</w:t>
      </w:r>
      <w:r>
        <w:t xml:space="preserve"> from kerogen or other H-containing species in the rock as opposed to</w:t>
      </w:r>
      <w:r w:rsidR="0013493E">
        <w:t xml:space="preserve"> from</w:t>
      </w:r>
      <w:r>
        <w:t xml:space="preserve"> </w:t>
      </w:r>
      <w:r w:rsidR="00E5645A">
        <w:t>the H atoms of</w:t>
      </w:r>
      <w:r w:rsidR="007F042D">
        <w:t xml:space="preserve"> </w:t>
      </w:r>
      <w:r>
        <w:t xml:space="preserve">water. </w:t>
      </w:r>
      <w:r w:rsidR="007F042D">
        <w:t xml:space="preserve"> </w:t>
      </w:r>
      <w:r w:rsidR="00741F83">
        <w:t>This can only be the case if kerogen h</w:t>
      </w:r>
      <w:r w:rsidR="00705241">
        <w:t>as</w:t>
      </w:r>
      <w:r w:rsidR="00741F83">
        <w:t xml:space="preserve"> not yet undergone</w:t>
      </w:r>
      <w:r w:rsidR="00225FDA">
        <w:t xml:space="preserve"> </w:t>
      </w:r>
      <w:r w:rsidR="00741F83">
        <w:t>D/H exchange.</w:t>
      </w:r>
      <w:r w:rsidR="004476CF" w:rsidRPr="0045429F">
        <w:rPr>
          <w:rStyle w:val="FootnoteReference"/>
        </w:rPr>
        <w:footnoteReference w:id="5"/>
      </w:r>
      <w:r w:rsidR="00705241">
        <w:t xml:space="preserve"> </w:t>
      </w:r>
      <w:r w:rsidR="00741F83">
        <w:t xml:space="preserve"> </w:t>
      </w:r>
      <w:r w:rsidR="004A0F64">
        <w:t>While constraints on timescales of D/H exchange a</w:t>
      </w:r>
      <w:r w:rsidR="00705241">
        <w:t xml:space="preserve">t 200 </w:t>
      </w:r>
      <w:r w:rsidR="00705241" w:rsidRPr="007F042D">
        <w:t>°C</w:t>
      </w:r>
      <w:r w:rsidR="004A0F64">
        <w:t xml:space="preserve"> are sparse, the available literature supports this assertion.  Experiments conducted with model hydrocarbons </w:t>
      </w:r>
      <w:r w:rsidR="00705241">
        <w:t xml:space="preserve">indicate that D/H </w:t>
      </w:r>
      <w:r w:rsidR="00741F83">
        <w:t xml:space="preserve">exchange of carbon-bound </w:t>
      </w:r>
      <w:r w:rsidR="00FD0126">
        <w:t>H</w:t>
      </w:r>
      <w:r w:rsidR="008A68EF">
        <w:t xml:space="preserve"> at 200 °C</w:t>
      </w:r>
      <w:r w:rsidR="00705241">
        <w:t xml:space="preserve"> takes</w:t>
      </w:r>
      <w:r w:rsidR="00741F83">
        <w:t xml:space="preserve"> </w:t>
      </w:r>
      <w:r w:rsidR="0022651C">
        <w:t xml:space="preserve">at least </w:t>
      </w:r>
      <w:r w:rsidR="00327337">
        <w:t xml:space="preserve">several decades, much longer than the heating time in our experiment </w:t>
      </w:r>
      <w:r w:rsidR="00350627" w:rsidRPr="00350627">
        <w:rPr>
          <w:rFonts w:cs="Times New Roman"/>
        </w:rPr>
        <w:t>(Sessions et al., 2004; Schimmelmann et al., 2006; Sessions, 2016; and refs. therein)</w:t>
      </w:r>
      <w:r w:rsidR="00741F83">
        <w:t xml:space="preserve">. </w:t>
      </w:r>
      <w:r w:rsidR="007F042D">
        <w:t xml:space="preserve"> </w:t>
      </w:r>
    </w:p>
    <w:p w14:paraId="504DE708" w14:textId="367AD2B3" w:rsidR="00DE6F7C" w:rsidRPr="00092304" w:rsidRDefault="00DE6F7C" w:rsidP="00DE6F7C">
      <w:r>
        <w:t>Production of C</w:t>
      </w:r>
      <w:r w:rsidR="00673CE2" w:rsidRPr="00673CE2">
        <w:rPr>
          <w:vertAlign w:val="superscript"/>
        </w:rPr>
        <w:t>1</w:t>
      </w:r>
      <w:r>
        <w:t>H</w:t>
      </w:r>
      <w:r w:rsidRPr="006871AE">
        <w:rPr>
          <w:vertAlign w:val="subscript"/>
        </w:rPr>
        <w:t>4</w:t>
      </w:r>
      <w:r>
        <w:t xml:space="preserve"> and CH</w:t>
      </w:r>
      <w:r w:rsidRPr="006871AE">
        <w:rPr>
          <w:vertAlign w:val="subscript"/>
        </w:rPr>
        <w:t>3</w:t>
      </w:r>
      <w:r>
        <w:t>D appeared to cease by midway through the 300 °C stage</w:t>
      </w:r>
      <w:r w:rsidR="009E6B19">
        <w:t xml:space="preserve"> (</w:t>
      </w:r>
      <w:r w:rsidR="003629CD">
        <w:t>t</w:t>
      </w:r>
      <w:r w:rsidR="006217DB">
        <w:t xml:space="preserve">ime </w:t>
      </w:r>
      <w:r w:rsidR="003629CD">
        <w:t>p</w:t>
      </w:r>
      <w:r w:rsidR="006217DB">
        <w:t>oint</w:t>
      </w:r>
      <w:r w:rsidR="003629CD">
        <w:t xml:space="preserve"> #4, </w:t>
      </w:r>
      <w:r w:rsidR="009E6B19">
        <w:t>284 h</w:t>
      </w:r>
      <w:r w:rsidR="0068315E">
        <w:t>ours</w:t>
      </w:r>
      <w:r w:rsidR="009E6B19">
        <w:t>)</w:t>
      </w:r>
      <w:r w:rsidR="00660FA7">
        <w:t xml:space="preserve">, or was overshadowed by the </w:t>
      </w:r>
      <w:r w:rsidR="00A67D3F">
        <w:t>generation</w:t>
      </w:r>
      <w:r w:rsidR="00660FA7">
        <w:t xml:space="preserve"> of much larger quantities of the higher isotopologues</w:t>
      </w:r>
      <w:r>
        <w:t>.</w:t>
      </w:r>
      <w:r w:rsidR="003F5B7D">
        <w:t xml:space="preserve"> </w:t>
      </w:r>
      <w:r>
        <w:t xml:space="preserve"> Continued (though </w:t>
      </w:r>
      <w:r>
        <w:lastRenderedPageBreak/>
        <w:t>relatively minor) production of methane that was not fully-deuterated (CHD</w:t>
      </w:r>
      <w:r w:rsidRPr="006871AE">
        <w:rPr>
          <w:vertAlign w:val="subscript"/>
        </w:rPr>
        <w:t>3</w:t>
      </w:r>
      <w:r>
        <w:t xml:space="preserve"> and CH</w:t>
      </w:r>
      <w:r w:rsidR="008E1D58">
        <w:rPr>
          <w:vertAlign w:val="subscript"/>
        </w:rPr>
        <w:t>3</w:t>
      </w:r>
      <w:r>
        <w:t xml:space="preserve">D, </w:t>
      </w:r>
      <w:r w:rsidR="008E1D58" w:rsidRPr="00ED6AD8">
        <w:rPr>
          <w:b/>
        </w:rPr>
        <w:t>Fig. </w:t>
      </w:r>
      <w:ins w:id="92" w:author="Wang, David" w:date="2022-06-21T13:05:00Z">
        <w:r w:rsidR="000F63F6">
          <w:rPr>
            <w:b/>
            <w:noProof/>
          </w:rPr>
          <w:t>4</w:t>
        </w:r>
      </w:ins>
      <w:del w:id="93" w:author="Wang, David" w:date="2022-06-21T13:04:00Z">
        <w:r w:rsidR="001E2B19" w:rsidDel="00E52BB5">
          <w:rPr>
            <w:b/>
            <w:noProof/>
          </w:rPr>
          <w:delText>5</w:delText>
        </w:r>
      </w:del>
      <w:r w:rsidR="008E1D58">
        <w:rPr>
          <w:b/>
        </w:rPr>
        <w:t>B</w:t>
      </w:r>
      <w:r>
        <w:t xml:space="preserve">) suggests that </w:t>
      </w:r>
      <w:r w:rsidR="00B13CD6">
        <w:t xml:space="preserve">the </w:t>
      </w:r>
      <w:r>
        <w:t xml:space="preserve">kerogen </w:t>
      </w:r>
      <w:r w:rsidR="00B13CD6">
        <w:t>(</w:t>
      </w:r>
      <w:r>
        <w:t xml:space="preserve">or </w:t>
      </w:r>
      <w:del w:id="94" w:author="Wang, David" w:date="2022-06-21T13:25:00Z">
        <w:r w:rsidDel="00864E41">
          <w:delText>oil</w:delText>
        </w:r>
      </w:del>
      <w:ins w:id="95" w:author="Wang, David" w:date="2022-06-21T13:25:00Z">
        <w:r w:rsidR="00864E41">
          <w:t>petroleum</w:t>
        </w:r>
      </w:ins>
      <w:r w:rsidR="00B13CD6">
        <w:t>)</w:t>
      </w:r>
      <w:r>
        <w:t xml:space="preserve"> from which methane was generated </w:t>
      </w:r>
      <w:r w:rsidR="00E577A3">
        <w:t xml:space="preserve">still </w:t>
      </w:r>
      <w:r>
        <w:t>did not fully exchange before methane formed.</w:t>
      </w:r>
      <w:r w:rsidR="004E380B">
        <w:t xml:space="preserve">  </w:t>
      </w:r>
    </w:p>
    <w:p w14:paraId="01346638" w14:textId="517D1F74" w:rsidR="00972327" w:rsidRDefault="00972327" w:rsidP="00DE6F7C">
      <w:r>
        <w:t>I</w:t>
      </w:r>
      <w:r w:rsidR="00062770">
        <w:t>f</w:t>
      </w:r>
      <w:r w:rsidR="00307066">
        <w:t xml:space="preserve"> significant</w:t>
      </w:r>
      <w:r w:rsidR="00062770">
        <w:t xml:space="preserve"> exchange were to occur, either between water and kerogen, or between water and methane </w:t>
      </w:r>
      <w:r w:rsidR="007B2B0F">
        <w:t>generated by thermal degradation of longer chain products</w:t>
      </w:r>
      <w:r>
        <w:t xml:space="preserve">, </w:t>
      </w:r>
      <w:r w:rsidR="00307066">
        <w:t xml:space="preserve">and this exchange occurs sequentially, </w:t>
      </w:r>
      <w:r w:rsidR="002163BA">
        <w:t>the</w:t>
      </w:r>
      <w:r w:rsidR="00871F85">
        <w:t xml:space="preserve"> predominant isotopologue would be expected to follow the</w:t>
      </w:r>
      <w:r w:rsidR="002163BA">
        <w:t xml:space="preserve"> progression </w:t>
      </w:r>
      <w:r>
        <w:t>C</w:t>
      </w:r>
      <w:r w:rsidR="00673CE2" w:rsidRPr="00673CE2">
        <w:rPr>
          <w:vertAlign w:val="superscript"/>
        </w:rPr>
        <w:t>1</w:t>
      </w:r>
      <w:r>
        <w:t>H</w:t>
      </w:r>
      <w:r>
        <w:rPr>
          <w:vertAlign w:val="subscript"/>
        </w:rPr>
        <w:t>4</w:t>
      </w:r>
      <w:r>
        <w:t xml:space="preserve"> </w:t>
      </w:r>
      <w:r w:rsidRPr="00972327">
        <w:t>→</w:t>
      </w:r>
      <w:r>
        <w:t xml:space="preserve"> CH</w:t>
      </w:r>
      <w:r>
        <w:rPr>
          <w:vertAlign w:val="subscript"/>
        </w:rPr>
        <w:t>3</w:t>
      </w:r>
      <w:r>
        <w:t xml:space="preserve">D </w:t>
      </w:r>
      <w:r w:rsidRPr="00972327">
        <w:t>→</w:t>
      </w:r>
      <w:r>
        <w:t xml:space="preserve"> CH</w:t>
      </w:r>
      <w:r>
        <w:rPr>
          <w:vertAlign w:val="subscript"/>
        </w:rPr>
        <w:t>2</w:t>
      </w:r>
      <w:r>
        <w:t>D</w:t>
      </w:r>
      <w:r>
        <w:rPr>
          <w:vertAlign w:val="subscript"/>
        </w:rPr>
        <w:t>2</w:t>
      </w:r>
      <w:r>
        <w:t xml:space="preserve"> </w:t>
      </w:r>
      <w:r w:rsidRPr="00972327">
        <w:t>→</w:t>
      </w:r>
      <w:r>
        <w:t xml:space="preserve"> CHD</w:t>
      </w:r>
      <w:r>
        <w:rPr>
          <w:vertAlign w:val="subscript"/>
        </w:rPr>
        <w:t>3</w:t>
      </w:r>
      <w:r>
        <w:t xml:space="preserve"> </w:t>
      </w:r>
      <w:r w:rsidRPr="00972327">
        <w:t>→</w:t>
      </w:r>
      <w:r>
        <w:t xml:space="preserve"> CD</w:t>
      </w:r>
      <w:r>
        <w:rPr>
          <w:vertAlign w:val="subscript"/>
        </w:rPr>
        <w:t>4</w:t>
      </w:r>
      <w:r>
        <w:t>.  Instead, CH</w:t>
      </w:r>
      <w:r>
        <w:rPr>
          <w:vertAlign w:val="subscript"/>
        </w:rPr>
        <w:t>2</w:t>
      </w:r>
      <w:r>
        <w:t>D</w:t>
      </w:r>
      <w:r>
        <w:rPr>
          <w:vertAlign w:val="subscript"/>
        </w:rPr>
        <w:t>2</w:t>
      </w:r>
      <w:r>
        <w:t xml:space="preserve"> represents a smaller fraction of the methane isotopologues than either CH</w:t>
      </w:r>
      <w:r>
        <w:rPr>
          <w:vertAlign w:val="subscript"/>
        </w:rPr>
        <w:t>3</w:t>
      </w:r>
      <w:r>
        <w:t>D or CHD</w:t>
      </w:r>
      <w:r>
        <w:rPr>
          <w:vertAlign w:val="subscript"/>
        </w:rPr>
        <w:t>3</w:t>
      </w:r>
      <w:r>
        <w:t xml:space="preserve"> at all times</w:t>
      </w:r>
      <w:r w:rsidR="004B36EE">
        <w:t>, and calculated proportions of CH</w:t>
      </w:r>
      <w:r w:rsidR="004B36EE">
        <w:rPr>
          <w:vertAlign w:val="subscript"/>
        </w:rPr>
        <w:t>2</w:t>
      </w:r>
      <w:r w:rsidR="004B36EE">
        <w:t>D</w:t>
      </w:r>
      <w:r w:rsidR="004B36EE">
        <w:rPr>
          <w:vertAlign w:val="subscript"/>
        </w:rPr>
        <w:t>2</w:t>
      </w:r>
      <w:r w:rsidR="004B36EE">
        <w:t xml:space="preserve"> do not exceed 10% at any point in the experiment (</w:t>
      </w:r>
      <w:r w:rsidR="004B36EE" w:rsidRPr="00ED6AD8">
        <w:rPr>
          <w:b/>
        </w:rPr>
        <w:t>Fig. </w:t>
      </w:r>
      <w:ins w:id="96" w:author="Wang, David" w:date="2022-06-21T13:05:00Z">
        <w:r w:rsidR="000F63F6">
          <w:rPr>
            <w:b/>
            <w:noProof/>
          </w:rPr>
          <w:t>4</w:t>
        </w:r>
      </w:ins>
      <w:del w:id="97" w:author="Wang, David" w:date="2022-06-21T13:04:00Z">
        <w:r w:rsidR="001E2B19" w:rsidDel="00E52BB5">
          <w:rPr>
            <w:b/>
            <w:noProof/>
          </w:rPr>
          <w:delText>5</w:delText>
        </w:r>
      </w:del>
      <w:r w:rsidR="004B36EE">
        <w:rPr>
          <w:b/>
        </w:rPr>
        <w:t>A</w:t>
      </w:r>
      <w:r w:rsidR="004B36EE">
        <w:t>)</w:t>
      </w:r>
      <w:r>
        <w:t xml:space="preserve">.  </w:t>
      </w:r>
      <w:r w:rsidR="00921441">
        <w:t>A possible explanation is that</w:t>
      </w:r>
      <w:r w:rsidR="00FC0975">
        <w:t xml:space="preserve"> various</w:t>
      </w:r>
      <w:r w:rsidR="009754B1">
        <w:t xml:space="preserve"> CH</w:t>
      </w:r>
      <w:r w:rsidR="009754B1">
        <w:rPr>
          <w:i/>
          <w:vertAlign w:val="subscript"/>
        </w:rPr>
        <w:t>x</w:t>
      </w:r>
      <w:r w:rsidR="00921441">
        <w:t xml:space="preserve"> moieties (e.g., aromatic C vs. methylene C vs. heteroatom-bound C) </w:t>
      </w:r>
      <w:r w:rsidR="007B2B0F">
        <w:t>of the kerogen or generated petroleum</w:t>
      </w:r>
      <w:r w:rsidR="00921441">
        <w:t xml:space="preserve"> </w:t>
      </w:r>
      <w:del w:id="98" w:author="Wang, David" w:date="2022-07-09T23:17:00Z">
        <w:r w:rsidR="00921441" w:rsidDel="00D15F30">
          <w:delText xml:space="preserve">may </w:delText>
        </w:r>
      </w:del>
      <w:r w:rsidR="00921441">
        <w:t xml:space="preserve">have significantly different propensities to </w:t>
      </w:r>
      <w:r w:rsidR="00351590">
        <w:t xml:space="preserve">undergo </w:t>
      </w:r>
      <w:r w:rsidR="00921441">
        <w:t>exchange</w:t>
      </w:r>
      <w:r w:rsidR="009754B1">
        <w:t xml:space="preserve"> and hydrogenation</w:t>
      </w:r>
      <w:ins w:id="99" w:author="Wang, David" w:date="2022-06-21T13:30:00Z">
        <w:r w:rsidR="006437DE">
          <w:t xml:space="preserve"> (Sch</w:t>
        </w:r>
      </w:ins>
      <w:ins w:id="100" w:author="Wang, David" w:date="2022-06-21T13:31:00Z">
        <w:r w:rsidR="006437DE">
          <w:t>immelmann et al., 2006)</w:t>
        </w:r>
      </w:ins>
      <w:r w:rsidR="00921441">
        <w:t>.</w:t>
      </w:r>
      <w:r w:rsidR="009754B1">
        <w:t xml:space="preserve">  </w:t>
      </w:r>
      <w:r w:rsidR="008C65C2">
        <w:t xml:space="preserve">Thermal degradation </w:t>
      </w:r>
      <w:r w:rsidR="009754B1">
        <w:t xml:space="preserve">that occurs much </w:t>
      </w:r>
      <w:r w:rsidR="008C65C2">
        <w:t>slower</w:t>
      </w:r>
      <w:r w:rsidR="009754B1">
        <w:t xml:space="preserve"> </w:t>
      </w:r>
      <w:r w:rsidR="008C65C2">
        <w:t xml:space="preserve">or faster </w:t>
      </w:r>
      <w:r w:rsidR="009754B1">
        <w:t>than exchange may yield either</w:t>
      </w:r>
      <w:r w:rsidR="009D1A3D">
        <w:t xml:space="preserve"> fully-deuterated kerogen</w:t>
      </w:r>
      <w:r w:rsidR="009754B1">
        <w:t xml:space="preserve"> </w:t>
      </w:r>
      <w:r w:rsidR="009D1A3D">
        <w:t>(e.g., –CD</w:t>
      </w:r>
      <w:r w:rsidR="009D1A3D" w:rsidRPr="009D1A3D">
        <w:rPr>
          <w:vertAlign w:val="subscript"/>
        </w:rPr>
        <w:t>3</w:t>
      </w:r>
      <w:r w:rsidR="009D1A3D">
        <w:t>)</w:t>
      </w:r>
      <w:r w:rsidR="009754B1">
        <w:t xml:space="preserve"> or singly-deuterated methane</w:t>
      </w:r>
      <w:r w:rsidR="00FF1FF9">
        <w:t xml:space="preserve">, respectively, hence leading to an absence of </w:t>
      </w:r>
      <w:r w:rsidR="009754B1">
        <w:t>CH</w:t>
      </w:r>
      <w:r w:rsidR="009754B1">
        <w:rPr>
          <w:vertAlign w:val="subscript"/>
        </w:rPr>
        <w:t>2</w:t>
      </w:r>
      <w:r w:rsidR="009754B1">
        <w:t>D</w:t>
      </w:r>
      <w:r w:rsidR="009754B1">
        <w:rPr>
          <w:vertAlign w:val="subscript"/>
        </w:rPr>
        <w:t>2</w:t>
      </w:r>
      <w:r w:rsidR="00FF1FF9">
        <w:t>.</w:t>
      </w:r>
      <w:r w:rsidR="005559B3">
        <w:t xml:space="preserve">  Alternatively </w:t>
      </w:r>
      <w:r w:rsidR="00B13CD6">
        <w:t>(</w:t>
      </w:r>
      <w:r w:rsidR="005559B3">
        <w:t xml:space="preserve">or </w:t>
      </w:r>
      <w:r w:rsidR="00B13CD6">
        <w:t>possibly in</w:t>
      </w:r>
      <w:r w:rsidR="005559B3">
        <w:t xml:space="preserve"> addition</w:t>
      </w:r>
      <w:r w:rsidR="00B13CD6">
        <w:t>)</w:t>
      </w:r>
      <w:r w:rsidR="005559B3">
        <w:t xml:space="preserve">, </w:t>
      </w:r>
      <w:r w:rsidR="00DD5E43">
        <w:t>D/H exchange</w:t>
      </w:r>
      <w:r w:rsidR="005559B3">
        <w:t xml:space="preserve"> of partially-deuterated longer-chain hydrocarbon molecules</w:t>
      </w:r>
      <w:r w:rsidR="00DD5E43">
        <w:t xml:space="preserve"> with water</w:t>
      </w:r>
      <w:r w:rsidR="005559B3">
        <w:t xml:space="preserve"> may </w:t>
      </w:r>
      <w:r w:rsidR="00DD5E43">
        <w:t xml:space="preserve">be faster than </w:t>
      </w:r>
      <w:r w:rsidR="00186D23">
        <w:t>degradation</w:t>
      </w:r>
      <w:r w:rsidR="00DD5E43">
        <w:t xml:space="preserve">, </w:t>
      </w:r>
      <w:r w:rsidR="005559B3">
        <w:t>such that the production of CH</w:t>
      </w:r>
      <w:r w:rsidR="005559B3">
        <w:rPr>
          <w:vertAlign w:val="subscript"/>
        </w:rPr>
        <w:t>2</w:t>
      </w:r>
      <w:r w:rsidR="005559B3">
        <w:t>D</w:t>
      </w:r>
      <w:r w:rsidR="005559B3">
        <w:rPr>
          <w:vertAlign w:val="subscript"/>
        </w:rPr>
        <w:t>2</w:t>
      </w:r>
      <w:r w:rsidR="005559B3">
        <w:t xml:space="preserve"> is </w:t>
      </w:r>
      <w:ins w:id="101" w:author="Wang, David" w:date="2022-06-21T13:43:00Z">
        <w:r w:rsidR="001D1672">
          <w:t>bypassed</w:t>
        </w:r>
      </w:ins>
      <w:del w:id="102" w:author="Wang, David" w:date="2022-06-21T13:43:00Z">
        <w:r w:rsidR="005559B3" w:rsidDel="001D1672">
          <w:delText>“skipped”</w:delText>
        </w:r>
      </w:del>
      <w:r w:rsidR="005559B3">
        <w:t>.</w:t>
      </w:r>
      <w:r w:rsidR="00FF1FF9">
        <w:t xml:space="preserve"> </w:t>
      </w:r>
      <w:r w:rsidR="00351590">
        <w:t xml:space="preserve"> The selective production of deuterated methane isotopologues</w:t>
      </w:r>
      <w:r w:rsidR="004F2C4F">
        <w:t xml:space="preserve"> is additional evidence that exchange </w:t>
      </w:r>
      <w:r w:rsidR="001C214A">
        <w:t xml:space="preserve">between </w:t>
      </w:r>
      <w:r w:rsidR="00310E3F">
        <w:t>water/</w:t>
      </w:r>
      <w:r w:rsidR="001C214A">
        <w:t xml:space="preserve">methane or </w:t>
      </w:r>
      <w:r w:rsidR="00310E3F">
        <w:t>methane/</w:t>
      </w:r>
      <w:r w:rsidR="001C214A">
        <w:t xml:space="preserve">methane </w:t>
      </w:r>
      <w:r w:rsidR="00E67600">
        <w:t xml:space="preserve">at temperatures of 200 to 350 °C </w:t>
      </w:r>
      <w:r w:rsidR="001C214A">
        <w:t xml:space="preserve">is slow on timescales relevant to </w:t>
      </w:r>
      <w:r w:rsidR="00624BE9">
        <w:t>laboratory</w:t>
      </w:r>
      <w:r w:rsidR="001C214A">
        <w:t xml:space="preserve"> experiments.</w:t>
      </w:r>
      <w:r w:rsidR="000116DF" w:rsidRPr="0045429F">
        <w:rPr>
          <w:rStyle w:val="FootnoteReference"/>
        </w:rPr>
        <w:footnoteReference w:id="6"/>
      </w:r>
      <w:r w:rsidR="001C214A">
        <w:t xml:space="preserve">  </w:t>
      </w:r>
      <w:r w:rsidR="00D34321">
        <w:t xml:space="preserve">  </w:t>
      </w:r>
    </w:p>
    <w:p w14:paraId="415E978B" w14:textId="0E83952F" w:rsidR="001B65C9" w:rsidRDefault="00CC74B0" w:rsidP="001B65C9">
      <w:pPr>
        <w:rPr>
          <w:ins w:id="103" w:author="Wang, David" w:date="2022-06-21T14:32:00Z"/>
        </w:rPr>
      </w:pPr>
      <w:r>
        <w:t xml:space="preserve">Comparison of our results with those of Wei et al. </w:t>
      </w:r>
      <w:r w:rsidRPr="00614058">
        <w:rPr>
          <w:rFonts w:cs="Times New Roman"/>
        </w:rPr>
        <w:t>(2019)</w:t>
      </w:r>
      <w:r>
        <w:t>, who examined CH</w:t>
      </w:r>
      <w:r>
        <w:rPr>
          <w:vertAlign w:val="subscript"/>
        </w:rPr>
        <w:t>4</w:t>
      </w:r>
      <w:r>
        <w:t xml:space="preserve"> generation from petroleum source rock heated under hydrothermal conditions, reveals similar</w:t>
      </w:r>
      <w:r w:rsidR="00144AAB">
        <w:t xml:space="preserve"> thermal maturity</w:t>
      </w:r>
      <w:r>
        <w:t xml:space="preserve"> trends for the extent of CH</w:t>
      </w:r>
      <w:r>
        <w:rPr>
          <w:vertAlign w:val="subscript"/>
        </w:rPr>
        <w:t>4</w:t>
      </w:r>
      <w:r>
        <w:t xml:space="preserve"> deuteration (</w:t>
      </w:r>
      <w:r w:rsidR="000D46E9">
        <w:rPr>
          <w:b/>
        </w:rPr>
        <w:t>Fig. </w:t>
      </w:r>
      <w:ins w:id="104" w:author="Wang, David" w:date="2022-06-21T13:05:00Z">
        <w:r w:rsidR="000F63F6">
          <w:rPr>
            <w:b/>
            <w:noProof/>
          </w:rPr>
          <w:t>5</w:t>
        </w:r>
      </w:ins>
      <w:del w:id="105" w:author="Wang, David" w:date="2022-06-21T13:04:00Z">
        <w:r w:rsidR="001E2B19" w:rsidDel="00E52BB5">
          <w:rPr>
            <w:b/>
            <w:noProof/>
          </w:rPr>
          <w:delText>6</w:delText>
        </w:r>
      </w:del>
      <w:r w:rsidR="000D46E9">
        <w:rPr>
          <w:b/>
        </w:rPr>
        <w:t>A</w:t>
      </w:r>
      <w:r>
        <w:t>).</w:t>
      </w:r>
      <w:r w:rsidR="000D46E9">
        <w:t xml:space="preserve"> </w:t>
      </w:r>
      <w:r w:rsidR="006B1D52">
        <w:t xml:space="preserve"> </w:t>
      </w:r>
      <w:r w:rsidR="006A7E03">
        <w:t xml:space="preserve">Both </w:t>
      </w:r>
      <w:r w:rsidR="0099534A">
        <w:t xml:space="preserve">studies </w:t>
      </w:r>
      <w:r w:rsidR="006A7E03">
        <w:t>yielded methane with an increasing percentage of water-derived hydrogen as thermal maturity increased.</w:t>
      </w:r>
      <w:r w:rsidR="0099534A">
        <w:t xml:space="preserve">  The deuteration vs. maturity trends are sub-parallel to each other</w:t>
      </w:r>
      <w:r w:rsidR="001B72DA">
        <w:t>.  The o</w:t>
      </w:r>
      <w:r w:rsidR="006A7E03">
        <w:t xml:space="preserve">bserved offset </w:t>
      </w:r>
      <w:r w:rsidR="00A82816">
        <w:t xml:space="preserve">between </w:t>
      </w:r>
      <w:r w:rsidR="006A7E03">
        <w:t>the Wei et al.</w:t>
      </w:r>
      <w:r w:rsidR="00A82816">
        <w:t xml:space="preserve"> experimental results and ours </w:t>
      </w:r>
      <w:ins w:id="106" w:author="Wang, David" w:date="2022-07-09T19:57:00Z">
        <w:r w:rsidR="00E22D0B">
          <w:t>(</w:t>
        </w:r>
        <w:r w:rsidR="00E22D0B">
          <w:rPr>
            <w:b/>
            <w:bCs/>
          </w:rPr>
          <w:t>Fig. 5A</w:t>
        </w:r>
        <w:r w:rsidR="00E22D0B">
          <w:t xml:space="preserve">) </w:t>
        </w:r>
      </w:ins>
      <w:r w:rsidR="006A7E03">
        <w:t>is probably due to</w:t>
      </w:r>
      <w:r w:rsidR="00581D19" w:rsidRPr="00581D19">
        <w:t xml:space="preserve"> the</w:t>
      </w:r>
      <w:r w:rsidR="006A7E03">
        <w:t xml:space="preserve"> different source rocks and</w:t>
      </w:r>
      <w:r w:rsidR="004F2F06">
        <w:t xml:space="preserve"> experi</w:t>
      </w:r>
      <w:r w:rsidR="00581D19" w:rsidRPr="00581D19">
        <w:t>mental condi</w:t>
      </w:r>
      <w:r w:rsidR="00253125">
        <w:t>tions,</w:t>
      </w:r>
      <w:r w:rsidR="006A7E03">
        <w:t xml:space="preserve"> including the use of </w:t>
      </w:r>
      <w:r w:rsidR="00581D19" w:rsidRPr="00581D19">
        <w:t>D</w:t>
      </w:r>
      <w:r w:rsidR="00581D19" w:rsidRPr="00253125">
        <w:rPr>
          <w:vertAlign w:val="subscript"/>
        </w:rPr>
        <w:t>2</w:t>
      </w:r>
      <w:r w:rsidR="00581D19" w:rsidRPr="00581D19">
        <w:t>O</w:t>
      </w:r>
      <w:r w:rsidR="00253125">
        <w:t xml:space="preserve"> instead of normal water</w:t>
      </w:r>
      <w:r w:rsidR="006A7E03">
        <w:t xml:space="preserve"> as the aqueous medium in our experiments</w:t>
      </w:r>
      <w:r w:rsidR="00581D19" w:rsidRPr="00581D19">
        <w:t>.</w:t>
      </w:r>
      <w:r w:rsidR="006A7E03">
        <w:t xml:space="preserve">  </w:t>
      </w:r>
      <w:r w:rsidR="00992C05">
        <w:t xml:space="preserve">By </w:t>
      </w:r>
      <w:r w:rsidR="005B383A">
        <w:t>the middle of the oil window</w:t>
      </w:r>
      <w:r w:rsidR="00992C05">
        <w:t xml:space="preserve"> (0.75</w:t>
      </w:r>
      <w:r w:rsidR="00992C05" w:rsidRPr="00992C05">
        <w:t>–</w:t>
      </w:r>
      <w:r w:rsidR="00992C05">
        <w:t>0.9%</w:t>
      </w:r>
      <w:r w:rsidR="00926CB3">
        <w:t xml:space="preserve"> </w:t>
      </w:r>
      <w:r w:rsidR="00926CB3">
        <w:rPr>
          <w:i/>
        </w:rPr>
        <w:t>R</w:t>
      </w:r>
      <w:r w:rsidR="00926CB3">
        <w:rPr>
          <w:vertAlign w:val="subscript"/>
        </w:rPr>
        <w:t>o</w:t>
      </w:r>
      <w:r w:rsidR="00992C05">
        <w:t xml:space="preserve">), methane in both studies contained more than 50% of its hydrogen content derived from water. </w:t>
      </w:r>
    </w:p>
    <w:p w14:paraId="7B8B46F7" w14:textId="0DBABD1E" w:rsidR="00602BDD" w:rsidRPr="00032310" w:rsidRDefault="00602BDD" w:rsidP="001B65C9">
      <w:ins w:id="107" w:author="Wang, David" w:date="2022-06-21T14:32:00Z">
        <w:r>
          <w:t xml:space="preserve">In a differently-constructed study, </w:t>
        </w:r>
        <w:r w:rsidRPr="00602BDD">
          <w:t xml:space="preserve">Dias et al. </w:t>
        </w:r>
      </w:ins>
      <w:ins w:id="108" w:author="Wang, David" w:date="2022-06-21T14:33:00Z">
        <w:r>
          <w:t xml:space="preserve">(2014) </w:t>
        </w:r>
      </w:ins>
      <w:ins w:id="109" w:author="Wang, David" w:date="2022-06-21T14:32:00Z">
        <w:r w:rsidRPr="00602BDD">
          <w:t>evaluated incorporation of aqueous hydrogen into gaseous products during hydrous pyrolysis of</w:t>
        </w:r>
      </w:ins>
      <w:ins w:id="110" w:author="Wang, David" w:date="2022-06-21T14:33:00Z">
        <w:r>
          <w:t xml:space="preserve"> bituminous </w:t>
        </w:r>
      </w:ins>
      <w:ins w:id="111" w:author="Wang, David" w:date="2022-06-21T14:32:00Z">
        <w:r w:rsidRPr="00602BDD">
          <w:t>coal</w:t>
        </w:r>
      </w:ins>
      <w:ins w:id="112" w:author="Wang, David" w:date="2022-06-21T14:33:00Z">
        <w:r>
          <w:t xml:space="preserve"> samples taken from the same coal seam along a transect</w:t>
        </w:r>
      </w:ins>
      <w:ins w:id="113" w:author="Wang, David" w:date="2022-06-21T14:34:00Z">
        <w:r>
          <w:t xml:space="preserve"> at various distances away from an igneous intrusion</w:t>
        </w:r>
      </w:ins>
      <w:ins w:id="114" w:author="Wang, David" w:date="2022-06-21T14:35:00Z">
        <w:r>
          <w:t xml:space="preserve"> (and hence with different initial</w:t>
        </w:r>
      </w:ins>
      <w:ins w:id="115" w:author="Wang, David" w:date="2022-06-21T14:36:00Z">
        <w:r>
          <w:t xml:space="preserve"> </w:t>
        </w:r>
      </w:ins>
      <w:ins w:id="116" w:author="Wang, David" w:date="2022-06-21T14:35:00Z">
        <w:r>
          <w:rPr>
            <w:i/>
          </w:rPr>
          <w:t>R</w:t>
        </w:r>
        <w:r>
          <w:rPr>
            <w:vertAlign w:val="subscript"/>
          </w:rPr>
          <w:t>o</w:t>
        </w:r>
        <w:r>
          <w:t xml:space="preserve"> values </w:t>
        </w:r>
      </w:ins>
      <w:ins w:id="117" w:author="Wang, David" w:date="2022-06-21T14:36:00Z">
        <w:r>
          <w:t>ranging</w:t>
        </w:r>
      </w:ins>
      <w:ins w:id="118" w:author="Wang, David" w:date="2022-06-21T14:35:00Z">
        <w:r>
          <w:t xml:space="preserve"> from 0.5 to</w:t>
        </w:r>
      </w:ins>
      <w:ins w:id="119" w:author="Wang, David" w:date="2022-06-21T14:36:00Z">
        <w:r>
          <w:t xml:space="preserve"> 6.8%</w:t>
        </w:r>
      </w:ins>
      <w:ins w:id="120" w:author="Wang, David" w:date="2022-06-21T14:35:00Z">
        <w:r>
          <w:t>)</w:t>
        </w:r>
      </w:ins>
      <w:ins w:id="121" w:author="Wang, David" w:date="2022-06-21T14:34:00Z">
        <w:r>
          <w:t>.</w:t>
        </w:r>
      </w:ins>
      <w:ins w:id="122" w:author="Wang, David" w:date="2022-06-21T14:37:00Z">
        <w:r w:rsidR="00B039B2">
          <w:t xml:space="preserve">  After hydrous pyrolysis, measured </w:t>
        </w:r>
        <w:r w:rsidR="00B039B2">
          <w:rPr>
            <w:i/>
          </w:rPr>
          <w:t>R</w:t>
        </w:r>
        <w:r w:rsidR="00B039B2">
          <w:rPr>
            <w:vertAlign w:val="subscript"/>
          </w:rPr>
          <w:t>o</w:t>
        </w:r>
        <w:r w:rsidR="00B039B2">
          <w:t xml:space="preserve"> values ranged from 1.4 to 6.9%.</w:t>
        </w:r>
      </w:ins>
      <w:ins w:id="123" w:author="Wang, David" w:date="2022-06-21T14:34:00Z">
        <w:r>
          <w:t xml:space="preserve">  </w:t>
        </w:r>
      </w:ins>
      <w:ins w:id="124" w:author="Wang, David" w:date="2022-06-21T14:35:00Z">
        <w:r>
          <w:t xml:space="preserve">An observed </w:t>
        </w:r>
      </w:ins>
      <w:ins w:id="125" w:author="Wang, David" w:date="2022-06-21T14:38:00Z">
        <w:r w:rsidR="00CE7D53">
          <w:t xml:space="preserve">dependence of </w:t>
        </w:r>
        <w:r w:rsidR="00CE7D53" w:rsidRPr="00CE7D53">
          <w:t xml:space="preserve">δD </w:t>
        </w:r>
        <w:r w:rsidR="00CE7D53">
          <w:t>of CH</w:t>
        </w:r>
        <w:r w:rsidR="00CE7D53">
          <w:rPr>
            <w:vertAlign w:val="subscript"/>
          </w:rPr>
          <w:t>4</w:t>
        </w:r>
        <w:r w:rsidR="00CE7D53">
          <w:t xml:space="preserve"> to </w:t>
        </w:r>
        <w:r w:rsidR="00CE7D53" w:rsidRPr="00CE7D53">
          <w:t>δD</w:t>
        </w:r>
        <w:r w:rsidR="00CE7D53">
          <w:t xml:space="preserve"> of water</w:t>
        </w:r>
      </w:ins>
      <w:ins w:id="126" w:author="Wang, David" w:date="2022-06-21T14:39:00Z">
        <w:r w:rsidR="00CE7D53">
          <w:t xml:space="preserve"> allowed them</w:t>
        </w:r>
      </w:ins>
      <w:ins w:id="127" w:author="Wang, David" w:date="2022-06-21T14:38:00Z">
        <w:r w:rsidR="00CE7D53">
          <w:t xml:space="preserve"> </w:t>
        </w:r>
      </w:ins>
      <w:ins w:id="128" w:author="Wang, David" w:date="2022-06-21T14:32:00Z">
        <w:r w:rsidRPr="00602BDD">
          <w:t>to differentiate native</w:t>
        </w:r>
      </w:ins>
      <w:ins w:id="129" w:author="Wang, David" w:date="2022-06-21T14:40:00Z">
        <w:r w:rsidR="005476FC">
          <w:t xml:space="preserve"> (</w:t>
        </w:r>
        <w:r w:rsidR="00195008">
          <w:t xml:space="preserve">sorbed or </w:t>
        </w:r>
        <w:r w:rsidR="005476FC">
          <w:t>trapped)</w:t>
        </w:r>
      </w:ins>
      <w:ins w:id="130" w:author="Wang, David" w:date="2022-06-21T14:32:00Z">
        <w:r w:rsidRPr="00602BDD">
          <w:t xml:space="preserve"> and</w:t>
        </w:r>
      </w:ins>
      <w:ins w:id="131" w:author="Wang, David" w:date="2022-06-21T14:41:00Z">
        <w:r w:rsidR="00371C75">
          <w:t xml:space="preserve"> newly-</w:t>
        </w:r>
      </w:ins>
      <w:ins w:id="132" w:author="Wang, David" w:date="2022-06-21T14:32:00Z">
        <w:r w:rsidRPr="00602BDD">
          <w:t>generated</w:t>
        </w:r>
      </w:ins>
      <w:ins w:id="133" w:author="Wang, David" w:date="2022-06-21T14:41:00Z">
        <w:r w:rsidR="00371C75">
          <w:t xml:space="preserve"> (via </w:t>
        </w:r>
        <w:r w:rsidR="000B565C">
          <w:t xml:space="preserve">hydrous </w:t>
        </w:r>
        <w:r w:rsidR="00371C75">
          <w:t>pyrolysis)</w:t>
        </w:r>
      </w:ins>
      <w:ins w:id="134" w:author="Wang, David" w:date="2022-06-21T14:32:00Z">
        <w:r w:rsidRPr="00602BDD">
          <w:t xml:space="preserve"> hydrocarbon gases</w:t>
        </w:r>
      </w:ins>
      <w:ins w:id="135" w:author="Wang, David" w:date="2022-06-21T14:39:00Z">
        <w:r w:rsidR="006F00AC">
          <w:t>, with almost all (&gt;90%) of CH</w:t>
        </w:r>
        <w:r w:rsidR="006F00AC">
          <w:rPr>
            <w:vertAlign w:val="subscript"/>
          </w:rPr>
          <w:t>4</w:t>
        </w:r>
        <w:r w:rsidR="006F00AC">
          <w:t xml:space="preserve"> generated from coals with initial </w:t>
        </w:r>
      </w:ins>
      <w:ins w:id="136" w:author="Wang, David" w:date="2022-06-21T14:40:00Z">
        <w:r w:rsidR="006F00AC">
          <w:rPr>
            <w:i/>
            <w:iCs/>
          </w:rPr>
          <w:t>R</w:t>
        </w:r>
        <w:r w:rsidR="006F00AC">
          <w:rPr>
            <w:vertAlign w:val="subscript"/>
          </w:rPr>
          <w:t>o</w:t>
        </w:r>
        <w:r w:rsidR="006F00AC">
          <w:t xml:space="preserve"> &lt; 2.0% </w:t>
        </w:r>
        <w:r w:rsidR="0011130D">
          <w:t>being of newly-generated origin</w:t>
        </w:r>
      </w:ins>
      <w:ins w:id="137" w:author="Wang, David" w:date="2022-06-21T14:32:00Z">
        <w:r w:rsidRPr="00602BDD">
          <w:t>.</w:t>
        </w:r>
      </w:ins>
      <w:ins w:id="138" w:author="Wang, David" w:date="2022-06-21T14:39:00Z">
        <w:r w:rsidR="00CE7D53">
          <w:t xml:space="preserve">  </w:t>
        </w:r>
      </w:ins>
      <w:ins w:id="139" w:author="Wang, David" w:date="2022-06-21T14:42:00Z">
        <w:r w:rsidR="00032310">
          <w:t xml:space="preserve">While </w:t>
        </w:r>
      </w:ins>
      <w:ins w:id="140" w:author="Wang, David" w:date="2022-06-21T14:43:00Z">
        <w:r w:rsidR="00032310">
          <w:t xml:space="preserve">the design of their experiment did not allow for </w:t>
        </w:r>
      </w:ins>
      <w:ins w:id="141" w:author="Wang, David" w:date="2022-06-21T14:42:00Z">
        <w:r w:rsidR="00032310">
          <w:t>quantification of the fractional contribution of water-derived H</w:t>
        </w:r>
      </w:ins>
      <w:ins w:id="142" w:author="Wang, David" w:date="2022-06-21T14:43:00Z">
        <w:r w:rsidR="00032310">
          <w:t xml:space="preserve"> to the hydrogen content</w:t>
        </w:r>
      </w:ins>
      <w:ins w:id="143" w:author="Wang, David" w:date="2022-06-21T14:48:00Z">
        <w:r w:rsidR="000320EE">
          <w:t xml:space="preserve"> (and hence cannot be plotted on Fig. 5A)</w:t>
        </w:r>
      </w:ins>
      <w:ins w:id="144" w:author="Wang, David" w:date="2022-06-21T14:43:00Z">
        <w:r w:rsidR="00032310">
          <w:t xml:space="preserve">, their results are consistent with </w:t>
        </w:r>
      </w:ins>
      <w:ins w:id="145" w:author="Wang, David" w:date="2022-06-21T14:44:00Z">
        <w:r w:rsidR="0013132E">
          <w:t xml:space="preserve">incorporation of </w:t>
        </w:r>
        <w:r w:rsidR="0013132E" w:rsidRPr="0013132E">
          <w:t xml:space="preserve">aqueous hydrogen into </w:t>
        </w:r>
        <w:r w:rsidR="0013132E">
          <w:t>hydrocarbon</w:t>
        </w:r>
        <w:r w:rsidR="0013132E" w:rsidRPr="0013132E">
          <w:t xml:space="preserve"> gases</w:t>
        </w:r>
        <w:r w:rsidR="00F00A69">
          <w:t xml:space="preserve"> generated by maturation of thermally-immature </w:t>
        </w:r>
      </w:ins>
      <w:ins w:id="146" w:author="Wang, David" w:date="2022-06-21T14:45:00Z">
        <w:r w:rsidR="00F00A69">
          <w:t>organic matter</w:t>
        </w:r>
      </w:ins>
      <w:ins w:id="147" w:author="Wang, David" w:date="2022-06-21T14:44:00Z">
        <w:r w:rsidR="0013132E">
          <w:t xml:space="preserve">.  </w:t>
        </w:r>
      </w:ins>
    </w:p>
    <w:p w14:paraId="7DE61333" w14:textId="26CF4F5F" w:rsidR="001B65C9" w:rsidRPr="00DD191D" w:rsidRDefault="00144AAB" w:rsidP="001B65C9">
      <w:pPr>
        <w:rPr>
          <w:b/>
        </w:rPr>
      </w:pPr>
      <w:r>
        <w:t xml:space="preserve">The percentage of methane deuteration as a function </w:t>
      </w:r>
      <w:r w:rsidR="00C57FE9">
        <w:t>of cumulative CH</w:t>
      </w:r>
      <w:r w:rsidR="00C57FE9">
        <w:rPr>
          <w:vertAlign w:val="subscript"/>
        </w:rPr>
        <w:t>4</w:t>
      </w:r>
      <w:r w:rsidR="00C57FE9">
        <w:t xml:space="preserve"> generated is shown in</w:t>
      </w:r>
      <w:r>
        <w:t xml:space="preserve"> </w:t>
      </w:r>
      <w:r w:rsidR="0099534A">
        <w:rPr>
          <w:b/>
        </w:rPr>
        <w:t xml:space="preserve">Fig. </w:t>
      </w:r>
      <w:ins w:id="148" w:author="Wang, David" w:date="2022-06-21T13:05:00Z">
        <w:r w:rsidR="000F63F6">
          <w:rPr>
            <w:b/>
            <w:noProof/>
          </w:rPr>
          <w:t>5</w:t>
        </w:r>
      </w:ins>
      <w:del w:id="149" w:author="Wang, David" w:date="2022-06-21T13:04:00Z">
        <w:r w:rsidR="001E2B19" w:rsidDel="00E52BB5">
          <w:rPr>
            <w:b/>
            <w:noProof/>
          </w:rPr>
          <w:delText>6</w:delText>
        </w:r>
      </w:del>
      <w:r w:rsidR="0099534A">
        <w:rPr>
          <w:b/>
        </w:rPr>
        <w:t>B</w:t>
      </w:r>
      <w:r w:rsidR="0099534A">
        <w:t>.</w:t>
      </w:r>
      <w:r w:rsidR="0099534A" w:rsidRPr="0045429F">
        <w:rPr>
          <w:rStyle w:val="FootnoteReference"/>
        </w:rPr>
        <w:footnoteReference w:id="7"/>
      </w:r>
      <w:r w:rsidR="0099534A">
        <w:t xml:space="preserve"> Because approximately</w:t>
      </w:r>
      <w:r w:rsidR="0099534A" w:rsidRPr="001B65C9">
        <w:t xml:space="preserve"> 100 µmol </w:t>
      </w:r>
      <w:r w:rsidR="0099534A">
        <w:t>of CH</w:t>
      </w:r>
      <w:r w:rsidR="0099534A">
        <w:rPr>
          <w:vertAlign w:val="subscript"/>
        </w:rPr>
        <w:t>4</w:t>
      </w:r>
      <w:r w:rsidR="0099534A">
        <w:t xml:space="preserve"> was</w:t>
      </w:r>
      <w:r w:rsidR="0099534A" w:rsidRPr="001B65C9">
        <w:t xml:space="preserve"> generated</w:t>
      </w:r>
      <w:r w:rsidR="0099534A">
        <w:t xml:space="preserve"> in total</w:t>
      </w:r>
      <w:r w:rsidR="0099534A" w:rsidRPr="001B65C9">
        <w:t xml:space="preserve">, the </w:t>
      </w:r>
      <w:r w:rsidR="0099534A" w:rsidRPr="001B65C9">
        <w:rPr>
          <w:i/>
        </w:rPr>
        <w:t>x</w:t>
      </w:r>
      <w:r w:rsidR="0099534A">
        <w:t>-axis of this panel</w:t>
      </w:r>
      <w:r w:rsidR="0099534A" w:rsidRPr="001B65C9">
        <w:t xml:space="preserve"> can be read as % of cumulative methane generation.  </w:t>
      </w:r>
      <w:r w:rsidR="002A365E">
        <w:t xml:space="preserve">At 50% deuteration, </w:t>
      </w:r>
      <w:del w:id="150" w:author="Wang, David" w:date="2022-06-21T13:43:00Z">
        <w:r w:rsidR="0099534A" w:rsidRPr="001B65C9" w:rsidDel="000E3291">
          <w:delText xml:space="preserve">only </w:delText>
        </w:r>
      </w:del>
      <w:r w:rsidR="0099534A" w:rsidRPr="001B65C9">
        <w:t xml:space="preserve">less than 10% of </w:t>
      </w:r>
      <w:r w:rsidR="00E87169">
        <w:t xml:space="preserve">methane has been generated. </w:t>
      </w:r>
      <w:r w:rsidR="004C69F1">
        <w:t xml:space="preserve"> </w:t>
      </w:r>
      <w:r w:rsidR="00E87169">
        <w:t>S</w:t>
      </w:r>
      <w:r w:rsidR="004C69F1">
        <w:t>tated another way</w:t>
      </w:r>
      <w:r w:rsidR="0099534A" w:rsidRPr="001B65C9">
        <w:t xml:space="preserve">, </w:t>
      </w:r>
      <w:r w:rsidR="00874826">
        <w:lastRenderedPageBreak/>
        <w:t xml:space="preserve">for </w:t>
      </w:r>
      <w:r w:rsidR="0099534A" w:rsidRPr="001B65C9">
        <w:t xml:space="preserve">90% of </w:t>
      </w:r>
      <w:r w:rsidR="00874826">
        <w:t xml:space="preserve">the </w:t>
      </w:r>
      <w:r w:rsidR="006426FB">
        <w:t>total</w:t>
      </w:r>
      <w:r w:rsidR="00CD5563">
        <w:t xml:space="preserve"> </w:t>
      </w:r>
      <w:r w:rsidR="00874826">
        <w:t xml:space="preserve">methane </w:t>
      </w:r>
      <w:r w:rsidR="00982753">
        <w:t>generated in the experiment</w:t>
      </w:r>
      <w:r w:rsidR="00874826">
        <w:t xml:space="preserve">, more than </w:t>
      </w:r>
      <w:r w:rsidR="004C69F1">
        <w:t>half</w:t>
      </w:r>
      <w:r w:rsidR="0099534A" w:rsidRPr="001B65C9">
        <w:t xml:space="preserve"> </w:t>
      </w:r>
      <w:r w:rsidR="00874826">
        <w:t xml:space="preserve">of </w:t>
      </w:r>
      <w:r w:rsidR="00E87169">
        <w:t>its</w:t>
      </w:r>
      <w:r w:rsidR="00874826">
        <w:t xml:space="preserve"> </w:t>
      </w:r>
      <w:r w:rsidR="00EB5850">
        <w:t>H</w:t>
      </w:r>
      <w:r w:rsidR="002A365E">
        <w:t xml:space="preserve"> content</w:t>
      </w:r>
      <w:r w:rsidR="0099534A" w:rsidRPr="001B65C9">
        <w:t xml:space="preserve"> </w:t>
      </w:r>
      <w:r w:rsidR="00E27EB8">
        <w:t>comes</w:t>
      </w:r>
      <w:r w:rsidR="0099534A" w:rsidRPr="001B65C9">
        <w:t xml:space="preserve"> from water.</w:t>
      </w:r>
      <w:r w:rsidR="00782951">
        <w:t xml:space="preserve">  From </w:t>
      </w:r>
      <w:r w:rsidR="00782951" w:rsidRPr="00ED6AD8">
        <w:rPr>
          <w:b/>
        </w:rPr>
        <w:t>Fig. </w:t>
      </w:r>
      <w:ins w:id="151" w:author="Wang, David" w:date="2022-06-21T13:05:00Z">
        <w:r w:rsidR="000F63F6">
          <w:rPr>
            <w:b/>
            <w:noProof/>
          </w:rPr>
          <w:t>4</w:t>
        </w:r>
      </w:ins>
      <w:del w:id="152" w:author="Wang, David" w:date="2022-06-21T13:04:00Z">
        <w:r w:rsidR="001E2B19" w:rsidDel="00E52BB5">
          <w:rPr>
            <w:b/>
            <w:noProof/>
          </w:rPr>
          <w:delText>5</w:delText>
        </w:r>
      </w:del>
      <w:r w:rsidR="00782951">
        <w:rPr>
          <w:b/>
        </w:rPr>
        <w:t>A</w:t>
      </w:r>
      <w:r w:rsidR="00782951">
        <w:t xml:space="preserve">, the fully-deuterated isotopologue </w:t>
      </w:r>
      <w:r w:rsidR="001B65C9">
        <w:t>CD</w:t>
      </w:r>
      <w:r w:rsidR="001B65C9">
        <w:rPr>
          <w:vertAlign w:val="subscript"/>
        </w:rPr>
        <w:t>4</w:t>
      </w:r>
      <w:r w:rsidR="001B65C9">
        <w:t xml:space="preserve"> predominates towards the end of the experiment (time points #7</w:t>
      </w:r>
      <w:r w:rsidR="001B65C9" w:rsidRPr="001B65C9">
        <w:t>–</w:t>
      </w:r>
      <w:r w:rsidR="001B65C9">
        <w:t>9)</w:t>
      </w:r>
      <w:r w:rsidR="00782951">
        <w:t>.  These late time points</w:t>
      </w:r>
      <w:r w:rsidR="001B65C9">
        <w:t xml:space="preserve"> </w:t>
      </w:r>
      <w:r w:rsidR="00782951">
        <w:t>mark</w:t>
      </w:r>
      <w:r w:rsidR="001B65C9">
        <w:t xml:space="preserve"> the end of the oil window (EASY%Ro between 0.9 and 1.3%)</w:t>
      </w:r>
      <w:r w:rsidR="001B65C9">
        <w:rPr>
          <w:b/>
        </w:rPr>
        <w:t xml:space="preserve"> </w:t>
      </w:r>
      <w:r w:rsidR="001B65C9" w:rsidRPr="00CA29BF">
        <w:t>(</w:t>
      </w:r>
      <w:r w:rsidR="001B65C9">
        <w:rPr>
          <w:b/>
        </w:rPr>
        <w:t>Fig. </w:t>
      </w:r>
      <w:ins w:id="153" w:author="Wang, David" w:date="2022-06-21T13:05:00Z">
        <w:r w:rsidR="000F63F6">
          <w:rPr>
            <w:b/>
            <w:noProof/>
          </w:rPr>
          <w:t>5</w:t>
        </w:r>
      </w:ins>
      <w:del w:id="154" w:author="Wang, David" w:date="2022-06-21T13:04:00Z">
        <w:r w:rsidR="001E2B19" w:rsidDel="00E52BB5">
          <w:rPr>
            <w:b/>
            <w:noProof/>
          </w:rPr>
          <w:delText>6</w:delText>
        </w:r>
      </w:del>
      <w:r w:rsidR="001B65C9">
        <w:rPr>
          <w:b/>
        </w:rPr>
        <w:t>A</w:t>
      </w:r>
      <w:r w:rsidR="001B65C9">
        <w:t>)</w:t>
      </w:r>
      <w:r w:rsidR="00D55F45">
        <w:t>, suggesting that the immediate precursors of methane have already fully-exchan</w:t>
      </w:r>
      <w:r w:rsidR="00F945BD">
        <w:t>ged their hydrogens with water.  T</w:t>
      </w:r>
      <w:r w:rsidR="00D55F45">
        <w:t xml:space="preserve">he fourth (capping) H in methane </w:t>
      </w:r>
      <w:r w:rsidR="00F945BD">
        <w:t xml:space="preserve">may come directly from </w:t>
      </w:r>
      <w:r w:rsidR="00D55F45">
        <w:t>water</w:t>
      </w:r>
      <w:r w:rsidR="00F945BD">
        <w:t xml:space="preserve"> or may be abstracted from deuterated kerogen</w:t>
      </w:r>
      <w:r w:rsidR="00B90011">
        <w:t xml:space="preserve"> </w:t>
      </w:r>
      <w:r w:rsidR="00B90011" w:rsidRPr="00B90011">
        <w:rPr>
          <w:rFonts w:cs="Times New Roman"/>
        </w:rPr>
        <w:t>(Dong et al., 2021)</w:t>
      </w:r>
      <w:r w:rsidR="001B65C9">
        <w:t xml:space="preserve">. </w:t>
      </w:r>
    </w:p>
    <w:p w14:paraId="5C9DA958" w14:textId="75CEDFFF" w:rsidR="005B7361" w:rsidRDefault="00AA2707" w:rsidP="005B7361">
      <w:pPr>
        <w:pStyle w:val="Heading2"/>
      </w:pPr>
      <w:r>
        <w:t>I</w:t>
      </w:r>
      <w:r w:rsidR="005B7361">
        <w:t>nterpretation of D/H and clumped isotope signatures of</w:t>
      </w:r>
      <w:r w:rsidR="00867AF3">
        <w:t xml:space="preserve"> thermogenic</w:t>
      </w:r>
      <w:r w:rsidR="005B7361">
        <w:t xml:space="preserve"> CH</w:t>
      </w:r>
      <w:r w:rsidR="005B7361">
        <w:rPr>
          <w:vertAlign w:val="subscript"/>
        </w:rPr>
        <w:t>4</w:t>
      </w:r>
    </w:p>
    <w:p w14:paraId="379E82AD" w14:textId="254A8BA7" w:rsidR="00E73511" w:rsidRPr="00B2129D" w:rsidRDefault="00D1464E" w:rsidP="00557B6D">
      <w:pPr>
        <w:rPr>
          <w:lang w:val="es-ES"/>
        </w:rPr>
      </w:pPr>
      <w:r>
        <w:t xml:space="preserve">Efforts to understand the D/H ratios of natural gas hydrocarbons have generally been </w:t>
      </w:r>
      <w:r w:rsidR="002F6F67">
        <w:t>focused on</w:t>
      </w:r>
      <w:r>
        <w:t xml:space="preserve"> determining the influence of thermal maturity,</w:t>
      </w:r>
      <w:r w:rsidR="000817A0">
        <w:t xml:space="preserve"> organic-inorganic interactions,</w:t>
      </w:r>
      <w:r>
        <w:t xml:space="preserve"> catalysts, and/or biological processes on the fractionation of hydroge</w:t>
      </w:r>
      <w:r w:rsidR="008B4856">
        <w:t>n isotopes in these molecules during their generation</w:t>
      </w:r>
      <w:r w:rsidR="000817A0">
        <w:t>, alteration,</w:t>
      </w:r>
      <w:r w:rsidR="008B4856">
        <w:t xml:space="preserve"> and/or destruction</w:t>
      </w:r>
      <w:r w:rsidR="003412CB">
        <w:t xml:space="preserve"> in</w:t>
      </w:r>
      <w:r w:rsidR="005C0B72">
        <w:t xml:space="preserve"> source rocks and reservoirs of</w:t>
      </w:r>
      <w:r w:rsidR="003412CB">
        <w:t xml:space="preserve"> sedimentary basins</w:t>
      </w:r>
      <w:r w:rsidR="008B4856">
        <w:t xml:space="preserve">.  </w:t>
      </w:r>
      <w:r>
        <w:t xml:space="preserve"> </w:t>
      </w:r>
      <w:r w:rsidR="002F6F67">
        <w:t xml:space="preserve">There exist </w:t>
      </w:r>
      <w:r w:rsidR="001B17F4">
        <w:t>multiple</w:t>
      </w:r>
      <w:r w:rsidR="002F6F67">
        <w:t xml:space="preserve"> examples of</w:t>
      </w:r>
      <w:r w:rsidR="00583F8A">
        <w:t xml:space="preserve"> </w:t>
      </w:r>
      <w:r w:rsidR="00B206EE">
        <w:t>quantitatively-based numerical models</w:t>
      </w:r>
      <w:r w:rsidR="00E73511">
        <w:t xml:space="preserve"> </w:t>
      </w:r>
      <w:r w:rsidR="00843192">
        <w:t xml:space="preserve">for predicting </w:t>
      </w:r>
      <w:r w:rsidR="00843192" w:rsidRPr="00F12B13">
        <w:t>δD</w:t>
      </w:r>
      <w:r w:rsidR="00843192">
        <w:t xml:space="preserve"> values of natural gases, </w:t>
      </w:r>
      <w:r w:rsidR="001B17F4">
        <w:t xml:space="preserve">each </w:t>
      </w:r>
      <w:r w:rsidR="002F6F67">
        <w:t xml:space="preserve">grounded in different levels of theory </w:t>
      </w:r>
      <w:r w:rsidR="003E3697">
        <w:t>or</w:t>
      </w:r>
      <w:r w:rsidR="002F6F67">
        <w:t xml:space="preserve"> empiricism</w:t>
      </w:r>
      <w:r w:rsidR="00E73511">
        <w:t xml:space="preserve"> </w:t>
      </w:r>
      <w:r w:rsidR="000E4E46" w:rsidRPr="000E4E46">
        <w:rPr>
          <w:rFonts w:cs="Times New Roman"/>
          <w:lang w:val="es-ES"/>
        </w:rPr>
        <w:t>(Sackett, 1978; Berner et al., 1995; Clayton, 2003; Tang et al., 2005; Lu et al., 2011, 2021; Ni et al., 2011, 2012)</w:t>
      </w:r>
      <w:r w:rsidR="001E762F" w:rsidRPr="00B2129D">
        <w:rPr>
          <w:lang w:val="es-ES"/>
        </w:rPr>
        <w:t>.</w:t>
      </w:r>
    </w:p>
    <w:p w14:paraId="21F90691" w14:textId="119E14B9" w:rsidR="00FA05B0" w:rsidRDefault="00F12B13" w:rsidP="00557B6D">
      <w:r>
        <w:t>Correct i</w:t>
      </w:r>
      <w:r w:rsidRPr="00F12B13">
        <w:t>nterpretation of δD values and c</w:t>
      </w:r>
      <w:r>
        <w:t>lumped isotope signatures of CH</w:t>
      </w:r>
      <w:r>
        <w:rPr>
          <w:vertAlign w:val="subscript"/>
        </w:rPr>
        <w:t>4</w:t>
      </w:r>
      <w:r w:rsidR="005E4212">
        <w:t xml:space="preserve"> depends</w:t>
      </w:r>
      <w:r>
        <w:t xml:space="preserve"> on</w:t>
      </w:r>
      <w:r w:rsidR="005E4212">
        <w:t xml:space="preserve"> </w:t>
      </w:r>
      <w:r>
        <w:t xml:space="preserve">understanding the </w:t>
      </w:r>
      <w:r w:rsidR="007A2492">
        <w:t>relative kinetics of</w:t>
      </w:r>
      <w:r w:rsidR="00BF5F0A">
        <w:t xml:space="preserve"> (</w:t>
      </w:r>
      <w:r w:rsidR="00BF5F0A">
        <w:rPr>
          <w:i/>
        </w:rPr>
        <w:t>a</w:t>
      </w:r>
      <w:r w:rsidR="00BF5F0A">
        <w:t>)</w:t>
      </w:r>
      <w:r w:rsidR="007A2492">
        <w:t xml:space="preserve"> </w:t>
      </w:r>
      <w:r w:rsidR="00F3059E">
        <w:t>methane generation</w:t>
      </w:r>
      <w:r w:rsidR="00D4703D">
        <w:t xml:space="preserve"> from kerogen maturation or cracking</w:t>
      </w:r>
      <w:r w:rsidR="00B72E04">
        <w:t xml:space="preserve"> of high</w:t>
      </w:r>
      <w:r w:rsidR="00FE4DA9">
        <w:t>-</w:t>
      </w:r>
      <w:r w:rsidR="00B72E04">
        <w:t>molecular weight hydrocarbons</w:t>
      </w:r>
      <w:r w:rsidR="00EC5AD3">
        <w:t>;</w:t>
      </w:r>
      <w:r w:rsidR="00F3059E">
        <w:t xml:space="preserve"> </w:t>
      </w:r>
      <w:r w:rsidR="00BF5F0A">
        <w:t>(</w:t>
      </w:r>
      <w:r w:rsidR="00BF5F0A" w:rsidRPr="00BF5F0A">
        <w:rPr>
          <w:i/>
        </w:rPr>
        <w:t>b</w:t>
      </w:r>
      <w:r w:rsidR="00BF5F0A">
        <w:t>)</w:t>
      </w:r>
      <w:r w:rsidR="00EC5AD3">
        <w:t xml:space="preserve"> </w:t>
      </w:r>
      <w:r w:rsidR="007A2492">
        <w:t>hydrogen exchange</w:t>
      </w:r>
      <w:r w:rsidR="00EC5AD3">
        <w:t xml:space="preserve"> of</w:t>
      </w:r>
      <w:r w:rsidR="003221B8">
        <w:t xml:space="preserve"> methane precursor molecules</w:t>
      </w:r>
      <w:r w:rsidR="00EC5AD3">
        <w:t xml:space="preserve"> with other organic molecules and/or water;</w:t>
      </w:r>
      <w:r w:rsidR="00F3059E">
        <w:t xml:space="preserve"> and (</w:t>
      </w:r>
      <w:r w:rsidR="00F3059E">
        <w:rPr>
          <w:i/>
        </w:rPr>
        <w:t>c</w:t>
      </w:r>
      <w:r w:rsidR="00F3059E">
        <w:t xml:space="preserve">) </w:t>
      </w:r>
      <w:r w:rsidR="003221B8">
        <w:t xml:space="preserve">direct or indirect </w:t>
      </w:r>
      <w:r w:rsidR="00F3059E">
        <w:t>hydrogen exchange between CH</w:t>
      </w:r>
      <w:r w:rsidR="00F3059E">
        <w:rPr>
          <w:vertAlign w:val="subscript"/>
        </w:rPr>
        <w:t>4</w:t>
      </w:r>
      <w:r w:rsidR="00F3059E">
        <w:t xml:space="preserve"> and H</w:t>
      </w:r>
      <w:r w:rsidR="00F3059E">
        <w:rPr>
          <w:vertAlign w:val="subscript"/>
        </w:rPr>
        <w:t>2</w:t>
      </w:r>
      <w:r w:rsidR="00F3059E">
        <w:t>O</w:t>
      </w:r>
      <w:r w:rsidR="00995F99">
        <w:t xml:space="preserve"> in the various</w:t>
      </w:r>
      <w:r w:rsidR="00934348">
        <w:t xml:space="preserve"> rock</w:t>
      </w:r>
      <w:r w:rsidR="00995F99">
        <w:t xml:space="preserve"> elements of a petroleum system</w:t>
      </w:r>
      <w:r>
        <w:t>.</w:t>
      </w:r>
      <w:r w:rsidR="00BF5F0A">
        <w:t xml:space="preserve">  </w:t>
      </w:r>
      <w:r w:rsidR="00FA05B0">
        <w:t xml:space="preserve">Timescales of all of these processes range between years to tens of </w:t>
      </w:r>
      <w:r w:rsidR="001E69F3">
        <w:t>billions</w:t>
      </w:r>
      <w:r w:rsidR="00FA05B0">
        <w:t xml:space="preserve"> of years at the peak </w:t>
      </w:r>
      <w:r w:rsidR="001E69F3">
        <w:t>hydrocarbon</w:t>
      </w:r>
      <w:r w:rsidR="00FA05B0">
        <w:t xml:space="preserve">-generating temperatures of 100 to 200 </w:t>
      </w:r>
      <w:r w:rsidR="00FA05B0" w:rsidRPr="00BF5F0A">
        <w:t>°C</w:t>
      </w:r>
      <w:r w:rsidR="00304544">
        <w:t>, hence the relative importance of these three processes broadly governs the amount of organic-derived and water-derived H in CH</w:t>
      </w:r>
      <w:r w:rsidR="00304544">
        <w:rPr>
          <w:vertAlign w:val="subscript"/>
        </w:rPr>
        <w:t>4</w:t>
      </w:r>
      <w:r w:rsidR="00304544">
        <w:t xml:space="preserve">.  </w:t>
      </w:r>
      <w:r w:rsidR="00484788">
        <w:t xml:space="preserve">These three processes are </w:t>
      </w:r>
      <w:r w:rsidR="0031333E">
        <w:t>evaluated</w:t>
      </w:r>
      <w:r w:rsidR="00484788">
        <w:t xml:space="preserve"> separately here with respect to the experimental results</w:t>
      </w:r>
      <w:r w:rsidR="00304544">
        <w:t xml:space="preserve"> and how they apply to the interpretation of isotope and isotopologue ratios of CH</w:t>
      </w:r>
      <w:r w:rsidR="00304544">
        <w:rPr>
          <w:vertAlign w:val="subscript"/>
        </w:rPr>
        <w:t>4</w:t>
      </w:r>
      <w:r w:rsidR="00484788">
        <w:t xml:space="preserve">. </w:t>
      </w:r>
    </w:p>
    <w:p w14:paraId="6E7DB3C9" w14:textId="4021EB44" w:rsidR="00304544" w:rsidRDefault="006A7A8B" w:rsidP="00304544">
      <w:pPr>
        <w:pStyle w:val="Heading3"/>
      </w:pPr>
      <w:r>
        <w:t>Fractionation and inheritance during m</w:t>
      </w:r>
      <w:r w:rsidR="00304544">
        <w:t>ethane generation</w:t>
      </w:r>
    </w:p>
    <w:p w14:paraId="51E5D257" w14:textId="7DEB4CFC" w:rsidR="004B1191" w:rsidRPr="004B1191" w:rsidRDefault="00DF651F" w:rsidP="004B1191">
      <w:r>
        <w:t>M</w:t>
      </w:r>
      <w:r w:rsidR="00C76663">
        <w:t xml:space="preserve">ethane is generated directly </w:t>
      </w:r>
      <w:r>
        <w:t>during catagenesis via</w:t>
      </w:r>
      <w:r w:rsidR="008A05FB">
        <w:t xml:space="preserve"> </w:t>
      </w:r>
      <w:r w:rsidR="00FE4DA9">
        <w:t>cleavage</w:t>
      </w:r>
      <w:r w:rsidR="008A05FB">
        <w:t xml:space="preserve"> of methyl groups from</w:t>
      </w:r>
      <w:r w:rsidR="00C76663">
        <w:t xml:space="preserve"> kerogen</w:t>
      </w:r>
      <w:r w:rsidR="00AB14F2">
        <w:t xml:space="preserve"> or bitumen</w:t>
      </w:r>
      <w:r w:rsidR="008F2795">
        <w:t xml:space="preserve"> in source rocks</w:t>
      </w:r>
      <w:r w:rsidR="00184774">
        <w:t>.  It is also</w:t>
      </w:r>
      <w:r w:rsidR="00475BB9">
        <w:t xml:space="preserve"> produced</w:t>
      </w:r>
      <w:r>
        <w:t xml:space="preserve"> </w:t>
      </w:r>
      <w:r w:rsidR="00475BB9">
        <w:t xml:space="preserve">as a product of the thermal destruction of </w:t>
      </w:r>
      <w:r w:rsidR="00C76663">
        <w:t xml:space="preserve">high- and low-molecular weight </w:t>
      </w:r>
      <w:r w:rsidR="002D0662">
        <w:t xml:space="preserve">free or bound </w:t>
      </w:r>
      <w:r w:rsidR="00C76663">
        <w:t>hydrocarbons</w:t>
      </w:r>
      <w:r>
        <w:t xml:space="preserve">, </w:t>
      </w:r>
      <w:r w:rsidR="000D2CA4">
        <w:t xml:space="preserve">low-molecular weight </w:t>
      </w:r>
      <w:r>
        <w:t>organic acids,</w:t>
      </w:r>
      <w:r w:rsidR="00C76663">
        <w:t xml:space="preserve"> and other organic molecules</w:t>
      </w:r>
      <w:r>
        <w:t xml:space="preserve"> in source rocks and/or high-temperature reservoirs</w:t>
      </w:r>
      <w:r w:rsidR="00C76663">
        <w:t xml:space="preserve">.  </w:t>
      </w:r>
      <w:r w:rsidR="000D3092">
        <w:t>Thermogenic methane</w:t>
      </w:r>
      <w:r w:rsidR="00734938">
        <w:t xml:space="preserve"> production </w:t>
      </w:r>
      <w:del w:id="155" w:author="Wang, David" w:date="2022-07-09T19:58:00Z">
        <w:r w:rsidR="00734938" w:rsidDel="00CC52CE">
          <w:delText xml:space="preserve">occurs </w:delText>
        </w:r>
      </w:del>
      <w:ins w:id="156" w:author="Wang, David" w:date="2022-07-09T19:58:00Z">
        <w:r w:rsidR="00CC52CE">
          <w:t xml:space="preserve">has been reported </w:t>
        </w:r>
      </w:ins>
      <w:r w:rsidR="00734938">
        <w:t>over a very wide range of temperatures, with some reports of commercial volumes of thermogenic natural gas generated at temperatures</w:t>
      </w:r>
      <w:r w:rsidR="008F17BF">
        <w:t xml:space="preserve"> lower than 8</w:t>
      </w:r>
      <w:r w:rsidR="00057003">
        <w:t>6</w:t>
      </w:r>
      <w:r w:rsidR="008F17BF">
        <w:t xml:space="preserve"> </w:t>
      </w:r>
      <w:r w:rsidR="008F17BF" w:rsidRPr="00BF5F0A">
        <w:t>°C</w:t>
      </w:r>
      <w:r w:rsidR="00005DB1">
        <w:t xml:space="preserve"> </w:t>
      </w:r>
      <w:r w:rsidR="00005DB1" w:rsidRPr="00005DB1">
        <w:rPr>
          <w:rFonts w:cs="Times New Roman"/>
        </w:rPr>
        <w:t>(Laplante, 1974)</w:t>
      </w:r>
      <w:r w:rsidR="00E83C76">
        <w:t>, perhaps even</w:t>
      </w:r>
      <w:r w:rsidR="00734938">
        <w:t xml:space="preserve"> lower than 62 </w:t>
      </w:r>
      <w:r w:rsidR="00734938" w:rsidRPr="00BF5F0A">
        <w:t>°C</w:t>
      </w:r>
      <w:r w:rsidR="00734938">
        <w:t xml:space="preserve"> </w:t>
      </w:r>
      <w:r w:rsidR="00734938" w:rsidRPr="00734938">
        <w:rPr>
          <w:rFonts w:cs="Times New Roman"/>
        </w:rPr>
        <w:t>(Rowe and Muehlenbachs, 1999)</w:t>
      </w:r>
      <w:r w:rsidR="00734938">
        <w:t>.</w:t>
      </w:r>
      <w:r w:rsidR="00FE4DA9">
        <w:t xml:space="preserve">  </w:t>
      </w:r>
      <w:r w:rsidR="00B95367">
        <w:t xml:space="preserve">Thermal maturities of corresponding source rocks </w:t>
      </w:r>
      <w:r w:rsidR="00940A2B">
        <w:t xml:space="preserve">of putative low-temperature hydrocarbon gases </w:t>
      </w:r>
      <w:r w:rsidR="004354A3">
        <w:t>and condensates were</w:t>
      </w:r>
      <w:r w:rsidR="00B95367">
        <w:t xml:space="preserve"> </w:t>
      </w:r>
      <w:r w:rsidR="001F724F">
        <w:t xml:space="preserve">estimated </w:t>
      </w:r>
      <w:r w:rsidR="004354A3">
        <w:t>to be as low as</w:t>
      </w:r>
      <w:r w:rsidR="00B95367">
        <w:t xml:space="preserve"> </w:t>
      </w:r>
      <w:r w:rsidR="001F724F">
        <w:t>~0.25 to 0.4%</w:t>
      </w:r>
      <w:r w:rsidR="00B95367" w:rsidRPr="00B95367">
        <w:t xml:space="preserve"> </w:t>
      </w:r>
      <w:r w:rsidR="00B95367" w:rsidRPr="00EC732B">
        <w:rPr>
          <w:i/>
        </w:rPr>
        <w:t>R</w:t>
      </w:r>
      <w:r w:rsidR="00B95367">
        <w:rPr>
          <w:vertAlign w:val="subscript"/>
        </w:rPr>
        <w:t>o</w:t>
      </w:r>
      <w:r w:rsidR="00EC732B">
        <w:t>-equivalent</w:t>
      </w:r>
      <w:r w:rsidR="00E83C76">
        <w:t xml:space="preserve"> </w:t>
      </w:r>
      <w:r w:rsidR="000E4E46" w:rsidRPr="000E4E46">
        <w:rPr>
          <w:rFonts w:cs="Times New Roman"/>
        </w:rPr>
        <w:t>(Laplante, 1974; Stahl, 1977; Purcell et al., 1979; Connan and Cassou, 1980; Snowdon, 1980; Jenden et al., 1993; Muscio et al., 1994; Rowe and Muehlenbachs, 1999; Ramaswamy, 2002)</w:t>
      </w:r>
      <w:r w:rsidR="00FC395B">
        <w:t xml:space="preserve">.  </w:t>
      </w:r>
      <w:r w:rsidR="000F12AE">
        <w:t>K</w:t>
      </w:r>
      <w:r w:rsidR="00FE4DA9">
        <w:t xml:space="preserve">erogen </w:t>
      </w:r>
      <w:r w:rsidR="009B0D64">
        <w:t xml:space="preserve">moieties </w:t>
      </w:r>
      <w:r w:rsidR="0078015A">
        <w:t>will</w:t>
      </w:r>
      <w:r w:rsidR="000F12AE">
        <w:t xml:space="preserve"> </w:t>
      </w:r>
      <w:r w:rsidR="00B95367">
        <w:t xml:space="preserve">not </w:t>
      </w:r>
      <w:r w:rsidR="0078015A">
        <w:t xml:space="preserve">have </w:t>
      </w:r>
      <w:r w:rsidR="00B95367">
        <w:t>undergone much D/H exchange</w:t>
      </w:r>
      <w:r w:rsidR="000F12AE">
        <w:t xml:space="preserve"> at these low thermal maturities</w:t>
      </w:r>
      <w:r w:rsidR="00B95367">
        <w:t xml:space="preserve"> </w:t>
      </w:r>
      <w:r w:rsidR="000E4E46" w:rsidRPr="000E4E46">
        <w:rPr>
          <w:rFonts w:cs="Times New Roman"/>
        </w:rPr>
        <w:t>(Dawson et al., 2005; Maslen et al., 2012; Vinnichenko et al., 2021)</w:t>
      </w:r>
      <w:r w:rsidR="000F12AE">
        <w:t>, and thus CH</w:t>
      </w:r>
      <w:r w:rsidR="000F12AE">
        <w:rPr>
          <w:vertAlign w:val="subscript"/>
        </w:rPr>
        <w:t>4</w:t>
      </w:r>
      <w:r w:rsidR="000F12AE">
        <w:t xml:space="preserve"> generated </w:t>
      </w:r>
      <w:r w:rsidR="009B0D64">
        <w:t xml:space="preserve">from immature or marginally-mature source rocks </w:t>
      </w:r>
      <w:r w:rsidR="000F12AE">
        <w:t xml:space="preserve">will partially inherit its hydrogen </w:t>
      </w:r>
      <w:r w:rsidR="00B9376B">
        <w:t>and their corresponding C</w:t>
      </w:r>
      <w:r w:rsidR="00B9376B" w:rsidRPr="00B9376B">
        <w:t>–</w:t>
      </w:r>
      <w:r w:rsidR="00B9376B">
        <w:t>H linkages</w:t>
      </w:r>
      <w:r w:rsidR="00B9376B" w:rsidRPr="00B9376B">
        <w:t xml:space="preserve"> </w:t>
      </w:r>
      <w:r w:rsidR="000F12AE">
        <w:t>from the precursor</w:t>
      </w:r>
      <w:r w:rsidR="009B0D64">
        <w:t xml:space="preserve"> organic matter</w:t>
      </w:r>
      <w:r w:rsidR="00FC395B">
        <w:t xml:space="preserve">. </w:t>
      </w:r>
      <w:r w:rsidR="004B1191">
        <w:t xml:space="preserve"> Since methyl groups of wood (and presumably other </w:t>
      </w:r>
      <w:r w:rsidR="00FD07E6">
        <w:t xml:space="preserve">naturally-occurring </w:t>
      </w:r>
      <w:r w:rsidR="004B1191">
        <w:t xml:space="preserve">organic </w:t>
      </w:r>
      <w:r w:rsidR="006D375C">
        <w:t>matter</w:t>
      </w:r>
      <w:r w:rsidR="004B1191">
        <w:t xml:space="preserve">) </w:t>
      </w:r>
      <w:r w:rsidR="00FD07E6">
        <w:t>carry</w:t>
      </w:r>
      <w:r w:rsidR="004B1191">
        <w:t xml:space="preserve"> clumped isotope values </w:t>
      </w:r>
      <w:r w:rsidR="00FD07E6">
        <w:t>that deviate from equilibrium</w:t>
      </w:r>
      <w:r w:rsidR="00005DB1">
        <w:t xml:space="preserve"> </w:t>
      </w:r>
      <w:r w:rsidR="00005DB1" w:rsidRPr="00005DB1">
        <w:rPr>
          <w:rFonts w:cs="Times New Roman"/>
        </w:rPr>
        <w:t>(Lloyd et al., 2021)</w:t>
      </w:r>
      <w:r w:rsidR="004B1191">
        <w:t xml:space="preserve">, </w:t>
      </w:r>
      <w:r w:rsidR="00D81C86">
        <w:t xml:space="preserve">and because equilibrium methyl group clumping values </w:t>
      </w:r>
      <w:r w:rsidR="00742659">
        <w:t>[</w:t>
      </w:r>
      <w:r w:rsidR="00742659" w:rsidRPr="00D81C86">
        <w:t>Δ</w:t>
      </w:r>
      <w:r w:rsidR="00742659">
        <w:t>(</w:t>
      </w:r>
      <w:r w:rsidR="00742659">
        <w:rPr>
          <w:vertAlign w:val="superscript"/>
        </w:rPr>
        <w:t>13</w:t>
      </w:r>
      <w:r w:rsidR="00742659">
        <w:t>CH</w:t>
      </w:r>
      <w:r w:rsidR="00742659">
        <w:rPr>
          <w:vertAlign w:val="subscript"/>
        </w:rPr>
        <w:t>2</w:t>
      </w:r>
      <w:r w:rsidR="00742659">
        <w:t>D</w:t>
      </w:r>
      <w:r w:rsidR="00742659" w:rsidRPr="00D81C86">
        <w:t>–</w:t>
      </w:r>
      <w:r w:rsidR="00742659">
        <w:t>R)</w:t>
      </w:r>
      <w:r w:rsidR="008C2283">
        <w:t xml:space="preserve"> values</w:t>
      </w:r>
      <w:r w:rsidR="00742659">
        <w:t xml:space="preserve">] </w:t>
      </w:r>
      <w:r w:rsidR="00D81C86">
        <w:t xml:space="preserve">are quite similar to </w:t>
      </w:r>
      <w:r w:rsidR="00D81C86" w:rsidRPr="00D81C86">
        <w:t>Δ</w:t>
      </w:r>
      <w:r w:rsidR="00D81C86">
        <w:rPr>
          <w:vertAlign w:val="superscript"/>
        </w:rPr>
        <w:t>13</w:t>
      </w:r>
      <w:r w:rsidR="00D81C86">
        <w:t>CH</w:t>
      </w:r>
      <w:r w:rsidR="00D81C86">
        <w:rPr>
          <w:vertAlign w:val="subscript"/>
        </w:rPr>
        <w:t>3</w:t>
      </w:r>
      <w:r w:rsidR="00D81C86">
        <w:t>D values of CH</w:t>
      </w:r>
      <w:r w:rsidR="00D81C86">
        <w:rPr>
          <w:vertAlign w:val="subscript"/>
        </w:rPr>
        <w:softHyphen/>
        <w:t>4</w:t>
      </w:r>
      <w:r w:rsidR="00D81C86">
        <w:softHyphen/>
        <w:t xml:space="preserve"> at these temperatures</w:t>
      </w:r>
      <w:r w:rsidR="00B46440">
        <w:t xml:space="preserve"> </w:t>
      </w:r>
      <w:r w:rsidR="00005DB1" w:rsidRPr="00005DB1">
        <w:rPr>
          <w:rFonts w:cs="Times New Roman"/>
        </w:rPr>
        <w:t>(within several tenths of a permil; Wang et al., 2015; Lloyd et al., 2021)</w:t>
      </w:r>
      <w:r w:rsidR="006D375C">
        <w:t>,</w:t>
      </w:r>
      <w:r w:rsidR="00D81C86">
        <w:t xml:space="preserve"> </w:t>
      </w:r>
      <w:r w:rsidR="004B1191">
        <w:t>CH</w:t>
      </w:r>
      <w:r w:rsidR="004B1191">
        <w:rPr>
          <w:vertAlign w:val="subscript"/>
        </w:rPr>
        <w:t>4</w:t>
      </w:r>
      <w:r w:rsidR="004B1191">
        <w:t xml:space="preserve"> generated from sedimentary organic matter at low levels of thermal stress </w:t>
      </w:r>
      <w:r w:rsidR="00FD0F42">
        <w:t>can be expected to</w:t>
      </w:r>
      <w:r w:rsidR="004B1191">
        <w:t xml:space="preserve"> </w:t>
      </w:r>
      <w:r w:rsidR="009B5618">
        <w:t xml:space="preserve">carry </w:t>
      </w:r>
      <w:r w:rsidR="004B1191">
        <w:t xml:space="preserve">non-equilibrated </w:t>
      </w:r>
      <w:r w:rsidR="004B1191">
        <w:lastRenderedPageBreak/>
        <w:t>clumping values</w:t>
      </w:r>
      <w:r w:rsidR="007A0FCD">
        <w:t xml:space="preserve"> inherited from methane precursors</w:t>
      </w:r>
      <w:r w:rsidR="00AA266D">
        <w:t xml:space="preserve"> (</w:t>
      </w:r>
      <w:r w:rsidR="00AA266D">
        <w:rPr>
          <w:b/>
        </w:rPr>
        <w:t>Fig. </w:t>
      </w:r>
      <w:ins w:id="157" w:author="Wang, David" w:date="2022-06-21T13:05:00Z">
        <w:r w:rsidR="000F63F6">
          <w:rPr>
            <w:b/>
            <w:noProof/>
          </w:rPr>
          <w:t>6</w:t>
        </w:r>
      </w:ins>
      <w:del w:id="158" w:author="Wang, David" w:date="2022-06-21T13:04:00Z">
        <w:r w:rsidR="001E2B19" w:rsidDel="00E52BB5">
          <w:rPr>
            <w:b/>
            <w:noProof/>
          </w:rPr>
          <w:delText>7</w:delText>
        </w:r>
      </w:del>
      <w:r w:rsidR="00AA266D">
        <w:rPr>
          <w:b/>
        </w:rPr>
        <w:t>A</w:t>
      </w:r>
      <w:r w:rsidR="00AA266D">
        <w:t>)</w:t>
      </w:r>
      <w:r w:rsidR="005B2F97">
        <w:t xml:space="preserve">.  </w:t>
      </w:r>
      <w:r w:rsidR="007A0FCD">
        <w:t>The process of terminating the CH</w:t>
      </w:r>
      <w:r w:rsidR="007A0FCD">
        <w:softHyphen/>
      </w:r>
      <w:r w:rsidR="007A0FCD">
        <w:rPr>
          <w:vertAlign w:val="subscript"/>
        </w:rPr>
        <w:t>3</w:t>
      </w:r>
      <w:r w:rsidR="007A0FCD" w:rsidRPr="007A0FCD">
        <w:rPr>
          <w:rFonts w:ascii="Cambria Math" w:hAnsi="Cambria Math" w:cs="Cambria Math"/>
        </w:rPr>
        <w:t>⋅</w:t>
      </w:r>
      <w:r w:rsidR="007A0FCD">
        <w:t xml:space="preserve"> </w:t>
      </w:r>
      <w:r w:rsidR="00674A8F">
        <w:t xml:space="preserve">radical </w:t>
      </w:r>
      <w:r w:rsidR="007A0FCD">
        <w:t>with a H</w:t>
      </w:r>
      <w:r w:rsidR="007A0FCD" w:rsidRPr="007A0FCD">
        <w:rPr>
          <w:rFonts w:ascii="Cambria Math" w:hAnsi="Cambria Math" w:cs="Cambria Math"/>
        </w:rPr>
        <w:t>⋅</w:t>
      </w:r>
      <w:r w:rsidR="007A0FCD">
        <w:t xml:space="preserve"> </w:t>
      </w:r>
      <w:r w:rsidR="00674A8F">
        <w:t>radical</w:t>
      </w:r>
      <w:r w:rsidR="007A0FCD">
        <w:t xml:space="preserve"> may be an additional source of disequilibrated clumped methane signatures</w:t>
      </w:r>
      <w:r w:rsidR="00150888">
        <w:t xml:space="preserve"> </w:t>
      </w:r>
      <w:r w:rsidR="00C9673F" w:rsidRPr="00C9673F">
        <w:rPr>
          <w:rFonts w:cs="Times New Roman"/>
        </w:rPr>
        <w:t>(Dong et al., 2021; Xie et al., 2021)</w:t>
      </w:r>
      <w:r w:rsidR="007A0FCD">
        <w:t xml:space="preserve">.  </w:t>
      </w:r>
      <w:r w:rsidR="00FD0F42">
        <w:t xml:space="preserve">Under hydrothermal conditions, water is known to provide capping hydrogens to methane via a free radical mechanism </w:t>
      </w:r>
      <w:r w:rsidR="00FD0F42" w:rsidRPr="001F0A93">
        <w:rPr>
          <w:rFonts w:cs="Times New Roman"/>
        </w:rPr>
        <w:t>(He et al., 2019)</w:t>
      </w:r>
      <w:r w:rsidR="00FD0F42">
        <w:t xml:space="preserve">.  </w:t>
      </w:r>
      <w:r w:rsidR="005B2F97">
        <w:t>Secondary isotope effects from the breaking of C–C bonds adjacent to intact C–H bonds will also be incorporated</w:t>
      </w:r>
      <w:r w:rsidR="008E18C3">
        <w:t xml:space="preserve"> </w:t>
      </w:r>
      <w:r w:rsidR="009B5618" w:rsidRPr="009B5618">
        <w:rPr>
          <w:rFonts w:cs="Times New Roman"/>
        </w:rPr>
        <w:t>(Ni et al., 2011)</w:t>
      </w:r>
      <w:r w:rsidR="005B2F97">
        <w:t xml:space="preserve">.  </w:t>
      </w:r>
      <w:r w:rsidR="007A0FCD">
        <w:t xml:space="preserve"> </w:t>
      </w:r>
    </w:p>
    <w:p w14:paraId="1E1D5BAE" w14:textId="3DBFDCF4" w:rsidR="00304544" w:rsidRDefault="00304544" w:rsidP="00A83D11">
      <w:pPr>
        <w:pStyle w:val="Heading3"/>
      </w:pPr>
      <w:r>
        <w:t xml:space="preserve">D/H exchange in precursor </w:t>
      </w:r>
      <w:r w:rsidR="006A7A8B">
        <w:t xml:space="preserve">organic </w:t>
      </w:r>
      <w:r>
        <w:t>molecules</w:t>
      </w:r>
      <w:r w:rsidR="00A83D11">
        <w:t xml:space="preserve"> </w:t>
      </w:r>
    </w:p>
    <w:p w14:paraId="737334F9" w14:textId="69BE6E39" w:rsidR="00D6249D" w:rsidRDefault="00D6249D" w:rsidP="00304544">
      <w:r>
        <w:t>In maturing and thermally-mature source rocks, kerogens can be expected to have exchanged part of their organic hydrogen pool with ambient waters.  In experiments on source rocks heated</w:t>
      </w:r>
      <w:r w:rsidR="00DF5B15">
        <w:t xml:space="preserve"> to 310–381 °C for up to 6 days</w:t>
      </w:r>
      <w:r>
        <w:t xml:space="preserve"> with deuterium-enriched and deuterium-depleted waters, Schimmelmann et al. </w:t>
      </w:r>
      <w:r w:rsidRPr="00D6249D">
        <w:rPr>
          <w:rFonts w:cs="Times New Roman"/>
        </w:rPr>
        <w:t>(1999)</w:t>
      </w:r>
      <w:r>
        <w:t xml:space="preserve"> found that </w:t>
      </w:r>
      <w:r w:rsidR="00B3531F">
        <w:t>45</w:t>
      </w:r>
      <w:r>
        <w:t xml:space="preserve"> to 79% of carbon-bound hydrogen was derived from water after pyrolysis</w:t>
      </w:r>
      <w:r w:rsidR="00B3531F">
        <w:t xml:space="preserve"> to equivalent maturities </w:t>
      </w:r>
      <w:r w:rsidR="00300E6F">
        <w:t>as high as</w:t>
      </w:r>
      <w:r w:rsidR="00B3531F">
        <w:t xml:space="preserve"> ~1.3% (as EASY%Ro)</w:t>
      </w:r>
      <w:r>
        <w:t xml:space="preserve">.  </w:t>
      </w:r>
      <w:r w:rsidR="00B45798">
        <w:t xml:space="preserve">Aliphatic </w:t>
      </w:r>
      <w:r w:rsidR="00F82AED">
        <w:t>Type I kerogen,</w:t>
      </w:r>
      <w:r w:rsidR="00B45798">
        <w:t xml:space="preserve"> containing large amounts of alkyl groups,</w:t>
      </w:r>
      <w:r w:rsidR="00F82AED">
        <w:t xml:space="preserve"> were noted to be more isotopically-conservative than kerogens with greater amounts of NSO-containing moieties such as Type IIS kerogen.  </w:t>
      </w:r>
    </w:p>
    <w:p w14:paraId="04E9A780" w14:textId="72016B2E" w:rsidR="00640FD8" w:rsidRPr="00BA30E2" w:rsidRDefault="00D42D55" w:rsidP="00640FD8">
      <w:r>
        <w:t xml:space="preserve">Exchange of </w:t>
      </w:r>
      <w:r>
        <w:rPr>
          <w:i/>
        </w:rPr>
        <w:t>n-</w:t>
      </w:r>
      <w:r>
        <w:t xml:space="preserve">alkyl hydrogens is slow relative to hydrogen exchange at other positions such as at the </w:t>
      </w:r>
      <w:r w:rsidRPr="00D42D55">
        <w:t>α</w:t>
      </w:r>
      <w:r>
        <w:t xml:space="preserve">-carbons of C=O groups </w:t>
      </w:r>
      <w:r w:rsidRPr="00D42D55">
        <w:rPr>
          <w:rFonts w:cs="Times New Roman"/>
        </w:rPr>
        <w:t>(Sessions et al., 2004)</w:t>
      </w:r>
      <w:r>
        <w:t>.  However, exchange rates for aliphatic hydrogens</w:t>
      </w:r>
      <w:r w:rsidR="00453F09">
        <w:t xml:space="preserve"> </w:t>
      </w:r>
      <w:r>
        <w:t xml:space="preserve">are not zero.  Exchange may proceed via hydrogen transfer to a relatively stable tertiary carbocation-containing intermediate from adjacent methyl or methylene groups </w:t>
      </w:r>
      <w:r w:rsidRPr="00D42D55">
        <w:rPr>
          <w:rFonts w:cs="Times New Roman"/>
        </w:rPr>
        <w:t>(Alexander et al., 1984)</w:t>
      </w:r>
      <w:r>
        <w:t xml:space="preserve">, </w:t>
      </w:r>
      <w:r w:rsidR="00EA02BD">
        <w:t xml:space="preserve">or via the reversible dehydration of alkanes to form alkenes under conditions of metastable equilibrium </w:t>
      </w:r>
      <w:r w:rsidR="001A08F8" w:rsidRPr="001A08F8">
        <w:rPr>
          <w:rFonts w:cs="Times New Roman"/>
        </w:rPr>
        <w:t>(Seewald, 1994; Reeves et al., 2012)</w:t>
      </w:r>
      <w:r w:rsidR="00EA02BD">
        <w:t xml:space="preserve">.  </w:t>
      </w:r>
      <w:r w:rsidR="00453F09">
        <w:t>In the absence of significant direct CH</w:t>
      </w:r>
      <w:r w:rsidR="00453F09">
        <w:rPr>
          <w:vertAlign w:val="subscript"/>
        </w:rPr>
        <w:t>4</w:t>
      </w:r>
      <w:r w:rsidR="00453F09">
        <w:t>–H</w:t>
      </w:r>
      <w:r w:rsidR="00453F09">
        <w:rPr>
          <w:vertAlign w:val="subscript"/>
        </w:rPr>
        <w:t>2</w:t>
      </w:r>
      <w:r w:rsidR="00453F09">
        <w:t>O exchange, the formation of large amounts of CD</w:t>
      </w:r>
      <w:r w:rsidR="00453F09">
        <w:softHyphen/>
      </w:r>
      <w:r w:rsidR="00453F09">
        <w:rPr>
          <w:vertAlign w:val="subscript"/>
        </w:rPr>
        <w:t>4</w:t>
      </w:r>
      <w:r w:rsidR="00453F09">
        <w:t xml:space="preserve"> during our experiment suggest</w:t>
      </w:r>
      <w:r w:rsidR="00674A8F">
        <w:t>s</w:t>
      </w:r>
      <w:r w:rsidR="00453F09">
        <w:t xml:space="preserve"> that </w:t>
      </w:r>
      <w:r w:rsidR="00674A8F">
        <w:t xml:space="preserve">the </w:t>
      </w:r>
      <w:r w:rsidR="00453F09">
        <w:t xml:space="preserve">hydrogen at methyl groups </w:t>
      </w:r>
      <w:r w:rsidR="001E09CF">
        <w:t xml:space="preserve">of kerogen (or </w:t>
      </w:r>
      <w:r w:rsidR="00C27FED">
        <w:t xml:space="preserve">in </w:t>
      </w:r>
      <w:r w:rsidR="001E09CF">
        <w:t xml:space="preserve">other </w:t>
      </w:r>
      <w:r w:rsidR="00674A8F">
        <w:t xml:space="preserve">alkyl </w:t>
      </w:r>
      <w:r w:rsidR="001E09CF">
        <w:t xml:space="preserve">precursors) </w:t>
      </w:r>
      <w:r w:rsidR="00453F09">
        <w:t>exchange</w:t>
      </w:r>
      <w:r w:rsidR="00674A8F">
        <w:t>s</w:t>
      </w:r>
      <w:r w:rsidR="00453F09">
        <w:t xml:space="preserve"> with water under thermal conditions compatible with the generation of petroleum</w:t>
      </w:r>
      <w:r w:rsidR="007C7726">
        <w:t xml:space="preserve"> (</w:t>
      </w:r>
      <w:r w:rsidR="007C7726">
        <w:rPr>
          <w:b/>
        </w:rPr>
        <w:t>Fig. </w:t>
      </w:r>
      <w:ins w:id="159" w:author="Wang, David" w:date="2022-06-21T13:05:00Z">
        <w:r w:rsidR="000F63F6">
          <w:rPr>
            <w:b/>
            <w:noProof/>
          </w:rPr>
          <w:t>6</w:t>
        </w:r>
      </w:ins>
      <w:del w:id="160" w:author="Wang, David" w:date="2022-06-21T13:04:00Z">
        <w:r w:rsidR="001E2B19" w:rsidDel="00E52BB5">
          <w:rPr>
            <w:b/>
            <w:noProof/>
          </w:rPr>
          <w:delText>7</w:delText>
        </w:r>
      </w:del>
      <w:r w:rsidR="007C7726">
        <w:rPr>
          <w:b/>
        </w:rPr>
        <w:t>B</w:t>
      </w:r>
      <w:r w:rsidR="007C7726">
        <w:rPr>
          <w:b/>
        </w:rPr>
        <w:softHyphen/>
        <w:t>–C</w:t>
      </w:r>
      <w:r w:rsidR="007C7726">
        <w:t>)</w:t>
      </w:r>
      <w:r w:rsidR="00453F09">
        <w:t xml:space="preserve">.  </w:t>
      </w:r>
      <w:r w:rsidR="00401245" w:rsidRPr="000C3A13">
        <w:t>Water is abundant within most source rocks, with even source rocks with very low water saturation containing up to several percent water by weight</w:t>
      </w:r>
      <w:r w:rsidR="00401245">
        <w:t xml:space="preserve"> </w:t>
      </w:r>
      <w:r w:rsidR="00401245" w:rsidRPr="00D062E3">
        <w:rPr>
          <w:rFonts w:cs="Times New Roman"/>
        </w:rPr>
        <w:t>(Kazak and Kazak, 2019)</w:t>
      </w:r>
      <w:r w:rsidR="00401245">
        <w:t xml:space="preserve">.  </w:t>
      </w:r>
      <w:r w:rsidR="00735BAD">
        <w:t xml:space="preserve">Hence, substantial incorporation of </w:t>
      </w:r>
      <w:r w:rsidR="00A71222">
        <w:t>water-derived H into CH</w:t>
      </w:r>
      <w:r w:rsidR="00A71222">
        <w:rPr>
          <w:vertAlign w:val="subscript"/>
        </w:rPr>
        <w:t>4</w:t>
      </w:r>
      <w:r w:rsidR="00A71222">
        <w:t xml:space="preserve"> is likely to occur in </w:t>
      </w:r>
      <w:r w:rsidR="0032253E">
        <w:t>actively-</w:t>
      </w:r>
      <w:r w:rsidR="00A71222">
        <w:t>generating source rocks so long as water is in contact with sedimentary organic matter</w:t>
      </w:r>
      <w:r w:rsidR="007B6157">
        <w:t xml:space="preserve">.  </w:t>
      </w:r>
      <w:r w:rsidR="003F2465">
        <w:t>Water</w:t>
      </w:r>
      <w:r w:rsidR="007B6157">
        <w:t xml:space="preserve"> dissolved in bitumen generated from kerogen decomposition</w:t>
      </w:r>
      <w:r w:rsidR="003F2465">
        <w:t xml:space="preserve"> may participate in CH</w:t>
      </w:r>
      <w:r w:rsidR="003F2465">
        <w:rPr>
          <w:vertAlign w:val="subscript"/>
        </w:rPr>
        <w:t>4</w:t>
      </w:r>
      <w:r w:rsidR="003F2465">
        <w:t xml:space="preserve"> generation</w:t>
      </w:r>
      <w:r w:rsidR="007B6157">
        <w:t xml:space="preserve"> </w:t>
      </w:r>
      <w:r w:rsidR="007B6157" w:rsidRPr="00015D40">
        <w:rPr>
          <w:rFonts w:cs="Times New Roman"/>
        </w:rPr>
        <w:t>(Lewan and Roy, 2011)</w:t>
      </w:r>
      <w:r w:rsidR="007B6157">
        <w:t xml:space="preserve">, </w:t>
      </w:r>
      <w:r w:rsidR="003F2465">
        <w:t>as well as water</w:t>
      </w:r>
      <w:r w:rsidR="007B6157">
        <w:t xml:space="preserve"> located </w:t>
      </w:r>
      <w:r w:rsidR="003F2465">
        <w:t xml:space="preserve">in pore spaces that are at least partially-lined with organic matter </w:t>
      </w:r>
      <w:r w:rsidR="00A71222">
        <w:t xml:space="preserve">(see </w:t>
      </w:r>
      <w:r w:rsidR="00A71222" w:rsidRPr="00A71222">
        <w:t>§</w:t>
      </w:r>
      <w:r w:rsidR="000F63F6">
        <w:t>3.5</w:t>
      </w:r>
      <w:r w:rsidR="00A71222">
        <w:t>).</w:t>
      </w:r>
      <w:r w:rsidR="0083175B">
        <w:t xml:space="preserve">  </w:t>
      </w:r>
      <w:r w:rsidR="00700DB4">
        <w:t xml:space="preserve">Equilibrium D/H fractionation between organics and water is likely to be </w:t>
      </w:r>
      <w:r w:rsidR="00674A8F">
        <w:t>readily</w:t>
      </w:r>
      <w:r w:rsidR="00700DB4">
        <w:t xml:space="preserve"> attained in at least several functional groups during kerogen</w:t>
      </w:r>
      <w:ins w:id="161" w:author="Wang, David" w:date="2022-07-07T11:29:00Z">
        <w:r w:rsidR="009322D8">
          <w:t xml:space="preserve"> or bitumen</w:t>
        </w:r>
      </w:ins>
      <w:r w:rsidR="00700DB4">
        <w:t xml:space="preserve"> maturation.  While different equilibrium fractionation factors characterize the various H positions in different</w:t>
      </w:r>
      <w:ins w:id="162" w:author="Wang, David" w:date="2022-06-21T13:44:00Z">
        <w:r w:rsidR="000E3291">
          <w:t xml:space="preserve"> normal </w:t>
        </w:r>
      </w:ins>
      <w:del w:id="163" w:author="Wang, David" w:date="2022-06-21T13:44:00Z">
        <w:r w:rsidR="00700DB4" w:rsidDel="000E3291">
          <w:delText xml:space="preserve"> </w:delText>
        </w:r>
        <w:r w:rsidR="00700DB4" w:rsidDel="000E3291">
          <w:rPr>
            <w:i/>
          </w:rPr>
          <w:delText>n</w:delText>
        </w:r>
        <w:r w:rsidR="00700DB4" w:rsidDel="000E3291">
          <w:delText xml:space="preserve">- </w:delText>
        </w:r>
      </w:del>
      <w:r w:rsidR="00700DB4">
        <w:t xml:space="preserve">and branched alkanes, the average D/H fractionation </w:t>
      </w:r>
      <w:r w:rsidR="00674A8F">
        <w:t xml:space="preserve">for </w:t>
      </w:r>
      <w:r w:rsidR="00674A8F">
        <w:rPr>
          <w:i/>
        </w:rPr>
        <w:t>n</w:t>
      </w:r>
      <w:r w:rsidR="00674A8F">
        <w:t xml:space="preserve">-alkanes </w:t>
      </w:r>
      <w:r w:rsidR="00700DB4">
        <w:t xml:space="preserve">trends in the same direction as methane (i.e., alkane </w:t>
      </w:r>
      <w:r w:rsidR="00511D40" w:rsidRPr="00511D40">
        <w:t>δD</w:t>
      </w:r>
      <w:r w:rsidR="00511D40">
        <w:t xml:space="preserve"> lower</w:t>
      </w:r>
      <w:r w:rsidR="00700DB4">
        <w:t xml:space="preserve"> than water)</w:t>
      </w:r>
      <w:r w:rsidR="00745DBD">
        <w:t xml:space="preserve"> </w:t>
      </w:r>
      <w:r w:rsidR="00745DBD" w:rsidRPr="00745DBD">
        <w:rPr>
          <w:rFonts w:cs="Times New Roman"/>
        </w:rPr>
        <w:t>(Wang et al., 2009)</w:t>
      </w:r>
      <w:r w:rsidR="00700DB4">
        <w:t xml:space="preserve">.  </w:t>
      </w:r>
      <w:r w:rsidR="00BA30E2">
        <w:t>The progressive incorporation of pre-equilibrated alkyl H into thermogenic methane during natural gas generation may explain in part the approach towards apparent equilibrium with formation water seen in CH</w:t>
      </w:r>
      <w:r w:rsidR="00BA30E2">
        <w:rPr>
          <w:vertAlign w:val="subscript"/>
        </w:rPr>
        <w:t>4</w:t>
      </w:r>
      <w:r w:rsidR="00BA30E2">
        <w:t xml:space="preserve"> of increasing thermal maturity </w:t>
      </w:r>
      <w:r w:rsidR="00BA30E2" w:rsidRPr="00BA30E2">
        <w:rPr>
          <w:rFonts w:cs="Times New Roman"/>
        </w:rPr>
        <w:t>(Clayton, 2003; Wang et al., 2018; Turner et al., 2021)</w:t>
      </w:r>
      <w:r w:rsidR="00BA30E2">
        <w:t xml:space="preserve">. </w:t>
      </w:r>
    </w:p>
    <w:p w14:paraId="748AA1DE" w14:textId="6330E5AB" w:rsidR="001A4DF1" w:rsidRDefault="001A4DF1" w:rsidP="001A4DF1">
      <w:pPr>
        <w:pStyle w:val="Heading3"/>
      </w:pPr>
      <w:r w:rsidRPr="001A4DF1">
        <w:t>D/H exchange between methane and water</w:t>
      </w:r>
      <w:r w:rsidR="00A23FCD">
        <w:t xml:space="preserve"> in conventional vs. unconventional reservoirs</w:t>
      </w:r>
    </w:p>
    <w:p w14:paraId="5327EB49" w14:textId="3DBE9FBC" w:rsidR="00480649" w:rsidRDefault="007A3560" w:rsidP="0021460F">
      <w:r>
        <w:t>T</w:t>
      </w:r>
      <w:r w:rsidR="00304544">
        <w:t>imescales of direct hydrogen exchange between CH</w:t>
      </w:r>
      <w:r w:rsidR="00304544">
        <w:rPr>
          <w:vertAlign w:val="subscript"/>
        </w:rPr>
        <w:t>4</w:t>
      </w:r>
      <w:r w:rsidR="00304544">
        <w:t xml:space="preserve"> and </w:t>
      </w:r>
      <w:r w:rsidR="001F724F">
        <w:t xml:space="preserve">ambient </w:t>
      </w:r>
      <w:r w:rsidR="00304544">
        <w:t>H</w:t>
      </w:r>
      <w:r w:rsidR="00304544">
        <w:rPr>
          <w:vertAlign w:val="subscript"/>
        </w:rPr>
        <w:t>2</w:t>
      </w:r>
      <w:r w:rsidR="00304544">
        <w:t xml:space="preserve">O </w:t>
      </w:r>
      <w:r w:rsidR="004345C7">
        <w:t xml:space="preserve">based on experiments conducted </w:t>
      </w:r>
      <w:r w:rsidR="004745FD">
        <w:t xml:space="preserve">in the absence of </w:t>
      </w:r>
      <w:ins w:id="164" w:author="Wang, David" w:date="2022-07-09T19:58:00Z">
        <w:r w:rsidR="0084004E">
          <w:t xml:space="preserve">a </w:t>
        </w:r>
      </w:ins>
      <w:r w:rsidR="004745FD">
        <w:t>catalyst</w:t>
      </w:r>
      <w:r w:rsidR="00220617">
        <w:t xml:space="preserve"> range from</w:t>
      </w:r>
      <w:r w:rsidR="00196033">
        <w:t xml:space="preserve"> </w:t>
      </w:r>
      <w:r>
        <w:t>hundreds of thousands of years</w:t>
      </w:r>
      <w:r w:rsidR="00304544">
        <w:t xml:space="preserve"> at temperatures </w:t>
      </w:r>
      <w:r>
        <w:t>around</w:t>
      </w:r>
      <w:r w:rsidR="00304544">
        <w:t xml:space="preserve"> 200 </w:t>
      </w:r>
      <w:r w:rsidR="00304544" w:rsidRPr="00BF5F0A">
        <w:t>°C</w:t>
      </w:r>
      <w:r>
        <w:t xml:space="preserve">, up to </w:t>
      </w:r>
      <w:r w:rsidR="004507B8">
        <w:t>hundreds of millions</w:t>
      </w:r>
      <w:r>
        <w:t xml:space="preserve"> of</w:t>
      </w:r>
      <w:r w:rsidR="004507B8">
        <w:t xml:space="preserve"> years at temperatures below 150</w:t>
      </w:r>
      <w:r>
        <w:t> </w:t>
      </w:r>
      <w:r w:rsidR="0023724C" w:rsidRPr="00BF5F0A">
        <w:t>°C</w:t>
      </w:r>
      <w:r w:rsidR="004345C7">
        <w:t xml:space="preserve"> </w:t>
      </w:r>
      <w:r w:rsidR="004345C7" w:rsidRPr="004345C7">
        <w:rPr>
          <w:rFonts w:cs="Times New Roman"/>
        </w:rPr>
        <w:t xml:space="preserve">(Koepp, 1978; Reeves et al., 2012; Wang et al., 2018; Beaudry et al., 2021; Turner et al., </w:t>
      </w:r>
      <w:del w:id="165" w:author="Wang, David" w:date="2022-06-21T13:44:00Z">
        <w:r w:rsidR="004345C7" w:rsidRPr="004345C7" w:rsidDel="000E3291">
          <w:rPr>
            <w:rFonts w:cs="Times New Roman"/>
          </w:rPr>
          <w:delText>under review</w:delText>
        </w:r>
      </w:del>
      <w:ins w:id="166" w:author="Wang, David" w:date="2022-06-21T13:44:00Z">
        <w:r w:rsidR="000E3291">
          <w:rPr>
            <w:rFonts w:cs="Times New Roman"/>
          </w:rPr>
          <w:t>2022</w:t>
        </w:r>
      </w:ins>
      <w:r w:rsidR="004345C7" w:rsidRPr="004345C7">
        <w:rPr>
          <w:rFonts w:cs="Times New Roman"/>
        </w:rPr>
        <w:t>)</w:t>
      </w:r>
      <w:r w:rsidR="0021460F">
        <w:t>.</w:t>
      </w:r>
      <w:r w:rsidR="00480649" w:rsidRPr="00480649">
        <w:t xml:space="preserve"> </w:t>
      </w:r>
      <w:r w:rsidR="00480649">
        <w:t xml:space="preserve"> </w:t>
      </w:r>
    </w:p>
    <w:p w14:paraId="21BE20B6" w14:textId="30620A04" w:rsidR="0079053B" w:rsidRDefault="009F7A99" w:rsidP="00844C04">
      <w:r>
        <w:t xml:space="preserve">In a conventional petroleum system, </w:t>
      </w:r>
      <w:r w:rsidR="00070C32">
        <w:t>hydrocarbons are</w:t>
      </w:r>
      <w:r>
        <w:t xml:space="preserve"> generated within an organic-rich source rock, expelled from the source rock into permeable carrier beds, and transported </w:t>
      </w:r>
      <w:r w:rsidR="00BC4DEE">
        <w:t>along</w:t>
      </w:r>
      <w:r>
        <w:t xml:space="preserve"> </w:t>
      </w:r>
      <w:r w:rsidR="008A68EF">
        <w:t>carrier beds</w:t>
      </w:r>
      <w:r w:rsidR="00AE6B69">
        <w:t xml:space="preserve"> </w:t>
      </w:r>
      <w:r>
        <w:t>to a reservoir or seep.</w:t>
      </w:r>
      <w:r w:rsidR="000C4742">
        <w:t xml:space="preserve">  Generation of </w:t>
      </w:r>
      <w:r w:rsidR="00211251">
        <w:t>oil</w:t>
      </w:r>
      <w:r w:rsidR="000C4742">
        <w:t xml:space="preserve"> typically occurs at 80–160 °C</w:t>
      </w:r>
      <w:r w:rsidR="00B257BA">
        <w:t xml:space="preserve"> </w:t>
      </w:r>
      <w:r w:rsidR="000C4742">
        <w:t>(</w:t>
      </w:r>
      <w:r w:rsidR="00C46D32">
        <w:t xml:space="preserve">the 'oil window'; </w:t>
      </w:r>
      <w:r w:rsidR="000C4742" w:rsidRPr="00D909ED">
        <w:rPr>
          <w:b/>
        </w:rPr>
        <w:t xml:space="preserve">Fig. </w:t>
      </w:r>
      <w:ins w:id="167" w:author="Wang, David" w:date="2022-06-21T13:05:00Z">
        <w:r w:rsidR="000F63F6">
          <w:rPr>
            <w:b/>
            <w:noProof/>
          </w:rPr>
          <w:t>7</w:t>
        </w:r>
      </w:ins>
      <w:del w:id="168" w:author="Wang, David" w:date="2022-06-21T13:04:00Z">
        <w:r w:rsidR="001E2B19" w:rsidDel="00E52BB5">
          <w:rPr>
            <w:b/>
            <w:noProof/>
          </w:rPr>
          <w:delText>8</w:delText>
        </w:r>
      </w:del>
      <w:r w:rsidR="000C4742">
        <w:rPr>
          <w:b/>
        </w:rPr>
        <w:t>A</w:t>
      </w:r>
      <w:r w:rsidR="000C4742">
        <w:t xml:space="preserve">). </w:t>
      </w:r>
      <w:r w:rsidR="00E646AC">
        <w:t xml:space="preserve"> </w:t>
      </w:r>
      <w:r w:rsidR="00E65877">
        <w:t>O</w:t>
      </w:r>
      <w:r w:rsidR="00C46D32">
        <w:t xml:space="preserve">il </w:t>
      </w:r>
      <w:r w:rsidR="00E65877">
        <w:t>remain</w:t>
      </w:r>
      <w:r w:rsidR="00DF1521">
        <w:t>s</w:t>
      </w:r>
      <w:r w:rsidR="00E65877">
        <w:t xml:space="preserve"> </w:t>
      </w:r>
      <w:r w:rsidR="00020367">
        <w:t xml:space="preserve">within the organic </w:t>
      </w:r>
      <w:r w:rsidR="00020367">
        <w:lastRenderedPageBreak/>
        <w:t xml:space="preserve">matrix </w:t>
      </w:r>
      <w:r w:rsidR="00E65877">
        <w:t xml:space="preserve">until the amount of retained oil exceeds the expulsion threshold (typically considered a function of organic richness) </w:t>
      </w:r>
      <w:r w:rsidR="00C46D32">
        <w:t xml:space="preserve">prior to being expelled from the </w:t>
      </w:r>
      <w:r w:rsidR="00020367">
        <w:t xml:space="preserve">source rock </w:t>
      </w:r>
      <w:r w:rsidR="00E65877" w:rsidRPr="00E65877">
        <w:rPr>
          <w:rFonts w:cs="Times New Roman"/>
        </w:rPr>
        <w:t>(Sandvik et al., 1992)</w:t>
      </w:r>
      <w:r w:rsidR="00C46D32">
        <w:t xml:space="preserve">.  </w:t>
      </w:r>
      <w:r w:rsidR="00E65877">
        <w:t xml:space="preserve">Oil-prone source rocks will tend to expel most of their generated hydrocarbons relatively soon after generation, whereas in leaner source rocks with less generative potential, generated oil mostly remains trapped in the source rock </w:t>
      </w:r>
      <w:r w:rsidR="00E65877" w:rsidRPr="00E65877">
        <w:rPr>
          <w:rFonts w:cs="Times New Roman"/>
        </w:rPr>
        <w:t>(Cooles et al., 1986)</w:t>
      </w:r>
      <w:r w:rsidR="00E65877">
        <w:t>.  In the latter case,</w:t>
      </w:r>
      <w:r w:rsidR="00C46D32">
        <w:t xml:space="preserve"> </w:t>
      </w:r>
      <w:r w:rsidR="00A12626">
        <w:t xml:space="preserve">larger </w:t>
      </w:r>
      <w:r w:rsidR="00C46D32">
        <w:t>hydrocarbon compounds (</w:t>
      </w:r>
      <w:r w:rsidR="00C46D32" w:rsidRPr="00AC613A">
        <w:t>C</w:t>
      </w:r>
      <w:r w:rsidR="00C46D32" w:rsidRPr="00AC613A">
        <w:rPr>
          <w:vertAlign w:val="subscript"/>
        </w:rPr>
        <w:t>15+</w:t>
      </w:r>
      <w:r w:rsidR="00C46D32">
        <w:t xml:space="preserve">) </w:t>
      </w:r>
      <w:r w:rsidR="00E65877">
        <w:t xml:space="preserve">will have </w:t>
      </w:r>
      <w:r w:rsidR="00C46D32">
        <w:t xml:space="preserve">ample time to </w:t>
      </w:r>
      <w:r w:rsidR="00020367">
        <w:t xml:space="preserve">both </w:t>
      </w:r>
      <w:r w:rsidR="00C46D32">
        <w:t>undergo exchange</w:t>
      </w:r>
      <w:r w:rsidR="00A12626">
        <w:t xml:space="preserve"> of its carbon-bound H</w:t>
      </w:r>
      <w:r w:rsidR="00C46D32">
        <w:t xml:space="preserve"> </w:t>
      </w:r>
      <w:r w:rsidR="00C46D32" w:rsidRPr="003104B1">
        <w:rPr>
          <w:rFonts w:cs="Times New Roman"/>
        </w:rPr>
        <w:t>(Sessions et al., 2004)</w:t>
      </w:r>
      <w:r w:rsidR="00020367">
        <w:t xml:space="preserve"> and </w:t>
      </w:r>
      <w:r w:rsidR="00923721">
        <w:t>degrade</w:t>
      </w:r>
      <w:r w:rsidR="00020367">
        <w:t xml:space="preserve"> to smaller compounds </w:t>
      </w:r>
      <w:r w:rsidR="00E65877">
        <w:t xml:space="preserve">such as </w:t>
      </w:r>
      <w:r w:rsidR="002A33F2">
        <w:t>CH</w:t>
      </w:r>
      <w:r w:rsidR="002A33F2" w:rsidRPr="002A33F2">
        <w:rPr>
          <w:vertAlign w:val="subscript"/>
        </w:rPr>
        <w:t>4</w:t>
      </w:r>
      <w:r w:rsidR="00E65877">
        <w:t xml:space="preserve"> </w:t>
      </w:r>
      <w:r w:rsidR="00020367">
        <w:t>that can more easily escape the source rock</w:t>
      </w:r>
      <w:r w:rsidR="002A33F2">
        <w:t xml:space="preserve"> </w:t>
      </w:r>
      <w:r w:rsidR="002A33F2" w:rsidRPr="002A33F2">
        <w:rPr>
          <w:rFonts w:cs="Times New Roman"/>
        </w:rPr>
        <w:t>(Cooles et al., 1986)</w:t>
      </w:r>
      <w:r w:rsidR="00C46D32">
        <w:t xml:space="preserve">.  </w:t>
      </w:r>
      <w:r w:rsidR="00666D03">
        <w:t>E</w:t>
      </w:r>
      <w:r w:rsidR="00AC3C71">
        <w:t>xpulsion of light hydrocarbons (C</w:t>
      </w:r>
      <w:r w:rsidR="00AC3C71">
        <w:rPr>
          <w:vertAlign w:val="subscript"/>
        </w:rPr>
        <w:t>15</w:t>
      </w:r>
      <w:r w:rsidR="00AC3C71">
        <w:t xml:space="preserve"> or below, including the C</w:t>
      </w:r>
      <w:r w:rsidR="00AC3C71">
        <w:rPr>
          <w:vertAlign w:val="subscript"/>
        </w:rPr>
        <w:t>1</w:t>
      </w:r>
      <w:r w:rsidR="00AC3C71">
        <w:t>–C</w:t>
      </w:r>
      <w:r w:rsidR="00AC3C71" w:rsidRPr="003B15BA">
        <w:rPr>
          <w:vertAlign w:val="subscript"/>
        </w:rPr>
        <w:t>5</w:t>
      </w:r>
      <w:r w:rsidR="00AC3C71">
        <w:t xml:space="preserve"> gases) is </w:t>
      </w:r>
      <w:r w:rsidR="00AC3C71" w:rsidRPr="00C47C47">
        <w:t>geologically rapid</w:t>
      </w:r>
      <w:r w:rsidR="00AC3C71">
        <w:t xml:space="preserve">, particularly </w:t>
      </w:r>
      <w:r w:rsidR="00AC3C71" w:rsidRPr="00734607">
        <w:t xml:space="preserve">if the source rock comprises relatively thin (meter-scale) organic-rich beds interbedded with </w:t>
      </w:r>
      <w:r w:rsidR="00A445DE">
        <w:t xml:space="preserve">permeable </w:t>
      </w:r>
      <w:r w:rsidR="00AC3C71" w:rsidRPr="00734607">
        <w:t>silts or sands</w:t>
      </w:r>
      <w:r w:rsidR="00AC3C71">
        <w:t xml:space="preserve"> </w:t>
      </w:r>
      <w:r w:rsidR="00AC3C71" w:rsidRPr="00155D1F">
        <w:rPr>
          <w:rFonts w:cs="Times New Roman"/>
        </w:rPr>
        <w:t>(Mackenzie et al., 1983)</w:t>
      </w:r>
      <w:r w:rsidR="00AC3C71" w:rsidRPr="00734607">
        <w:t xml:space="preserve">.  </w:t>
      </w:r>
      <w:r w:rsidR="00816F8E" w:rsidRPr="00734607">
        <w:t>Secondary migration</w:t>
      </w:r>
      <w:r w:rsidR="00816F8E">
        <w:t xml:space="preserve"> (from source rock</w:t>
      </w:r>
      <w:r w:rsidR="00816F8E" w:rsidRPr="00734607">
        <w:t xml:space="preserve"> to reservoir</w:t>
      </w:r>
      <w:r w:rsidR="00816F8E">
        <w:t>) is</w:t>
      </w:r>
      <w:r w:rsidR="00816F8E" w:rsidRPr="00734607">
        <w:t xml:space="preserve"> </w:t>
      </w:r>
      <w:r w:rsidR="00816F8E">
        <w:t>likely</w:t>
      </w:r>
      <w:r w:rsidR="00816F8E" w:rsidRPr="00734607">
        <w:t xml:space="preserve"> fast as well</w:t>
      </w:r>
      <w:r w:rsidR="00816F8E">
        <w:t>,</w:t>
      </w:r>
      <w:r w:rsidR="00816F8E" w:rsidRPr="00816F8E">
        <w:t xml:space="preserve"> </w:t>
      </w:r>
      <w:r w:rsidR="00816F8E">
        <w:t xml:space="preserve">even if such migration occurs over long lateral distances (~25 km) </w:t>
      </w:r>
      <w:r w:rsidR="00816F8E" w:rsidRPr="00E818EF">
        <w:rPr>
          <w:rFonts w:cs="Times New Roman"/>
        </w:rPr>
        <w:t>(&lt;200,000 years for the L.A. Basin; Jung et al., 2015; see also Hindle, 1997; Eichhubl and Boles, 2000)</w:t>
      </w:r>
      <w:r w:rsidR="00816F8E" w:rsidRPr="006D3B7B">
        <w:t>.</w:t>
      </w:r>
      <w:r w:rsidR="00816F8E">
        <w:t xml:space="preserve">  </w:t>
      </w:r>
      <w:r w:rsidR="00124249">
        <w:t>Given that reservoirs are most often cooler than the source rocks, the C–H bonds in CH</w:t>
      </w:r>
      <w:r w:rsidR="00124249">
        <w:rPr>
          <w:vertAlign w:val="subscript"/>
        </w:rPr>
        <w:t>4</w:t>
      </w:r>
      <w:r w:rsidR="00124249">
        <w:t xml:space="preserve"> will have been 'frozen' at</w:t>
      </w:r>
      <w:r w:rsidR="00C60A70">
        <w:t xml:space="preserve"> or near</w:t>
      </w:r>
      <w:r w:rsidR="00124249">
        <w:t xml:space="preserve"> the point of generation</w:t>
      </w:r>
      <w:r w:rsidR="00C574B5">
        <w:t xml:space="preserve"> for methane generated at temperatures below ~</w:t>
      </w:r>
      <w:r w:rsidR="00E505FD">
        <w:t>1</w:t>
      </w:r>
      <w:r w:rsidR="003B54C2">
        <w:t>7</w:t>
      </w:r>
      <w:r w:rsidR="000B3926">
        <w:t>0 °C</w:t>
      </w:r>
      <w:r w:rsidR="00124249">
        <w:t xml:space="preserve">.  </w:t>
      </w:r>
      <w:r w:rsidR="00792AD1">
        <w:t xml:space="preserve">This </w:t>
      </w:r>
      <w:r w:rsidR="00630664">
        <w:t>is easily</w:t>
      </w:r>
      <w:r w:rsidR="00792AD1">
        <w:t xml:space="preserve"> demonstrated </w:t>
      </w:r>
      <w:r w:rsidR="00B03E96">
        <w:t>using</w:t>
      </w:r>
      <w:r w:rsidR="00792AD1">
        <w:t xml:space="preserve"> f</w:t>
      </w:r>
      <w:r w:rsidR="000B3926">
        <w:t xml:space="preserve">orward models of isotopic exchange such as those shown by </w:t>
      </w:r>
      <w:r w:rsidR="00124249">
        <w:t xml:space="preserve">Wang </w:t>
      </w:r>
      <w:r w:rsidR="00124249" w:rsidRPr="00124249">
        <w:rPr>
          <w:rFonts w:cs="Times New Roman"/>
        </w:rPr>
        <w:t xml:space="preserve">(2017, </w:t>
      </w:r>
      <w:ins w:id="169" w:author="Wang, David" w:date="2022-06-21T13:44:00Z">
        <w:r w:rsidR="000B5143">
          <w:rPr>
            <w:rFonts w:cs="Times New Roman"/>
          </w:rPr>
          <w:t xml:space="preserve">their </w:t>
        </w:r>
      </w:ins>
      <w:r w:rsidR="00124249" w:rsidRPr="00124249">
        <w:rPr>
          <w:rFonts w:cs="Times New Roman"/>
        </w:rPr>
        <w:t>Appendix A)</w:t>
      </w:r>
      <w:r w:rsidR="00124249">
        <w:t xml:space="preserve"> </w:t>
      </w:r>
      <w:r w:rsidR="000B3926">
        <w:t>for clumped isotopologues of CH</w:t>
      </w:r>
      <w:r w:rsidR="000B3926">
        <w:rPr>
          <w:vertAlign w:val="subscript"/>
        </w:rPr>
        <w:t>4</w:t>
      </w:r>
      <w:r w:rsidR="00B81DD2">
        <w:t xml:space="preserve"> in </w:t>
      </w:r>
      <w:r w:rsidR="00FF2EC1">
        <w:t>conventional</w:t>
      </w:r>
      <w:r w:rsidR="009D48E5">
        <w:t xml:space="preserve"> </w:t>
      </w:r>
      <w:r w:rsidR="00B81DD2">
        <w:t>gases</w:t>
      </w:r>
      <w:r w:rsidR="009144ED">
        <w:t xml:space="preserve"> under conservative assumptions about cooling</w:t>
      </w:r>
      <w:r w:rsidR="000D3A67">
        <w:t xml:space="preserve"> during migration</w:t>
      </w:r>
      <w:r w:rsidR="000B3926">
        <w:t>.</w:t>
      </w:r>
      <w:ins w:id="170" w:author="Wang, David" w:date="2022-07-09T19:08:00Z">
        <w:r w:rsidR="00D3505A">
          <w:t xml:space="preserve">  </w:t>
        </w:r>
      </w:ins>
      <w:ins w:id="171" w:author="Wang, David" w:date="2022-07-09T19:15:00Z">
        <w:r w:rsidR="00795A13" w:rsidRPr="00795A13">
          <w:rPr>
            <w:b/>
            <w:bCs/>
            <w:rPrChange w:id="172" w:author="Wang, David" w:date="2022-07-09T19:16:00Z">
              <w:rPr/>
            </w:rPrChange>
          </w:rPr>
          <w:t>Fig.</w:t>
        </w:r>
      </w:ins>
      <w:ins w:id="173" w:author="Wang, David" w:date="2022-07-09T19:16:00Z">
        <w:r w:rsidR="00795A13">
          <w:rPr>
            <w:b/>
            <w:bCs/>
          </w:rPr>
          <w:t> </w:t>
        </w:r>
      </w:ins>
      <w:ins w:id="174" w:author="Wang, David" w:date="2022-07-09T19:15:00Z">
        <w:r w:rsidR="00795A13" w:rsidRPr="00795A13">
          <w:rPr>
            <w:b/>
            <w:bCs/>
            <w:rPrChange w:id="175" w:author="Wang, David" w:date="2022-07-09T19:16:00Z">
              <w:rPr/>
            </w:rPrChange>
          </w:rPr>
          <w:t>8A</w:t>
        </w:r>
        <w:r w:rsidR="00795A13">
          <w:t xml:space="preserve"> shows </w:t>
        </w:r>
      </w:ins>
      <w:ins w:id="176" w:author="Wang, David" w:date="2022-07-09T19:17:00Z">
        <w:r w:rsidR="00795A13">
          <w:t>that under a</w:t>
        </w:r>
      </w:ins>
      <w:ins w:id="177" w:author="Wang, David" w:date="2022-07-09T19:09:00Z">
        <w:r w:rsidR="00D3505A">
          <w:t xml:space="preserve"> cooling rate of 50 </w:t>
        </w:r>
        <w:r w:rsidR="00D3505A" w:rsidRPr="002A6AC8">
          <w:t>°C</w:t>
        </w:r>
        <w:r w:rsidR="00D3505A">
          <w:t>/Myr</w:t>
        </w:r>
      </w:ins>
      <w:ins w:id="178" w:author="Wang, David" w:date="2022-07-09T19:11:00Z">
        <w:r w:rsidR="00D3505A">
          <w:t>—r</w:t>
        </w:r>
      </w:ins>
      <w:ins w:id="179" w:author="Wang, David" w:date="2022-07-09T19:09:00Z">
        <w:r w:rsidR="00D3505A">
          <w:t>oughly 5</w:t>
        </w:r>
        <w:r w:rsidR="00D3505A" w:rsidRPr="00D3505A">
          <w:t>×</w:t>
        </w:r>
        <w:r w:rsidR="00D3505A">
          <w:t xml:space="preserve"> </w:t>
        </w:r>
      </w:ins>
      <w:ins w:id="180" w:author="Wang, David" w:date="2022-07-09T19:10:00Z">
        <w:r w:rsidR="00D3505A">
          <w:t xml:space="preserve">slower cooling than that </w:t>
        </w:r>
      </w:ins>
      <w:ins w:id="181" w:author="Wang, David" w:date="2022-07-09T19:11:00Z">
        <w:r w:rsidR="00D3505A">
          <w:t>implied</w:t>
        </w:r>
      </w:ins>
      <w:ins w:id="182" w:author="Wang, David" w:date="2022-07-09T19:09:00Z">
        <w:r w:rsidR="00D3505A">
          <w:t xml:space="preserve"> </w:t>
        </w:r>
      </w:ins>
      <w:ins w:id="183" w:author="Wang, David" w:date="2022-07-09T19:10:00Z">
        <w:r w:rsidR="00D3505A">
          <w:t xml:space="preserve">by </w:t>
        </w:r>
      </w:ins>
      <w:ins w:id="184" w:author="Wang, David" w:date="2022-07-09T19:11:00Z">
        <w:r w:rsidR="00D3505A">
          <w:t xml:space="preserve">the migration timescale study of </w:t>
        </w:r>
      </w:ins>
      <w:ins w:id="185" w:author="Wang, David" w:date="2022-07-09T19:10:00Z">
        <w:r w:rsidR="00D3505A">
          <w:t>Jung et al.</w:t>
        </w:r>
      </w:ins>
      <w:ins w:id="186" w:author="Wang, David" w:date="2022-07-09T19:11:00Z">
        <w:r w:rsidR="00D3505A">
          <w:t xml:space="preserve"> (</w:t>
        </w:r>
      </w:ins>
      <w:ins w:id="187" w:author="Wang, David" w:date="2022-07-09T19:10:00Z">
        <w:r w:rsidR="00D3505A">
          <w:t>2015)</w:t>
        </w:r>
      </w:ins>
      <w:ins w:id="188" w:author="Wang, David" w:date="2022-07-09T19:11:00Z">
        <w:r w:rsidR="00D3505A">
          <w:t>—</w:t>
        </w:r>
      </w:ins>
      <w:ins w:id="189" w:author="Wang, David" w:date="2022-07-09T19:21:00Z">
        <w:r w:rsidR="00286FF0">
          <w:t>and</w:t>
        </w:r>
      </w:ins>
      <w:ins w:id="190" w:author="Wang, David" w:date="2022-07-09T19:23:00Z">
        <w:r w:rsidR="00334115">
          <w:t xml:space="preserve"> applying</w:t>
        </w:r>
      </w:ins>
      <w:ins w:id="191" w:author="Wang, David" w:date="2022-07-09T19:21:00Z">
        <w:r w:rsidR="00286FF0">
          <w:t xml:space="preserve"> the </w:t>
        </w:r>
      </w:ins>
      <w:ins w:id="192" w:author="Wang, David" w:date="2022-07-09T19:23:00Z">
        <w:r w:rsidR="00F57B37">
          <w:t>CH</w:t>
        </w:r>
        <w:r w:rsidR="00F57B37">
          <w:rPr>
            <w:vertAlign w:val="subscript"/>
          </w:rPr>
          <w:t>4</w:t>
        </w:r>
        <w:r w:rsidR="00F57B37" w:rsidRPr="002263F7">
          <w:t>–</w:t>
        </w:r>
        <w:r w:rsidR="00F57B37">
          <w:t>H</w:t>
        </w:r>
        <w:r w:rsidR="00F57B37" w:rsidRPr="002263F7">
          <w:rPr>
            <w:vertAlign w:val="subscript"/>
          </w:rPr>
          <w:t>2</w:t>
        </w:r>
        <w:r w:rsidR="00F57B37">
          <w:t xml:space="preserve">O </w:t>
        </w:r>
        <w:r w:rsidR="00CE6961">
          <w:t xml:space="preserve">exchange </w:t>
        </w:r>
      </w:ins>
      <w:ins w:id="193" w:author="Wang, David" w:date="2022-07-09T19:22:00Z">
        <w:r w:rsidR="00852DA6">
          <w:t xml:space="preserve">kinetics </w:t>
        </w:r>
        <w:r w:rsidR="00EF196B">
          <w:t>deter</w:t>
        </w:r>
      </w:ins>
      <w:ins w:id="194" w:author="Wang, David" w:date="2022-07-09T19:23:00Z">
        <w:r w:rsidR="00EF196B">
          <w:t>mined</w:t>
        </w:r>
      </w:ins>
      <w:ins w:id="195" w:author="Wang, David" w:date="2022-07-09T19:22:00Z">
        <w:r w:rsidR="00852DA6">
          <w:t xml:space="preserve"> </w:t>
        </w:r>
        <w:r w:rsidR="00286FF0">
          <w:t xml:space="preserve">by Turner et al. (2022), </w:t>
        </w:r>
      </w:ins>
      <w:ins w:id="196" w:author="Wang, David" w:date="2022-07-09T19:17:00Z">
        <w:r w:rsidR="00795A13">
          <w:t xml:space="preserve">closure </w:t>
        </w:r>
      </w:ins>
      <w:ins w:id="197" w:author="Wang, David" w:date="2022-07-09T19:18:00Z">
        <w:r w:rsidR="00795A13">
          <w:t>of methane isotopic exchange</w:t>
        </w:r>
      </w:ins>
      <w:ins w:id="198" w:author="Wang, David" w:date="2022-07-09T19:24:00Z">
        <w:r w:rsidR="004957A2">
          <w:t xml:space="preserve"> </w:t>
        </w:r>
      </w:ins>
      <w:ins w:id="199" w:author="Wang, David" w:date="2022-07-09T19:35:00Z">
        <w:r w:rsidR="00027F43">
          <w:t>should</w:t>
        </w:r>
      </w:ins>
      <w:ins w:id="200" w:author="Wang, David" w:date="2022-07-09T19:18:00Z">
        <w:r w:rsidR="00795A13">
          <w:t xml:space="preserve"> occur around ~170 </w:t>
        </w:r>
        <w:r w:rsidR="00795A13" w:rsidRPr="002A6AC8">
          <w:t>°C</w:t>
        </w:r>
        <w:r w:rsidR="00795A13">
          <w:t>.</w:t>
        </w:r>
      </w:ins>
      <w:ins w:id="201" w:author="Wang, David" w:date="2022-07-09T19:35:00Z">
        <w:r w:rsidR="00027F43">
          <w:rPr>
            <w:rStyle w:val="FootnoteReference"/>
          </w:rPr>
          <w:footnoteReference w:id="8"/>
        </w:r>
      </w:ins>
      <w:ins w:id="217" w:author="Wang, David" w:date="2022-07-09T19:11:00Z">
        <w:r w:rsidR="00D3505A">
          <w:t xml:space="preserve"> </w:t>
        </w:r>
      </w:ins>
      <w:del w:id="218" w:author="Wang, David" w:date="2022-07-09T19:08:00Z">
        <w:r w:rsidR="000B3926" w:rsidDel="00D3505A">
          <w:delText xml:space="preserve"> </w:delText>
        </w:r>
      </w:del>
      <w:r w:rsidR="000B3926">
        <w:t xml:space="preserve"> </w:t>
      </w:r>
      <w:r w:rsidR="00E505FD">
        <w:t>Methane generated in source rocks at temperatures above the oil window</w:t>
      </w:r>
      <w:ins w:id="219" w:author="Wang, David" w:date="2022-07-09T19:19:00Z">
        <w:r w:rsidR="009037AA">
          <w:t xml:space="preserve"> (&gt;160 </w:t>
        </w:r>
        <w:r w:rsidR="009037AA" w:rsidRPr="002A6AC8">
          <w:t>°C</w:t>
        </w:r>
        <w:r w:rsidR="009037AA">
          <w:t>)</w:t>
        </w:r>
      </w:ins>
      <w:r w:rsidR="00E505FD">
        <w:t xml:space="preserve"> will be more likely to approach D/H equilibrium with water</w:t>
      </w:r>
      <w:r w:rsidR="008334C3">
        <w:t xml:space="preserve">, even if it </w:t>
      </w:r>
      <w:r w:rsidR="00DC7782">
        <w:t>migrates immediately</w:t>
      </w:r>
      <w:r w:rsidR="008334C3">
        <w:t xml:space="preserve"> after generation</w:t>
      </w:r>
      <w:r w:rsidR="00E505FD">
        <w:t xml:space="preserve">.  </w:t>
      </w:r>
      <w:r w:rsidR="00541717">
        <w:t xml:space="preserve">The dataset presented by </w:t>
      </w:r>
      <w:r w:rsidR="00E505FD">
        <w:t xml:space="preserve">Clayton </w:t>
      </w:r>
      <w:r w:rsidR="00E505FD" w:rsidRPr="007B5EE9">
        <w:rPr>
          <w:rFonts w:cs="Times New Roman"/>
        </w:rPr>
        <w:t>(2003)</w:t>
      </w:r>
      <w:r w:rsidR="00E505FD">
        <w:t xml:space="preserve"> </w:t>
      </w:r>
      <w:r w:rsidR="00541717">
        <w:t xml:space="preserve">showing a </w:t>
      </w:r>
      <w:r w:rsidR="00E505FD">
        <w:t xml:space="preserve">leveling-off of </w:t>
      </w:r>
      <w:r w:rsidR="00E505FD" w:rsidRPr="00E505FD">
        <w:t>δD</w:t>
      </w:r>
      <w:r w:rsidR="00E505FD">
        <w:t>(CH</w:t>
      </w:r>
      <w:r w:rsidR="00E505FD" w:rsidRPr="00E505FD">
        <w:rPr>
          <w:vertAlign w:val="subscript"/>
        </w:rPr>
        <w:t>4</w:t>
      </w:r>
      <w:r w:rsidR="00E505FD">
        <w:t>) values</w:t>
      </w:r>
      <w:r w:rsidR="00F23E99">
        <w:t xml:space="preserve"> at around –140 to –150</w:t>
      </w:r>
      <w:r w:rsidR="00F23E99" w:rsidRPr="00F23E99">
        <w:t>‰</w:t>
      </w:r>
      <w:r w:rsidR="00E505FD">
        <w:t xml:space="preserve"> in higher </w:t>
      </w:r>
      <w:ins w:id="220" w:author="Wang, David" w:date="2022-06-21T13:45:00Z">
        <w:r w:rsidR="00BF413F">
          <w:t xml:space="preserve">thermal </w:t>
        </w:r>
      </w:ins>
      <w:r w:rsidR="00E505FD">
        <w:t>maturity</w:t>
      </w:r>
      <w:r w:rsidR="00285408">
        <w:t>, conventional, oil-associated</w:t>
      </w:r>
      <w:r w:rsidR="00E505FD">
        <w:t xml:space="preserve"> gases </w:t>
      </w:r>
      <w:r w:rsidR="00541717">
        <w:t xml:space="preserve">while </w:t>
      </w:r>
      <w:r w:rsidR="00541717" w:rsidRPr="00541717">
        <w:t>δ</w:t>
      </w:r>
      <w:r w:rsidR="00541717" w:rsidRPr="00541717">
        <w:rPr>
          <w:vertAlign w:val="superscript"/>
        </w:rPr>
        <w:t>13</w:t>
      </w:r>
      <w:r w:rsidR="00541717" w:rsidRPr="00541717">
        <w:t>C</w:t>
      </w:r>
      <w:r w:rsidR="00541717">
        <w:t>(CH</w:t>
      </w:r>
      <w:r w:rsidR="00541717" w:rsidRPr="00541717">
        <w:rPr>
          <w:vertAlign w:val="subscript"/>
        </w:rPr>
        <w:t>4</w:t>
      </w:r>
      <w:r w:rsidR="00541717">
        <w:t xml:space="preserve">) continues to increase </w:t>
      </w:r>
      <w:r w:rsidR="00E505FD">
        <w:t xml:space="preserve">is </w:t>
      </w:r>
      <w:r w:rsidR="00990B68">
        <w:t>very</w:t>
      </w:r>
      <w:r w:rsidR="00E505FD">
        <w:t xml:space="preserve"> supportive</w:t>
      </w:r>
      <w:r w:rsidR="00CA6A3B">
        <w:t xml:space="preserve"> of exchange</w:t>
      </w:r>
      <w:r w:rsidR="00471809">
        <w:t xml:space="preserve"> having occurred</w:t>
      </w:r>
      <w:r w:rsidR="006D6185">
        <w:t xml:space="preserve"> at temperatures of &gt;170 °C</w:t>
      </w:r>
      <w:r w:rsidR="000A7293">
        <w:t xml:space="preserve"> within or proximal to the source rock</w:t>
      </w:r>
      <w:r w:rsidR="00171394">
        <w:t>s</w:t>
      </w:r>
      <w:r w:rsidR="00E505FD">
        <w:t>.</w:t>
      </w:r>
    </w:p>
    <w:p w14:paraId="7FAE6C42" w14:textId="529693FA" w:rsidR="00C46D32" w:rsidRPr="00CA54E8" w:rsidRDefault="00174A6D" w:rsidP="00844C04">
      <w:r>
        <w:t xml:space="preserve">By contrast, </w:t>
      </w:r>
      <w:r w:rsidR="00DC7782">
        <w:t xml:space="preserve">extensive </w:t>
      </w:r>
      <w:r>
        <w:t>hydrogen exchange in CH</w:t>
      </w:r>
      <w:r>
        <w:rPr>
          <w:vertAlign w:val="subscript"/>
        </w:rPr>
        <w:t>4</w:t>
      </w:r>
      <w:r>
        <w:t xml:space="preserve"> likely </w:t>
      </w:r>
      <w:del w:id="221" w:author="Wang, David" w:date="2022-07-09T23:45:00Z">
        <w:r w:rsidR="008B3782" w:rsidDel="00B570A0">
          <w:delText xml:space="preserve">proceeds </w:delText>
        </w:r>
      </w:del>
      <w:ins w:id="222" w:author="Wang, David" w:date="2022-07-09T23:45:00Z">
        <w:r w:rsidR="00B570A0">
          <w:t xml:space="preserve">occurs </w:t>
        </w:r>
      </w:ins>
      <w:ins w:id="223" w:author="Wang, David" w:date="2022-07-09T23:46:00Z">
        <w:r w:rsidR="00A13932">
          <w:t>following</w:t>
        </w:r>
      </w:ins>
      <w:del w:id="224" w:author="Wang, David" w:date="2022-07-09T23:46:00Z">
        <w:r w:rsidDel="00A13932">
          <w:delText>post-</w:delText>
        </w:r>
      </w:del>
      <w:r>
        <w:t>generation</w:t>
      </w:r>
      <w:r w:rsidR="00CA54E8">
        <w:t xml:space="preserve"> for unconventional petroleum systems </w:t>
      </w:r>
      <w:r w:rsidR="00DC7782">
        <w:t>where the source rocks are also the reservoirs</w:t>
      </w:r>
      <w:r w:rsidR="00CA54E8">
        <w:t xml:space="preserve">.  In these </w:t>
      </w:r>
      <w:r w:rsidR="004902C9">
        <w:t xml:space="preserve">self-sourced </w:t>
      </w:r>
      <w:r w:rsidR="00CA54E8">
        <w:t>systems, CH</w:t>
      </w:r>
      <w:r w:rsidR="00CA54E8">
        <w:rPr>
          <w:vertAlign w:val="subscript"/>
        </w:rPr>
        <w:t>4</w:t>
      </w:r>
      <w:r w:rsidR="00CA54E8">
        <w:t xml:space="preserve"> </w:t>
      </w:r>
      <w:r w:rsidR="00BC10C1">
        <w:t>that remains en</w:t>
      </w:r>
      <w:r w:rsidR="00CA54E8">
        <w:t xml:space="preserve">trapped in pore spaces will </w:t>
      </w:r>
      <w:r w:rsidR="001A4723">
        <w:t xml:space="preserve">probably </w:t>
      </w:r>
      <w:r w:rsidR="00CA54E8">
        <w:t>have exchanged hydrogens with surrounding organics or</w:t>
      </w:r>
      <w:r w:rsidR="00670722">
        <w:t xml:space="preserve"> with</w:t>
      </w:r>
      <w:r w:rsidR="00CA54E8">
        <w:t xml:space="preserve"> any available water</w:t>
      </w:r>
      <w:r w:rsidR="00CD1C22">
        <w:t xml:space="preserve"> as long as the rock has </w:t>
      </w:r>
      <w:r w:rsidR="000E0491">
        <w:t xml:space="preserve">been exposed </w:t>
      </w:r>
      <w:r w:rsidR="00CD1C22">
        <w:t xml:space="preserve">to temperatures of </w:t>
      </w:r>
      <w:r w:rsidR="00347118">
        <w:t xml:space="preserve">at least </w:t>
      </w:r>
      <w:r w:rsidR="000577DE">
        <w:t>~</w:t>
      </w:r>
      <w:r w:rsidR="000E0491">
        <w:t>1</w:t>
      </w:r>
      <w:r w:rsidR="000577DE">
        <w:t>30</w:t>
      </w:r>
      <w:r w:rsidR="00CD1C22">
        <w:t xml:space="preserve"> °C</w:t>
      </w:r>
      <w:r w:rsidR="002A4CEE">
        <w:t xml:space="preserve"> at maximum burial</w:t>
      </w:r>
      <w:ins w:id="225" w:author="Wang, David" w:date="2022-07-09T23:51:00Z">
        <w:r w:rsidR="00A15BD3">
          <w:t xml:space="preserve"> for several million years (</w:t>
        </w:r>
        <w:r w:rsidR="00A15BD3">
          <w:rPr>
            <w:b/>
            <w:bCs/>
          </w:rPr>
          <w:t>Fig. 8B</w:t>
        </w:r>
        <w:r w:rsidR="00A15BD3">
          <w:t>)</w:t>
        </w:r>
      </w:ins>
      <w:r w:rsidR="00CD1C22">
        <w:t>.</w:t>
      </w:r>
      <w:r w:rsidR="00670722">
        <w:t xml:space="preserve">  </w:t>
      </w:r>
      <w:r w:rsidR="00844C04">
        <w:t xml:space="preserve">This is </w:t>
      </w:r>
      <w:r w:rsidR="006A6205">
        <w:t>supported</w:t>
      </w:r>
      <w:r w:rsidR="00844C04">
        <w:t xml:space="preserve"> with</w:t>
      </w:r>
      <w:r w:rsidR="006A6205">
        <w:t xml:space="preserve"> observations that at elevated</w:t>
      </w:r>
      <w:ins w:id="226" w:author="Wang, David" w:date="2022-06-21T13:45:00Z">
        <w:r w:rsidR="00BF413F">
          <w:t xml:space="preserve"> thermal</w:t>
        </w:r>
      </w:ins>
      <w:r w:rsidR="006A6205">
        <w:t xml:space="preserve"> maturities,</w:t>
      </w:r>
      <w:r w:rsidR="00844C04">
        <w:t xml:space="preserve"> CH</w:t>
      </w:r>
      <w:r w:rsidR="00844C04" w:rsidRPr="00844C04">
        <w:rPr>
          <w:vertAlign w:val="subscript"/>
        </w:rPr>
        <w:t>4</w:t>
      </w:r>
      <w:r w:rsidR="00844C04">
        <w:t xml:space="preserve"> </w:t>
      </w:r>
      <w:r w:rsidR="006A6205">
        <w:t>approaches isotopic equilibrium with co-existing formation waters in unconventional reservoirs such as the</w:t>
      </w:r>
      <w:r w:rsidR="004C3C10">
        <w:t xml:space="preserve"> Utica</w:t>
      </w:r>
      <w:r w:rsidR="002A4CEE">
        <w:t xml:space="preserve">, </w:t>
      </w:r>
      <w:r w:rsidR="00844C04">
        <w:t>Marcellus</w:t>
      </w:r>
      <w:r w:rsidR="002A4CEE">
        <w:t>,</w:t>
      </w:r>
      <w:r w:rsidR="004C3C10">
        <w:t xml:space="preserve"> </w:t>
      </w:r>
      <w:r w:rsidR="002A4CEE">
        <w:t>and Eagle Ford</w:t>
      </w:r>
      <w:r w:rsidR="00D97648">
        <w:t xml:space="preserve">, </w:t>
      </w:r>
      <w:r w:rsidR="008D0640">
        <w:t>consistent</w:t>
      </w:r>
      <w:r w:rsidR="00D97648">
        <w:t xml:space="preserve"> with transfer of H from paleo-groundwaters to methane</w:t>
      </w:r>
      <w:r w:rsidR="004C3C10">
        <w:t xml:space="preserve"> </w:t>
      </w:r>
      <w:r w:rsidR="002A4CEE" w:rsidRPr="002A4CEE">
        <w:rPr>
          <w:rFonts w:cs="Times New Roman"/>
        </w:rPr>
        <w:t>(Wang et al., 2015; Xie et al., 2021)</w:t>
      </w:r>
      <w:r w:rsidR="004C3C10">
        <w:t>.</w:t>
      </w:r>
      <w:r w:rsidR="00844C04">
        <w:t xml:space="preserve"> </w:t>
      </w:r>
      <w:r w:rsidR="00B81DD2">
        <w:t xml:space="preserve"> </w:t>
      </w:r>
      <w:ins w:id="227" w:author="Wang, David" w:date="2022-07-09T23:38:00Z">
        <w:r w:rsidR="004376A7">
          <w:t xml:space="preserve">In source-rock reservoirs which are no longer at maximum burial depths, methane </w:t>
        </w:r>
      </w:ins>
      <w:ins w:id="228" w:author="Wang, David" w:date="2022-07-09T23:43:00Z">
        <w:r w:rsidR="00393AA3">
          <w:t>may undergo</w:t>
        </w:r>
      </w:ins>
      <w:ins w:id="229" w:author="Wang, David" w:date="2022-07-09T23:38:00Z">
        <w:r w:rsidR="004376A7">
          <w:t xml:space="preserve"> retrograde isotopic exchange during </w:t>
        </w:r>
      </w:ins>
      <w:ins w:id="230" w:author="Wang, David" w:date="2022-07-09T23:44:00Z">
        <w:r w:rsidR="00912E17">
          <w:t>cooling</w:t>
        </w:r>
      </w:ins>
      <w:ins w:id="231" w:author="Wang, David" w:date="2022-07-09T23:38:00Z">
        <w:r w:rsidR="004376A7">
          <w:t xml:space="preserve">.  Closure in these cases </w:t>
        </w:r>
      </w:ins>
      <w:ins w:id="232" w:author="Wang, David" w:date="2022-07-09T23:42:00Z">
        <w:r w:rsidR="006F597A">
          <w:t>is highly sensitive to</w:t>
        </w:r>
      </w:ins>
      <w:ins w:id="233" w:author="Wang, David" w:date="2022-07-09T23:38:00Z">
        <w:r w:rsidR="004376A7">
          <w:t xml:space="preserve"> rates of </w:t>
        </w:r>
      </w:ins>
      <w:ins w:id="234" w:author="Wang, David" w:date="2022-07-09T23:44:00Z">
        <w:r w:rsidR="00912E17">
          <w:t>exhumation</w:t>
        </w:r>
      </w:ins>
      <w:ins w:id="235" w:author="Wang, David" w:date="2022-07-09T23:38:00Z">
        <w:r w:rsidR="004376A7">
          <w:t xml:space="preserve"> (Reiners and Brandon, 2006), particularly as the rock passes through the range of temperatures between 130 and 160 °C</w:t>
        </w:r>
      </w:ins>
      <w:ins w:id="236" w:author="Wang, David" w:date="2022-07-09T23:43:00Z">
        <w:r w:rsidR="004532E8">
          <w:t xml:space="preserve"> (</w:t>
        </w:r>
        <w:r w:rsidR="004532E8">
          <w:rPr>
            <w:b/>
            <w:bCs/>
          </w:rPr>
          <w:t>Fig. 8B</w:t>
        </w:r>
        <w:r w:rsidR="004532E8">
          <w:t>)</w:t>
        </w:r>
      </w:ins>
      <w:ins w:id="237" w:author="Wang, David" w:date="2022-07-09T23:38:00Z">
        <w:r w:rsidR="004376A7">
          <w:t>.</w:t>
        </w:r>
      </w:ins>
    </w:p>
    <w:p w14:paraId="1996CBDC" w14:textId="6835CD27" w:rsidR="005B7361" w:rsidRDefault="00AA2707" w:rsidP="00E04AC6">
      <w:pPr>
        <w:pStyle w:val="Heading2"/>
      </w:pPr>
      <w:bookmarkStart w:id="238" w:name="_Ref93008295"/>
      <w:r>
        <w:t>G</w:t>
      </w:r>
      <w:r w:rsidR="00E04AC6">
        <w:t>ene</w:t>
      </w:r>
      <w:r>
        <w:t>ration potential of natural gas</w:t>
      </w:r>
      <w:bookmarkEnd w:id="238"/>
    </w:p>
    <w:p w14:paraId="63E7D680" w14:textId="1203BB8D" w:rsidR="007209CF" w:rsidRDefault="007209CF" w:rsidP="007209CF">
      <w:r>
        <w:t xml:space="preserve">Volumetric calculations based on source rock extent, type, richness, and </w:t>
      </w:r>
      <w:ins w:id="239" w:author="Wang, David" w:date="2022-06-21T13:45:00Z">
        <w:r w:rsidR="00BF413F">
          <w:t xml:space="preserve">thermal </w:t>
        </w:r>
      </w:ins>
      <w:r>
        <w:t>maturity are used to estimate the mass of hydrocarbons generated by source rocks undergoing thermal maturation.  These calculations are</w:t>
      </w:r>
      <w:r w:rsidR="00384721">
        <w:t xml:space="preserve"> the basis of estimates of potential resources when assessing frontier basins</w:t>
      </w:r>
      <w:r w:rsidR="00572358">
        <w:t xml:space="preserve"> when only coarse constraints on source rock presence and character are available</w:t>
      </w:r>
      <w:r w:rsidR="00F67C4D">
        <w:t xml:space="preserve"> </w:t>
      </w:r>
      <w:r w:rsidR="00F67C4D" w:rsidRPr="003B4EF9">
        <w:rPr>
          <w:rFonts w:cs="Times New Roman"/>
        </w:rPr>
        <w:t>(Schmoker, 1994)</w:t>
      </w:r>
      <w:r w:rsidR="00384721">
        <w:t xml:space="preserve">.  </w:t>
      </w:r>
      <w:r w:rsidR="00646D7B">
        <w:t xml:space="preserve">They are also formalized as </w:t>
      </w:r>
      <w:r w:rsidR="00421DE1">
        <w:t xml:space="preserve">programmatic </w:t>
      </w:r>
      <w:r w:rsidR="00646D7B">
        <w:t>subroutines</w:t>
      </w:r>
      <w:r>
        <w:t xml:space="preserve"> embedded in modern basin modeling packages </w:t>
      </w:r>
      <w:r w:rsidR="000E4E46" w:rsidRPr="000E4E46">
        <w:rPr>
          <w:rFonts w:cs="Times New Roman"/>
          <w:szCs w:val="24"/>
        </w:rPr>
        <w:t xml:space="preserve">(Tissot and Espitalié, 1975; Cooles et al., 1986; Pepper and Corvi, </w:t>
      </w:r>
      <w:r w:rsidR="000E4E46" w:rsidRPr="000E4E46">
        <w:rPr>
          <w:rFonts w:cs="Times New Roman"/>
          <w:szCs w:val="24"/>
        </w:rPr>
        <w:lastRenderedPageBreak/>
        <w:t>1995; Tissot, 2003; Freund et al., 2007; Hantschel and Kauerauf, 2009; Stainforth, 2009; Fjellanger et al., 2010)</w:t>
      </w:r>
      <w:r>
        <w:t xml:space="preserve"> </w:t>
      </w:r>
      <w:r w:rsidR="000C0897">
        <w:t>which</w:t>
      </w:r>
      <w:r>
        <w:t xml:space="preserve"> </w:t>
      </w:r>
      <w:r w:rsidR="00C61ED3">
        <w:t>take</w:t>
      </w:r>
      <w:r>
        <w:t xml:space="preserve"> spatially-resolved hydrogen index (HI) values</w:t>
      </w:r>
      <w:r w:rsidR="00697130">
        <w:t xml:space="preserve"> of source horizons</w:t>
      </w:r>
      <w:r>
        <w:t xml:space="preserve"> as a key input</w:t>
      </w:r>
      <w:r w:rsidR="00F20EA8">
        <w:t xml:space="preserve"> constraint</w:t>
      </w:r>
      <w:r>
        <w:t xml:space="preserve">.  </w:t>
      </w:r>
    </w:p>
    <w:p w14:paraId="54A340BB" w14:textId="44AC6FC5" w:rsidR="00EF605C" w:rsidRDefault="00EF605C" w:rsidP="007209CF">
      <w:r>
        <w:t xml:space="preserve">In a series of experiments, Wenger and Price </w:t>
      </w:r>
      <w:r w:rsidRPr="00EF605C">
        <w:rPr>
          <w:rFonts w:cs="Times New Roman"/>
        </w:rPr>
        <w:t>(1991)</w:t>
      </w:r>
      <w:r>
        <w:t xml:space="preserve"> heated shale source rocks and coals</w:t>
      </w:r>
      <w:r w:rsidR="00132B5C">
        <w:t xml:space="preserve"> in the presence of water</w:t>
      </w:r>
      <w:r>
        <w:t xml:space="preserve"> for 30 days</w:t>
      </w:r>
      <w:r w:rsidR="006E1167">
        <w:t xml:space="preserve"> </w:t>
      </w:r>
      <w:r w:rsidR="00F20EA8">
        <w:t>at</w:t>
      </w:r>
      <w:r w:rsidR="006E1167">
        <w:t xml:space="preserve"> temperatures </w:t>
      </w:r>
      <w:r w:rsidR="00F20EA8">
        <w:t xml:space="preserve">of </w:t>
      </w:r>
      <w:r w:rsidR="006E1167">
        <w:t>150 to 500 °C</w:t>
      </w:r>
      <w:r w:rsidR="00554433">
        <w:t xml:space="preserve">.  They </w:t>
      </w:r>
      <w:r w:rsidR="00BC1BFD">
        <w:t>observed</w:t>
      </w:r>
      <w:r>
        <w:t xml:space="preserve"> </w:t>
      </w:r>
      <w:r w:rsidR="00F20EA8">
        <w:t>that HI value</w:t>
      </w:r>
      <w:r w:rsidR="006D1B1C">
        <w:t xml:space="preserve">s often </w:t>
      </w:r>
      <w:r w:rsidR="006D1B1C" w:rsidRPr="00AB3C42">
        <w:t>increased</w:t>
      </w:r>
      <w:r w:rsidR="006D1B1C">
        <w:t xml:space="preserve"> with experimental temperature, instead of declining as would be expected for </w:t>
      </w:r>
      <w:r w:rsidR="006D1B1C" w:rsidRPr="004E2B47">
        <w:t>simple depletion of</w:t>
      </w:r>
      <w:r w:rsidR="00EE7192" w:rsidRPr="004E2B47">
        <w:t xml:space="preserve"> initial kerogen</w:t>
      </w:r>
      <w:r w:rsidR="004E2B47">
        <w:t xml:space="preserve"> via cracking reactions</w:t>
      </w:r>
      <w:r w:rsidR="006D1B1C">
        <w:t xml:space="preserve">.  Furthermore, </w:t>
      </w:r>
      <w:r>
        <w:t>more hydrocarbon</w:t>
      </w:r>
      <w:r w:rsidR="00716764">
        <w:t>s</w:t>
      </w:r>
      <w:r>
        <w:t xml:space="preserve"> </w:t>
      </w:r>
      <w:r w:rsidR="006D1B1C">
        <w:t xml:space="preserve">were </w:t>
      </w:r>
      <w:r w:rsidR="00B560CF">
        <w:t>generated</w:t>
      </w:r>
      <w:r w:rsidR="006D1B1C">
        <w:t xml:space="preserve"> in some experiments</w:t>
      </w:r>
      <w:r>
        <w:t xml:space="preserve"> than the theoretical</w:t>
      </w:r>
      <w:r w:rsidR="00CA1A00">
        <w:t xml:space="preserve"> maximum</w:t>
      </w:r>
      <w:r w:rsidR="00CD019F">
        <w:t xml:space="preserve"> yield</w:t>
      </w:r>
      <w:r w:rsidR="00CD0025">
        <w:t xml:space="preserve"> expected</w:t>
      </w:r>
      <w:r w:rsidR="00CA1A00">
        <w:t xml:space="preserve"> if </w:t>
      </w:r>
      <w:r w:rsidR="007B3ED1">
        <w:t>H</w:t>
      </w:r>
      <w:r w:rsidR="00CD019F">
        <w:t xml:space="preserve"> in generated petroleum </w:t>
      </w:r>
      <w:r w:rsidR="00CD0025">
        <w:t>was</w:t>
      </w:r>
      <w:r w:rsidR="00CD019F">
        <w:t xml:space="preserve"> only derived from organic matter</w:t>
      </w:r>
      <w:r w:rsidR="00CA1A00">
        <w:t xml:space="preserve"> </w:t>
      </w:r>
      <w:r w:rsidR="00CA798B" w:rsidRPr="00CA798B">
        <w:rPr>
          <w:rFonts w:cs="Times New Roman"/>
        </w:rPr>
        <w:t>(Price, 2001, their Figure 3)</w:t>
      </w:r>
      <w:r w:rsidR="00997E40">
        <w:t>.</w:t>
      </w:r>
      <w:r w:rsidR="006E1167">
        <w:t xml:space="preserve">  </w:t>
      </w:r>
      <w:r w:rsidR="00CA798B">
        <w:t>T</w:t>
      </w:r>
      <w:r w:rsidR="00A5204C">
        <w:t>his</w:t>
      </w:r>
      <w:r w:rsidR="00BD4089">
        <w:t xml:space="preserve"> excess hydrocarbon yield</w:t>
      </w:r>
      <w:r w:rsidR="00A5204C">
        <w:t xml:space="preserve"> </w:t>
      </w:r>
      <w:r w:rsidR="00CA798B">
        <w:t>was attributed to incorporation of H</w:t>
      </w:r>
      <w:r w:rsidR="00CA798B">
        <w:rPr>
          <w:vertAlign w:val="subscript"/>
        </w:rPr>
        <w:t>2</w:t>
      </w:r>
      <w:r w:rsidR="00CA798B">
        <w:t>O-derived hydrogen during the</w:t>
      </w:r>
      <w:r w:rsidR="00A5204C">
        <w:t xml:space="preserve"> </w:t>
      </w:r>
      <w:r w:rsidR="000A0CAA">
        <w:t xml:space="preserve">hydrolytic </w:t>
      </w:r>
      <w:r w:rsidR="00A5204C">
        <w:t>disproportionation of kerogen</w:t>
      </w:r>
      <w:r w:rsidR="00A6287D">
        <w:t xml:space="preserve"> into CO</w:t>
      </w:r>
      <w:r w:rsidR="00A6287D">
        <w:rPr>
          <w:vertAlign w:val="subscript"/>
        </w:rPr>
        <w:t>2</w:t>
      </w:r>
      <w:r w:rsidR="00A6287D">
        <w:t xml:space="preserve"> </w:t>
      </w:r>
      <w:r w:rsidR="00E03A3E">
        <w:t>+</w:t>
      </w:r>
      <w:r w:rsidR="00A6287D">
        <w:t xml:space="preserve"> CH</w:t>
      </w:r>
      <w:r w:rsidR="00A6287D">
        <w:rPr>
          <w:vertAlign w:val="subscript"/>
        </w:rPr>
        <w:t>4</w:t>
      </w:r>
      <w:r w:rsidR="00A6287D">
        <w:t xml:space="preserve"> and other </w:t>
      </w:r>
      <w:r w:rsidR="00E47CCB">
        <w:t>small paraffins</w:t>
      </w:r>
      <w:r w:rsidR="00CA798B">
        <w:t>, consistent with theoretical and experimental constraints on petroleum degradation in aqueous environments</w:t>
      </w:r>
      <w:r w:rsidR="00A40C90">
        <w:t xml:space="preserve"> </w:t>
      </w:r>
      <w:r w:rsidR="00CA798B" w:rsidRPr="00CA798B">
        <w:rPr>
          <w:rFonts w:cs="Times New Roman"/>
        </w:rPr>
        <w:t>(Helgeson et al., 1993, 2009; Seewald, 1994, 2001, 2003)</w:t>
      </w:r>
      <w:r w:rsidR="00A5204C">
        <w:t>.</w:t>
      </w:r>
    </w:p>
    <w:p w14:paraId="4EA9199C" w14:textId="05F125C4" w:rsidR="00A2525A" w:rsidRDefault="008F3BCF" w:rsidP="00A2525A">
      <w:pPr>
        <w:rPr>
          <w:ins w:id="240" w:author="Wang, David" w:date="2022-06-21T16:19:00Z"/>
        </w:rPr>
      </w:pPr>
      <w:r>
        <w:t>E</w:t>
      </w:r>
      <w:r w:rsidR="00957DAF">
        <w:t>vidence from our</w:t>
      </w:r>
      <w:r w:rsidR="00A136E1">
        <w:t xml:space="preserve"> results</w:t>
      </w:r>
      <w:r w:rsidR="00812E58">
        <w:t xml:space="preserve"> </w:t>
      </w:r>
      <w:r w:rsidR="00957DAF">
        <w:t xml:space="preserve">and </w:t>
      </w:r>
      <w:r w:rsidR="00812E58">
        <w:t xml:space="preserve">the </w:t>
      </w:r>
      <w:r w:rsidR="00957DAF">
        <w:t>other studies discussed above suggest that hydrocarbon generation in source rocks may not be limited by the</w:t>
      </w:r>
      <w:ins w:id="241" w:author="Wang, David" w:date="2022-07-07T11:31:00Z">
        <w:r w:rsidR="009322D8">
          <w:t xml:space="preserve"> organic</w:t>
        </w:r>
      </w:ins>
      <w:r w:rsidR="00957DAF">
        <w:t xml:space="preserve"> </w:t>
      </w:r>
      <w:r w:rsidR="00F55A2B">
        <w:t xml:space="preserve">hydrogen content of source </w:t>
      </w:r>
      <w:del w:id="242" w:author="Wang, David" w:date="2022-07-07T11:31:00Z">
        <w:r w:rsidR="00F55A2B" w:rsidDel="009322D8">
          <w:delText>kerogen</w:delText>
        </w:r>
      </w:del>
      <w:ins w:id="243" w:author="Wang, David" w:date="2022-07-07T11:31:00Z">
        <w:r w:rsidR="009322D8">
          <w:t>rocks</w:t>
        </w:r>
      </w:ins>
      <w:r w:rsidR="00957DAF">
        <w:t xml:space="preserve">.  Hence, if H </w:t>
      </w:r>
      <w:r w:rsidR="00D74585">
        <w:t xml:space="preserve">availability </w:t>
      </w:r>
      <w:r w:rsidR="00957DAF">
        <w:t>is not limiting</w:t>
      </w:r>
      <w:r w:rsidR="00EA2F19">
        <w:t>, and water participates in the formation of hydrocarbons</w:t>
      </w:r>
      <w:r w:rsidR="00957DAF">
        <w:t>, the upper bo</w:t>
      </w:r>
      <w:r w:rsidR="00D74585">
        <w:t>und</w:t>
      </w:r>
      <w:r w:rsidR="00957DAF" w:rsidRPr="000C1CD5">
        <w:t xml:space="preserve"> </w:t>
      </w:r>
      <w:r w:rsidR="00957DAF">
        <w:t xml:space="preserve">on the amount of hydrocarbons </w:t>
      </w:r>
      <w:r w:rsidR="00D74585">
        <w:t xml:space="preserve">that can </w:t>
      </w:r>
      <w:r w:rsidR="00957DAF">
        <w:t xml:space="preserve">be generated </w:t>
      </w:r>
      <w:r w:rsidR="00D74585">
        <w:t xml:space="preserve">is </w:t>
      </w:r>
      <w:r w:rsidR="00957DAF">
        <w:t>the availability of water to petroleum-generating reactions</w:t>
      </w:r>
      <w:r w:rsidR="000822D0">
        <w:t xml:space="preserve"> up to the point of TOC exhaustion</w:t>
      </w:r>
      <w:r w:rsidR="00957DAF">
        <w:t xml:space="preserve">.  This has been </w:t>
      </w:r>
      <w:r w:rsidR="00505556">
        <w:t>repeatedly</w:t>
      </w:r>
      <w:r w:rsidR="00957DAF">
        <w:t xml:space="preserve"> suggested by several authors in years past </w:t>
      </w:r>
      <w:r w:rsidR="003229BD" w:rsidRPr="003229BD">
        <w:rPr>
          <w:rFonts w:cs="Times New Roman"/>
        </w:rPr>
        <w:t>(Lewan, 1992; Helgeson et al., 1993, 2009; Price, 1994, 2001; Seewald, 1994, 2003)</w:t>
      </w:r>
      <w:r w:rsidR="0030618B">
        <w:t>.  I</w:t>
      </w:r>
      <w:r w:rsidR="00A2525A">
        <w:t xml:space="preserve">f </w:t>
      </w:r>
      <w:r w:rsidR="00B9629B">
        <w:t>correct</w:t>
      </w:r>
      <w:r w:rsidR="00A2525A">
        <w:t xml:space="preserve">, </w:t>
      </w:r>
      <w:r w:rsidR="00475C39">
        <w:t>kinetic models of petroleum formation</w:t>
      </w:r>
      <w:r w:rsidR="007E394C">
        <w:t xml:space="preserve"> employed in basin modeling</w:t>
      </w:r>
      <w:r w:rsidR="00F55A2B">
        <w:t xml:space="preserve"> that limit hydrocarbon </w:t>
      </w:r>
      <w:r w:rsidR="007D2331">
        <w:t>yields</w:t>
      </w:r>
      <w:r w:rsidR="00F55A2B">
        <w:t xml:space="preserve"> based on HI values</w:t>
      </w:r>
      <w:r w:rsidR="00475C39">
        <w:t xml:space="preserve"> </w:t>
      </w:r>
      <w:r w:rsidR="000E4E46" w:rsidRPr="000E4E46">
        <w:rPr>
          <w:rFonts w:cs="Times New Roman"/>
        </w:rPr>
        <w:t>(Tissot et al., 1987; Tissot, 2003; Hantschel and Kauerauf, 2009)</w:t>
      </w:r>
      <w:r w:rsidR="00ED758D">
        <w:t xml:space="preserve"> may significantly </w:t>
      </w:r>
      <w:r w:rsidR="00475C39">
        <w:t xml:space="preserve">underpredict </w:t>
      </w:r>
      <w:r w:rsidR="00ED758D">
        <w:t>the true natural gas resource potential</w:t>
      </w:r>
      <w:r w:rsidR="007E394C">
        <w:t xml:space="preserve"> in </w:t>
      </w:r>
      <w:r w:rsidR="008C2F59">
        <w:t xml:space="preserve">many of </w:t>
      </w:r>
      <w:r w:rsidR="007E394C">
        <w:t xml:space="preserve">the world's </w:t>
      </w:r>
      <w:r w:rsidR="00ED758D">
        <w:t xml:space="preserve">sedimentary basins </w:t>
      </w:r>
      <w:r w:rsidR="00A2525A">
        <w:t>(</w:t>
      </w:r>
      <w:r w:rsidR="00A2525A" w:rsidRPr="00D909ED">
        <w:rPr>
          <w:b/>
        </w:rPr>
        <w:t xml:space="preserve">Fig. </w:t>
      </w:r>
      <w:ins w:id="244" w:author="Wang, David" w:date="2022-06-21T13:05:00Z">
        <w:r w:rsidR="000F63F6">
          <w:rPr>
            <w:b/>
            <w:noProof/>
          </w:rPr>
          <w:t>7</w:t>
        </w:r>
      </w:ins>
      <w:del w:id="245" w:author="Wang, David" w:date="2022-06-21T13:04:00Z">
        <w:r w:rsidR="001E2B19" w:rsidDel="00E52BB5">
          <w:rPr>
            <w:b/>
            <w:noProof/>
          </w:rPr>
          <w:delText>8</w:delText>
        </w:r>
      </w:del>
      <w:r w:rsidR="00A2525A">
        <w:t>)</w:t>
      </w:r>
      <w:r w:rsidR="00A2525A" w:rsidRPr="000C1CD5">
        <w:t xml:space="preserve">.  </w:t>
      </w:r>
    </w:p>
    <w:p w14:paraId="46200D89" w14:textId="0BF994BC" w:rsidR="00262768" w:rsidRPr="002C190F" w:rsidRDefault="00912C35" w:rsidP="00DA57DE">
      <w:ins w:id="246" w:author="Wang, David" w:date="2022-06-21T16:20:00Z">
        <w:r>
          <w:t xml:space="preserve">Chemical kinetic models employed in the upstream oil and gas industry for exploration purposes invariably use </w:t>
        </w:r>
      </w:ins>
      <w:ins w:id="247" w:author="Wang, David" w:date="2022-06-21T16:21:00Z">
        <w:r>
          <w:t>simple, pseudo-first-order reactions</w:t>
        </w:r>
        <w:r w:rsidR="00CF00C1">
          <w:t xml:space="preserve">.  Many parallel reactions may be simulated at once to simulate different classes of kerogen or petroleum breakdown products; however, all reactions are, without </w:t>
        </w:r>
      </w:ins>
      <w:ins w:id="248" w:author="Wang, David" w:date="2022-06-21T16:22:00Z">
        <w:r w:rsidR="00CF00C1">
          <w:t>exception, pseudo-first-order</w:t>
        </w:r>
      </w:ins>
      <w:ins w:id="249" w:author="Wang, David" w:date="2022-06-21T16:32:00Z">
        <w:r w:rsidR="008F2D41">
          <w:t xml:space="preserve"> </w:t>
        </w:r>
      </w:ins>
      <w:ins w:id="250" w:author="Wang, David" w:date="2022-06-21T16:22:00Z">
        <w:r w:rsidR="00CF00C1">
          <w:t xml:space="preserve">in the mass of remaining precursor.  </w:t>
        </w:r>
      </w:ins>
      <w:ins w:id="251" w:author="Wang, David" w:date="2022-06-21T16:33:00Z">
        <w:r w:rsidR="00365034">
          <w:t xml:space="preserve">However, as noted in Xie et al. (2022), the rate coefficients of these notionally unimolecular reactions </w:t>
        </w:r>
      </w:ins>
      <w:ins w:id="252" w:author="Wang, David" w:date="2022-06-21T16:43:00Z">
        <w:r w:rsidR="005764CF">
          <w:t>can be pressure-dependent,</w:t>
        </w:r>
        <w:r w:rsidR="00264320">
          <w:t xml:space="preserve"> </w:t>
        </w:r>
      </w:ins>
      <w:ins w:id="253" w:author="Wang, David" w:date="2022-06-21T16:34:00Z">
        <w:r w:rsidR="00365034">
          <w:t xml:space="preserve">because a third-body collision may be required to remove excess energy from </w:t>
        </w:r>
      </w:ins>
      <w:ins w:id="254" w:author="Wang, David" w:date="2022-06-21T16:35:00Z">
        <w:r w:rsidR="00365034">
          <w:t>the excited intermediates</w:t>
        </w:r>
      </w:ins>
      <w:ins w:id="255" w:author="Wang, David" w:date="2022-06-21T16:43:00Z">
        <w:r w:rsidR="00883339">
          <w:t xml:space="preserve">.  </w:t>
        </w:r>
      </w:ins>
      <w:ins w:id="256" w:author="Wang, David" w:date="2022-06-21T16:45:00Z">
        <w:r w:rsidR="006F2733">
          <w:t>Therefore, an</w:t>
        </w:r>
      </w:ins>
      <w:ins w:id="257" w:author="Wang, David" w:date="2022-06-21T16:44:00Z">
        <w:r w:rsidR="003236AF">
          <w:t xml:space="preserve"> </w:t>
        </w:r>
      </w:ins>
      <w:ins w:id="258" w:author="Wang, David" w:date="2022-06-21T16:39:00Z">
        <w:r w:rsidR="00F043C9">
          <w:t>algorithmic reaction mechanism generator (RMG</w:t>
        </w:r>
      </w:ins>
      <w:ins w:id="259" w:author="Wang, David" w:date="2022-06-21T16:41:00Z">
        <w:r w:rsidR="002A38D1">
          <w:t>; Allen et al., 2012</w:t>
        </w:r>
      </w:ins>
      <w:ins w:id="260" w:author="Wang, David" w:date="2022-06-21T16:39:00Z">
        <w:r w:rsidR="00F043C9">
          <w:t>)</w:t>
        </w:r>
      </w:ins>
      <w:ins w:id="261" w:author="Wang, David" w:date="2022-06-21T16:45:00Z">
        <w:r w:rsidR="001F016D">
          <w:t>—</w:t>
        </w:r>
      </w:ins>
      <w:ins w:id="262" w:author="Wang, David" w:date="2022-06-21T16:44:00Z">
        <w:r w:rsidR="00943C7E">
          <w:t>operating from a database of elementary reaction kinetics</w:t>
        </w:r>
      </w:ins>
      <w:ins w:id="263" w:author="Wang, David" w:date="2022-06-21T16:45:00Z">
        <w:r w:rsidR="001F016D">
          <w:t>—</w:t>
        </w:r>
      </w:ins>
      <w:ins w:id="264" w:author="Wang, David" w:date="2022-06-21T16:39:00Z">
        <w:r w:rsidR="00F043C9">
          <w:t xml:space="preserve">may be </w:t>
        </w:r>
      </w:ins>
      <w:ins w:id="265" w:author="Wang, David" w:date="2022-06-21T16:44:00Z">
        <w:r w:rsidR="00A61956">
          <w:t>used</w:t>
        </w:r>
      </w:ins>
      <w:ins w:id="266" w:author="Wang, David" w:date="2022-06-21T16:39:00Z">
        <w:r w:rsidR="00F043C9">
          <w:t xml:space="preserve"> to</w:t>
        </w:r>
      </w:ins>
      <w:ins w:id="267" w:author="Wang, David" w:date="2022-06-21T16:45:00Z">
        <w:r w:rsidR="00D66EBE">
          <w:t xml:space="preserve"> </w:t>
        </w:r>
      </w:ins>
      <w:ins w:id="268" w:author="Wang, David" w:date="2022-06-21T16:49:00Z">
        <w:r w:rsidR="00C8436E">
          <w:t xml:space="preserve">determine the important </w:t>
        </w:r>
      </w:ins>
      <w:ins w:id="269" w:author="Wang, David" w:date="2022-06-21T16:40:00Z">
        <w:r w:rsidR="00F043C9">
          <w:t>reactions involved in the breakdown of kerogen and petroleum</w:t>
        </w:r>
      </w:ins>
      <w:ins w:id="270" w:author="Wang, David" w:date="2022-06-21T16:49:00Z">
        <w:r w:rsidR="00A53851">
          <w:t>, and to estimate their rate coefficients</w:t>
        </w:r>
      </w:ins>
      <w:ins w:id="271" w:author="Wang, David" w:date="2022-06-21T16:40:00Z">
        <w:r w:rsidR="00F043C9">
          <w:t xml:space="preserve"> under typical subsurface </w:t>
        </w:r>
      </w:ins>
      <w:ins w:id="272" w:author="Wang, David" w:date="2022-06-21T16:41:00Z">
        <w:r w:rsidR="00F043C9">
          <w:t xml:space="preserve">pressure &amp; temperature </w:t>
        </w:r>
      </w:ins>
      <w:ins w:id="273" w:author="Wang, David" w:date="2022-06-21T16:40:00Z">
        <w:r w:rsidR="00F043C9">
          <w:t>conditions</w:t>
        </w:r>
      </w:ins>
      <w:ins w:id="274" w:author="Wang, David" w:date="2022-06-21T16:41:00Z">
        <w:r w:rsidR="005760D0">
          <w:t xml:space="preserve"> in active source rocks</w:t>
        </w:r>
      </w:ins>
      <w:ins w:id="275" w:author="Wang, David" w:date="2022-06-21T16:35:00Z">
        <w:r w:rsidR="00365034">
          <w:t xml:space="preserve">.  </w:t>
        </w:r>
        <w:r w:rsidR="005C35F0">
          <w:t xml:space="preserve">Furthermore, water is almost invariably excluded as a reactant from </w:t>
        </w:r>
      </w:ins>
      <w:ins w:id="276" w:author="Wang, David" w:date="2022-06-21T16:36:00Z">
        <w:r w:rsidR="005C35F0">
          <w:t xml:space="preserve">computational </w:t>
        </w:r>
      </w:ins>
      <w:ins w:id="277" w:author="Wang, David" w:date="2022-06-21T16:35:00Z">
        <w:r w:rsidR="005C35F0">
          <w:t xml:space="preserve">studies of the thermal decomposition of organic matter because of the computational </w:t>
        </w:r>
      </w:ins>
      <w:ins w:id="278" w:author="Wang, David" w:date="2022-06-21T16:49:00Z">
        <w:r w:rsidR="00110570">
          <w:t>burden</w:t>
        </w:r>
      </w:ins>
      <w:ins w:id="279" w:author="Wang, David" w:date="2022-06-21T16:35:00Z">
        <w:r w:rsidR="005C35F0">
          <w:t xml:space="preserve"> involved</w:t>
        </w:r>
      </w:ins>
      <w:ins w:id="280" w:author="Wang, David" w:date="2022-06-21T16:38:00Z">
        <w:r w:rsidR="00DA57DE">
          <w:t xml:space="preserve">.  Examples include </w:t>
        </w:r>
      </w:ins>
      <w:ins w:id="281" w:author="Wang, David" w:date="2022-06-21T16:22:00Z">
        <w:r w:rsidR="00262768">
          <w:t>Class (2015) and Gao (2016) where</w:t>
        </w:r>
      </w:ins>
      <w:ins w:id="282" w:author="Wang, David" w:date="2022-06-21T16:38:00Z">
        <w:r w:rsidR="00DA57DE">
          <w:t>in</w:t>
        </w:r>
      </w:ins>
      <w:ins w:id="283" w:author="Wang, David" w:date="2022-06-21T16:22:00Z">
        <w:r w:rsidR="00262768">
          <w:t xml:space="preserve"> </w:t>
        </w:r>
      </w:ins>
      <w:ins w:id="284" w:author="Wang, David" w:date="2022-06-21T16:47:00Z">
        <w:r w:rsidR="00AA5FF0">
          <w:t>geological oil-to-gas cracking was studied by</w:t>
        </w:r>
        <w:r w:rsidR="003100F8">
          <w:t xml:space="preserve"> using RMG to simulate</w:t>
        </w:r>
        <w:r w:rsidR="00AA5FF0">
          <w:t xml:space="preserve"> </w:t>
        </w:r>
      </w:ins>
      <w:ins w:id="285" w:author="Wang, David" w:date="2022-06-21T16:23:00Z">
        <w:r w:rsidR="00262768">
          <w:t xml:space="preserve">individual radical reactions involved in the </w:t>
        </w:r>
      </w:ins>
      <w:ins w:id="286" w:author="Wang, David" w:date="2022-06-21T16:45:00Z">
        <w:r w:rsidR="002C5922">
          <w:t>pyrolysis</w:t>
        </w:r>
      </w:ins>
      <w:ins w:id="287" w:author="Wang, David" w:date="2022-06-21T16:22:00Z">
        <w:r w:rsidR="00262768">
          <w:t xml:space="preserve"> of </w:t>
        </w:r>
      </w:ins>
      <w:ins w:id="288" w:author="Wang, David" w:date="2022-06-21T16:23:00Z">
        <w:r w:rsidR="00262768">
          <w:t>model organic compounds</w:t>
        </w:r>
      </w:ins>
      <w:ins w:id="289" w:author="Wang, David" w:date="2022-06-21T16:50:00Z">
        <w:r w:rsidR="004F380D">
          <w:t xml:space="preserve"> under dry </w:t>
        </w:r>
        <w:r w:rsidR="00F5527F">
          <w:t xml:space="preserve">(water-absent) </w:t>
        </w:r>
        <w:r w:rsidR="004F380D">
          <w:t>conditions</w:t>
        </w:r>
      </w:ins>
      <w:ins w:id="290" w:author="Wang, David" w:date="2022-06-21T16:25:00Z">
        <w:r w:rsidR="00BF38A3">
          <w:t xml:space="preserve">. </w:t>
        </w:r>
      </w:ins>
      <w:ins w:id="291" w:author="Wang, David" w:date="2022-06-21T16:38:00Z">
        <w:r w:rsidR="00BD74BC">
          <w:t xml:space="preserve"> Very r</w:t>
        </w:r>
      </w:ins>
      <w:ins w:id="292" w:author="Wang, David" w:date="2022-06-21T16:26:00Z">
        <w:r w:rsidR="00BF38A3">
          <w:t>ecent developments in RMG</w:t>
        </w:r>
      </w:ins>
      <w:ins w:id="293" w:author="Wang, David" w:date="2022-06-21T16:48:00Z">
        <w:r w:rsidR="00E45040">
          <w:t xml:space="preserve"> now</w:t>
        </w:r>
      </w:ins>
      <w:ins w:id="294" w:author="Wang, David" w:date="2022-06-21T16:26:00Z">
        <w:r w:rsidR="00BF38A3">
          <w:t xml:space="preserve"> </w:t>
        </w:r>
      </w:ins>
      <w:ins w:id="295" w:author="Wang, David" w:date="2022-06-21T16:36:00Z">
        <w:r w:rsidR="005C35F0">
          <w:t xml:space="preserve">allow it to handle </w:t>
        </w:r>
      </w:ins>
      <w:ins w:id="296" w:author="Wang, David" w:date="2022-06-21T16:26:00Z">
        <w:r w:rsidR="00BF38A3">
          <w:t xml:space="preserve">gas- and liquid-phase heterogeneous reactions </w:t>
        </w:r>
      </w:ins>
      <w:ins w:id="297" w:author="Wang, David" w:date="2022-06-21T16:27:00Z">
        <w:r w:rsidR="00661336">
          <w:t>(Liu et al., 2021)</w:t>
        </w:r>
      </w:ins>
      <w:ins w:id="298" w:author="Wang, David" w:date="2022-06-21T16:48:00Z">
        <w:r w:rsidR="00787552">
          <w:t>.  I</w:t>
        </w:r>
      </w:ins>
      <w:ins w:id="299" w:author="Wang, David" w:date="2022-06-21T16:42:00Z">
        <w:r w:rsidR="004359C8">
          <w:t xml:space="preserve">n the future it may </w:t>
        </w:r>
      </w:ins>
      <w:ins w:id="300" w:author="Wang, David" w:date="2022-06-21T16:48:00Z">
        <w:r w:rsidR="0029305B">
          <w:t xml:space="preserve">therefore </w:t>
        </w:r>
      </w:ins>
      <w:ins w:id="301" w:author="Wang, David" w:date="2022-06-21T16:42:00Z">
        <w:r w:rsidR="004359C8">
          <w:t>be possible to extend</w:t>
        </w:r>
      </w:ins>
      <w:ins w:id="302" w:author="Wang, David" w:date="2022-06-21T16:26:00Z">
        <w:r w:rsidR="00661336">
          <w:t xml:space="preserve"> the aforementioned studies on </w:t>
        </w:r>
      </w:ins>
      <w:ins w:id="303" w:author="Wang, David" w:date="2022-06-21T16:27:00Z">
        <w:r w:rsidR="003A51D6">
          <w:t xml:space="preserve">pyrolysis of </w:t>
        </w:r>
      </w:ins>
      <w:ins w:id="304" w:author="Wang, David" w:date="2022-06-21T16:26:00Z">
        <w:r w:rsidR="00661336">
          <w:t xml:space="preserve">model compounds </w:t>
        </w:r>
      </w:ins>
      <w:ins w:id="305" w:author="Wang, David" w:date="2022-06-21T16:27:00Z">
        <w:r w:rsidR="00661336">
          <w:t>to include</w:t>
        </w:r>
        <w:r w:rsidR="007F2AF7">
          <w:t xml:space="preserve"> H</w:t>
        </w:r>
        <w:r w:rsidR="007F2AF7">
          <w:softHyphen/>
        </w:r>
        <w:r w:rsidR="007F2AF7">
          <w:rPr>
            <w:vertAlign w:val="subscript"/>
          </w:rPr>
          <w:t>2</w:t>
        </w:r>
        <w:r w:rsidR="007F2AF7">
          <w:t>O as a reactant</w:t>
        </w:r>
      </w:ins>
      <w:ins w:id="306" w:author="Wang, David" w:date="2022-06-21T16:24:00Z">
        <w:r w:rsidR="00262768">
          <w:t>.</w:t>
        </w:r>
      </w:ins>
      <w:ins w:id="307" w:author="Wang, David" w:date="2022-06-21T16:25:00Z">
        <w:r w:rsidR="00BF38A3">
          <w:t xml:space="preserve">  </w:t>
        </w:r>
      </w:ins>
    </w:p>
    <w:p w14:paraId="6FEAE7D9" w14:textId="34615454" w:rsidR="00957DAF" w:rsidRDefault="00957DAF" w:rsidP="00A71222">
      <w:r>
        <w:t xml:space="preserve">Several important differences between experimental hydrothermal pyrolysis of source rock powder and maturation of source rocks in nature bear discussing.  Most obviously, </w:t>
      </w:r>
      <w:r w:rsidR="007750D7">
        <w:t xml:space="preserve">laboratory experiments substitute higher </w:t>
      </w:r>
      <w:r w:rsidR="00F52117">
        <w:t>temperatures to</w:t>
      </w:r>
      <w:r w:rsidR="007750D7">
        <w:t xml:space="preserve"> permit hydrocarbons to be generated within much shorter timescales than in nature</w:t>
      </w:r>
      <w:r>
        <w:t xml:space="preserve">.  Hence, </w:t>
      </w:r>
      <w:r w:rsidR="005841EB">
        <w:t>for extrapolation from laboratory to geologic conditions, it</w:t>
      </w:r>
      <w:r w:rsidR="00196782">
        <w:t xml:space="preserve"> is implicitly</w:t>
      </w:r>
      <w:r w:rsidR="005841EB">
        <w:t xml:space="preserve"> assumed that the same chemical reactions occur in the same proportions at high and low temperatures</w:t>
      </w:r>
      <w:r w:rsidR="00337865">
        <w:t>.</w:t>
      </w:r>
      <w:r w:rsidR="007659EB">
        <w:t xml:space="preserve">  </w:t>
      </w:r>
      <w:r w:rsidR="00337865">
        <w:t>Experiments indicate that this is not often the case</w:t>
      </w:r>
      <w:r w:rsidR="00642F9D">
        <w:t xml:space="preserve">, </w:t>
      </w:r>
      <w:r w:rsidR="00642F9D">
        <w:lastRenderedPageBreak/>
        <w:t xml:space="preserve">particularly for individual compositional groups </w:t>
      </w:r>
      <w:r w:rsidR="000E4E46" w:rsidRPr="000E4E46">
        <w:rPr>
          <w:rFonts w:cs="Times New Roman"/>
        </w:rPr>
        <w:t>(Snowdon, 1979; Ungerer and Pelet, 1987; Dieckmann et al., 2000; Schenk and Dieckmann, 2004)</w:t>
      </w:r>
      <w:r w:rsidR="00337865">
        <w:t xml:space="preserve">.  </w:t>
      </w:r>
      <w:r w:rsidR="00270A97">
        <w:t>R</w:t>
      </w:r>
      <w:r w:rsidR="00642F9D">
        <w:t>esults</w:t>
      </w:r>
      <w:r w:rsidR="00270A97">
        <w:t xml:space="preserve"> of experimental studies</w:t>
      </w:r>
      <w:r w:rsidR="00642F9D">
        <w:t xml:space="preserve">, including </w:t>
      </w:r>
      <w:r w:rsidR="00BA0550">
        <w:t>this one</w:t>
      </w:r>
      <w:r w:rsidR="00642F9D">
        <w:t>, must be interpreted with this in mind.</w:t>
      </w:r>
    </w:p>
    <w:p w14:paraId="1C6CCC9D" w14:textId="4C0D127E" w:rsidR="00EE6EED" w:rsidRDefault="00681718" w:rsidP="00A71222">
      <w:pPr>
        <w:rPr>
          <w:ins w:id="308" w:author="Wang, David" w:date="2022-07-07T13:18:00Z"/>
        </w:rPr>
      </w:pPr>
      <w:r>
        <w:t xml:space="preserve">The availability of water to </w:t>
      </w:r>
      <w:r w:rsidR="00804B33">
        <w:t>natural gas</w:t>
      </w:r>
      <w:r>
        <w:t xml:space="preserve">-generating reactions may also differ between experiment and nature.  </w:t>
      </w:r>
      <w:r w:rsidR="00D82E81">
        <w:t>Our experiment was set up with a</w:t>
      </w:r>
      <w:r w:rsidR="00C71EEE">
        <w:t xml:space="preserve"> comparatively</w:t>
      </w:r>
      <w:r w:rsidR="00D82E81">
        <w:t xml:space="preserve"> high water:rock ratio (5:1) to allow ease of sampling, to maintain single-phase conditions, and to prevent dilution of the deuterium content of the water by exchange with rock</w:t>
      </w:r>
      <w:r w:rsidR="003D4410">
        <w:t>.</w:t>
      </w:r>
      <w:r w:rsidR="0055480A">
        <w:t xml:space="preserve">  </w:t>
      </w:r>
      <w:r w:rsidR="00BF3EBF">
        <w:t xml:space="preserve">The water:carbon ratio </w:t>
      </w:r>
      <w:r w:rsidR="00875882">
        <w:t>was</w:t>
      </w:r>
      <w:r w:rsidR="00BF3EBF">
        <w:t xml:space="preserve"> concomitantly high, approximately 200:1 given the TOC of 2.5%</w:t>
      </w:r>
      <w:r w:rsidR="00DC3E7B">
        <w:t xml:space="preserve"> and ignoring mineral carbon which </w:t>
      </w:r>
      <w:r w:rsidR="002E5508">
        <w:t xml:space="preserve">is assumed </w:t>
      </w:r>
      <w:ins w:id="309" w:author="Wang, David" w:date="2022-07-09T19:59:00Z">
        <w:r w:rsidR="006B57D0">
          <w:t xml:space="preserve">not </w:t>
        </w:r>
      </w:ins>
      <w:r w:rsidR="002E5508">
        <w:t xml:space="preserve">to </w:t>
      </w:r>
      <w:del w:id="310" w:author="Wang, David" w:date="2022-07-09T19:59:00Z">
        <w:r w:rsidR="002E5508" w:rsidDel="006B57D0">
          <w:delText>not</w:delText>
        </w:r>
        <w:r w:rsidR="00DC3E7B" w:rsidDel="006B57D0">
          <w:delText xml:space="preserve"> </w:delText>
        </w:r>
      </w:del>
      <w:r w:rsidR="00DC3E7B">
        <w:t>participate in the generation of thermogenic methane</w:t>
      </w:r>
      <w:r w:rsidR="00BF3EBF">
        <w:t xml:space="preserve">.  </w:t>
      </w:r>
      <w:r w:rsidR="0055480A">
        <w:t>Grinding the Eagle Ford rock sample to rock</w:t>
      </w:r>
      <w:r w:rsidR="00D82E81">
        <w:t xml:space="preserve"> powder </w:t>
      </w:r>
      <w:r w:rsidR="0055480A">
        <w:t xml:space="preserve">allowed water to </w:t>
      </w:r>
      <w:r w:rsidR="00B9629B">
        <w:t xml:space="preserve">readily </w:t>
      </w:r>
      <w:r w:rsidR="0055480A">
        <w:t xml:space="preserve">access </w:t>
      </w:r>
      <w:r w:rsidR="00B9629B">
        <w:t xml:space="preserve">exposed </w:t>
      </w:r>
      <w:r w:rsidR="0055480A">
        <w:t xml:space="preserve">sedimentary organic matter with ease. </w:t>
      </w:r>
      <w:r w:rsidR="00D82E81">
        <w:t xml:space="preserve"> </w:t>
      </w:r>
      <w:bookmarkStart w:id="311" w:name="_Hlk108084289"/>
      <w:r w:rsidR="0055480A">
        <w:t>By contrast,</w:t>
      </w:r>
      <w:ins w:id="312" w:author="Wang, David" w:date="2022-07-07T10:59:00Z">
        <w:r w:rsidR="0029412C" w:rsidRPr="0029412C">
          <w:t xml:space="preserve"> water</w:t>
        </w:r>
      </w:ins>
      <w:ins w:id="313" w:author="Wang, David" w:date="2022-07-07T11:02:00Z">
        <w:r w:rsidR="0029412C">
          <w:t>:</w:t>
        </w:r>
      </w:ins>
      <w:ins w:id="314" w:author="Wang, David" w:date="2022-07-07T10:59:00Z">
        <w:r w:rsidR="0029412C" w:rsidRPr="0029412C">
          <w:t xml:space="preserve">rock ratios for shales </w:t>
        </w:r>
      </w:ins>
      <w:ins w:id="315" w:author="Wang, David" w:date="2022-07-07T11:03:00Z">
        <w:r w:rsidR="0029412C">
          <w:t>existing</w:t>
        </w:r>
      </w:ins>
      <w:ins w:id="316" w:author="Wang, David" w:date="2022-07-07T11:02:00Z">
        <w:r w:rsidR="0029412C">
          <w:t xml:space="preserve"> in nature </w:t>
        </w:r>
      </w:ins>
      <w:ins w:id="317" w:author="Wang, David" w:date="2022-07-07T11:03:00Z">
        <w:r w:rsidR="00DF09AD">
          <w:t>(</w:t>
        </w:r>
        <w:r w:rsidR="00DF09AD" w:rsidRPr="0029412C">
          <w:t>0.003</w:t>
        </w:r>
        <w:r w:rsidR="00DF09AD">
          <w:t>:</w:t>
        </w:r>
      </w:ins>
      <w:ins w:id="318" w:author="Wang, David" w:date="2022-07-07T11:04:00Z">
        <w:r w:rsidR="00DF09AD">
          <w:t xml:space="preserve">1 to </w:t>
        </w:r>
      </w:ins>
      <w:ins w:id="319" w:author="Wang, David" w:date="2022-07-07T11:03:00Z">
        <w:r w:rsidR="00DF09AD" w:rsidRPr="0029412C">
          <w:t>0.23</w:t>
        </w:r>
        <w:r w:rsidR="00DF09AD">
          <w:t>:1</w:t>
        </w:r>
      </w:ins>
      <w:ins w:id="320" w:author="Wang, David" w:date="2022-07-07T11:05:00Z">
        <w:r w:rsidR="00DF09AD">
          <w:t>; Bern et al., 2021)</w:t>
        </w:r>
      </w:ins>
      <w:ins w:id="321" w:author="Wang, David" w:date="2022-07-07T11:03:00Z">
        <w:r w:rsidR="00DF09AD">
          <w:t xml:space="preserve"> </w:t>
        </w:r>
      </w:ins>
      <w:ins w:id="322" w:author="Wang, David" w:date="2022-07-07T11:02:00Z">
        <w:r w:rsidR="0029412C">
          <w:t xml:space="preserve">are </w:t>
        </w:r>
      </w:ins>
      <w:ins w:id="323" w:author="Wang, David" w:date="2022-07-07T10:59:00Z">
        <w:r w:rsidR="0029412C" w:rsidRPr="0029412C">
          <w:t xml:space="preserve">several orders of magnitude lower than </w:t>
        </w:r>
      </w:ins>
      <w:ins w:id="324" w:author="Wang, David" w:date="2022-07-07T11:03:00Z">
        <w:r w:rsidR="00DF09AD">
          <w:t xml:space="preserve">those used in experiments.  </w:t>
        </w:r>
      </w:ins>
      <w:bookmarkEnd w:id="311"/>
      <w:del w:id="325" w:author="Wang, David" w:date="2022-07-07T11:03:00Z">
        <w:r w:rsidR="0055480A" w:rsidDel="00DF09AD">
          <w:delText xml:space="preserve"> </w:delText>
        </w:r>
      </w:del>
      <w:del w:id="326" w:author="Wang, David" w:date="2022-07-07T11:04:00Z">
        <w:r w:rsidR="0055480A" w:rsidDel="00DF09AD">
          <w:delText>p</w:delText>
        </w:r>
      </w:del>
      <w:ins w:id="327" w:author="Wang, David" w:date="2022-07-07T11:04:00Z">
        <w:r w:rsidR="00DF09AD">
          <w:t>P</w:t>
        </w:r>
      </w:ins>
      <w:r w:rsidR="00A71222">
        <w:t xml:space="preserve">etrophysical studies of the structure of pore systems within clay-rich, organic-rich, overmature gas shales suggest that much of the water is bound to the surfaces of clay minerals and contained predominantly in interstices between clay mineral grains </w:t>
      </w:r>
      <w:r w:rsidR="00A71222" w:rsidRPr="00501B2C">
        <w:rPr>
          <w:rFonts w:cs="Times New Roman"/>
        </w:rPr>
        <w:t>(see Figure 30 in Passey et al., 2010)</w:t>
      </w:r>
      <w:r w:rsidR="00A71222">
        <w:t xml:space="preserve">.  This </w:t>
      </w:r>
      <w:r w:rsidR="0035187D">
        <w:t xml:space="preserve">clay-adsorbed </w:t>
      </w:r>
      <w:r w:rsidR="00A71222">
        <w:t>"irreducible water" is</w:t>
      </w:r>
      <w:r w:rsidR="008521CB">
        <w:t xml:space="preserve"> considered</w:t>
      </w:r>
      <w:r w:rsidR="0060681C">
        <w:t xml:space="preserve"> </w:t>
      </w:r>
      <w:r w:rsidR="00A71222">
        <w:t>immobile and cannot be produced during extraction of hydrocarbons, whereas free</w:t>
      </w:r>
      <w:r w:rsidR="00EA319B">
        <w:t xml:space="preserve"> </w:t>
      </w:r>
      <w:r w:rsidR="00ED23B2">
        <w:t xml:space="preserve">or capillary-bound </w:t>
      </w:r>
      <w:r w:rsidR="00EA319B">
        <w:t xml:space="preserve">water is </w:t>
      </w:r>
      <w:r w:rsidR="00ED23B2">
        <w:t>mobile</w:t>
      </w:r>
      <w:r w:rsidR="00EA319B">
        <w:t xml:space="preserve"> and comes comingled with gas and oil during production.  </w:t>
      </w:r>
      <w:r w:rsidR="00CF44A7">
        <w:t xml:space="preserve">Using a rastering scanning electron microscopy (SEM) technique, Passey et al. </w:t>
      </w:r>
      <w:r w:rsidR="00CF44A7" w:rsidRPr="00CF44A7">
        <w:rPr>
          <w:rFonts w:cs="Times New Roman"/>
        </w:rPr>
        <w:t>(2010)</w:t>
      </w:r>
      <w:r w:rsidR="00D33E4A">
        <w:t xml:space="preserve"> imaged overmature </w:t>
      </w:r>
      <w:r w:rsidR="00D63C04">
        <w:t xml:space="preserve">shale </w:t>
      </w:r>
      <w:r w:rsidR="00D33E4A">
        <w:t>source rocks</w:t>
      </w:r>
      <w:r w:rsidR="004C54C8">
        <w:t xml:space="preserve"> in 3D, finding</w:t>
      </w:r>
      <w:r w:rsidR="00CF44A7">
        <w:t xml:space="preserve"> </w:t>
      </w:r>
      <w:r w:rsidR="00457CA8">
        <w:t xml:space="preserve">abundant small (&lt;0.1 </w:t>
      </w:r>
      <w:r w:rsidR="00457CA8" w:rsidRPr="00457CA8">
        <w:t>µ</w:t>
      </w:r>
      <w:r w:rsidR="00457CA8">
        <w:t xml:space="preserve">m) bubble-shaped </w:t>
      </w:r>
      <w:r w:rsidR="00CF44A7">
        <w:t>pore spaces within the organic matter</w:t>
      </w:r>
      <w:r w:rsidR="004C54C8">
        <w:t xml:space="preserve"> and observing that this </w:t>
      </w:r>
      <w:r w:rsidR="00CF44A7">
        <w:t xml:space="preserve">intra-organic porosity tended to be interconnected yet isolated from the water-bearing intergranular matrices.  </w:t>
      </w:r>
    </w:p>
    <w:p w14:paraId="778EFE8E" w14:textId="27FEEF07" w:rsidR="00332CFC" w:rsidRDefault="00D33E4A" w:rsidP="00A71222">
      <w:pPr>
        <w:rPr>
          <w:ins w:id="328" w:author="Wang, David" w:date="2022-07-07T13:16:00Z"/>
        </w:rPr>
      </w:pPr>
      <w:r>
        <w:t xml:space="preserve">While the physical separation of gas-containing pockets from water-bearing interstitial spaces </w:t>
      </w:r>
      <w:r w:rsidR="003E4FC8">
        <w:t xml:space="preserve">alone </w:t>
      </w:r>
      <w:r w:rsidR="00A62EB4">
        <w:t xml:space="preserve">might suggest </w:t>
      </w:r>
      <w:r w:rsidR="00010411">
        <w:t>that</w:t>
      </w:r>
      <w:r w:rsidR="009E33F1">
        <w:t xml:space="preserve"> contact between water and organic material</w:t>
      </w:r>
      <w:r w:rsidR="00010411">
        <w:t xml:space="preserve"> </w:t>
      </w:r>
      <w:r w:rsidR="009B7377">
        <w:t>is</w:t>
      </w:r>
      <w:r w:rsidR="00010411">
        <w:t xml:space="preserve"> limited</w:t>
      </w:r>
      <w:r w:rsidR="009E33F1">
        <w:t xml:space="preserve">, two </w:t>
      </w:r>
      <w:r w:rsidR="0047052A">
        <w:t>processes must be considered</w:t>
      </w:r>
      <w:r w:rsidR="009E33F1">
        <w:t xml:space="preserve">.  </w:t>
      </w:r>
      <w:r w:rsidR="009E33F1" w:rsidRPr="00A45822">
        <w:t xml:space="preserve">Firstly, </w:t>
      </w:r>
      <w:r w:rsidR="005D10F5" w:rsidRPr="00A45822">
        <w:t>much of the</w:t>
      </w:r>
      <w:r w:rsidR="009E33F1" w:rsidRPr="00A45822">
        <w:t xml:space="preserve"> </w:t>
      </w:r>
      <w:r w:rsidR="00574908" w:rsidRPr="00A45822">
        <w:t>oil and gas</w:t>
      </w:r>
      <w:r w:rsidR="001F0649" w:rsidRPr="00A45822">
        <w:t xml:space="preserve"> </w:t>
      </w:r>
      <w:r w:rsidR="009E33F1" w:rsidRPr="00A45822">
        <w:t xml:space="preserve">generated </w:t>
      </w:r>
      <w:r w:rsidR="00DE0B1A" w:rsidRPr="00A45822">
        <w:t>at or near grain boundaries</w:t>
      </w:r>
      <w:r w:rsidR="009E33F1" w:rsidRPr="00A45822">
        <w:t xml:space="preserve"> </w:t>
      </w:r>
      <w:r w:rsidR="006B73C0" w:rsidRPr="00A45822">
        <w:t>probably underwent</w:t>
      </w:r>
      <w:r w:rsidR="009E33F1" w:rsidRPr="00A45822">
        <w:t xml:space="preserve"> primary migration and </w:t>
      </w:r>
      <w:r w:rsidR="006B73C0" w:rsidRPr="00A45822">
        <w:t>was</w:t>
      </w:r>
      <w:r w:rsidR="009E33F1" w:rsidRPr="00A45822">
        <w:t xml:space="preserve"> expelled</w:t>
      </w:r>
      <w:r w:rsidR="009E33F1">
        <w:t xml:space="preserve"> out of the source rock</w:t>
      </w:r>
      <w:r w:rsidR="00BE2E98">
        <w:t xml:space="preserve"> long before the present day</w:t>
      </w:r>
      <w:r w:rsidR="00707882">
        <w:t xml:space="preserve"> </w:t>
      </w:r>
      <w:r w:rsidR="00707882" w:rsidRPr="00707882">
        <w:rPr>
          <w:rFonts w:cs="Times New Roman"/>
        </w:rPr>
        <w:t>(Mackenzie et al., 1983; Cooles et al., 1986; Sandvik et al., 1992)</w:t>
      </w:r>
      <w:r w:rsidR="009E33F1">
        <w:t xml:space="preserve">.  </w:t>
      </w:r>
      <w:r w:rsidR="00BE18D3">
        <w:t xml:space="preserve">Hence, the absence of gas in contact with water does not necessarily indicate that water was unavailable during </w:t>
      </w:r>
      <w:r w:rsidR="0081159D">
        <w:t>oil and gas generation</w:t>
      </w:r>
      <w:r w:rsidR="00BE18D3">
        <w:t xml:space="preserve">.  </w:t>
      </w:r>
      <w:r w:rsidR="00346C21">
        <w:t>This is supported by m</w:t>
      </w:r>
      <w:r w:rsidR="00421071">
        <w:t xml:space="preserve">ore recent </w:t>
      </w:r>
      <w:r w:rsidR="007D4F56">
        <w:t xml:space="preserve">SEM </w:t>
      </w:r>
      <w:r w:rsidR="00A75F9C">
        <w:t>work</w:t>
      </w:r>
      <w:r w:rsidR="00AD698E">
        <w:t xml:space="preserve"> </w:t>
      </w:r>
      <w:r w:rsidR="007D4F56">
        <w:t>suggest</w:t>
      </w:r>
      <w:r w:rsidR="00D850A3">
        <w:t>ing</w:t>
      </w:r>
      <w:r w:rsidR="007D4F56">
        <w:t xml:space="preserve"> that a substantial amount of the water fraction in shale source rocks may have direct contact with organic matter that </w:t>
      </w:r>
      <w:r w:rsidR="002E1926">
        <w:t xml:space="preserve">commonly </w:t>
      </w:r>
      <w:r w:rsidR="002922E3">
        <w:t>exists within</w:t>
      </w:r>
      <w:r w:rsidR="007D4F56">
        <w:t xml:space="preserve"> interstices of clay minerals</w:t>
      </w:r>
      <w:r w:rsidR="00005DB1">
        <w:t xml:space="preserve"> </w:t>
      </w:r>
      <w:r w:rsidR="00005DB1" w:rsidRPr="00005DB1">
        <w:rPr>
          <w:rFonts w:cs="Times New Roman"/>
        </w:rPr>
        <w:t>(Gupta et al., 2018)</w:t>
      </w:r>
      <w:r w:rsidR="007D4F56">
        <w:t xml:space="preserve">.  </w:t>
      </w:r>
      <w:ins w:id="329" w:author="Wang, David" w:date="2022-07-07T13:16:00Z">
        <w:r w:rsidR="00332CFC">
          <w:t>A</w:t>
        </w:r>
      </w:ins>
      <w:ins w:id="330" w:author="Wang, David" w:date="2022-07-07T13:15:00Z">
        <w:r w:rsidR="00332CFC">
          <w:t xml:space="preserve"> </w:t>
        </w:r>
      </w:ins>
      <w:ins w:id="331" w:author="Wang, David" w:date="2022-07-07T13:16:00Z">
        <w:r w:rsidR="00332CFC">
          <w:t xml:space="preserve">residual </w:t>
        </w:r>
      </w:ins>
      <w:ins w:id="332" w:author="Wang, David" w:date="2022-07-07T13:15:00Z">
        <w:r w:rsidR="00332CFC">
          <w:t xml:space="preserve">water </w:t>
        </w:r>
      </w:ins>
      <w:ins w:id="333" w:author="Wang, David" w:date="2022-07-07T13:16:00Z">
        <w:r w:rsidR="00332CFC">
          <w:t xml:space="preserve">monolayer on clay particles, if present, might </w:t>
        </w:r>
      </w:ins>
      <w:ins w:id="334" w:author="Wang, David" w:date="2022-07-07T13:15:00Z">
        <w:r w:rsidR="00332CFC">
          <w:t xml:space="preserve">be responsible for </w:t>
        </w:r>
      </w:ins>
      <w:ins w:id="335" w:author="Wang, David" w:date="2022-07-07T13:16:00Z">
        <w:r w:rsidR="00332CFC">
          <w:t xml:space="preserve">some of </w:t>
        </w:r>
      </w:ins>
      <w:ins w:id="336" w:author="Wang, David" w:date="2022-07-07T13:15:00Z">
        <w:r w:rsidR="00332CFC">
          <w:t xml:space="preserve">the </w:t>
        </w:r>
      </w:ins>
      <w:ins w:id="337" w:author="Wang, David" w:date="2022-07-07T13:16:00Z">
        <w:r w:rsidR="00332CFC">
          <w:t xml:space="preserve">undeuterated methane in the early stages of our experiment.  </w:t>
        </w:r>
      </w:ins>
      <w:ins w:id="338" w:author="Wang, David" w:date="2022-07-07T13:19:00Z">
        <w:r w:rsidR="00EE6EED">
          <w:t>If this is the case, using crushed</w:t>
        </w:r>
      </w:ins>
      <w:ins w:id="339" w:author="Wang, David" w:date="2022-07-07T13:20:00Z">
        <w:r w:rsidR="00EE6EED">
          <w:t xml:space="preserve"> rock instead of rock powder</w:t>
        </w:r>
      </w:ins>
      <w:ins w:id="340" w:author="Wang, David" w:date="2022-07-07T13:19:00Z">
        <w:r w:rsidR="00EE6EED">
          <w:t xml:space="preserve"> </w:t>
        </w:r>
      </w:ins>
      <w:ins w:id="341" w:author="Wang, David" w:date="2022-07-07T13:23:00Z">
        <w:r w:rsidR="00A56FF7">
          <w:t xml:space="preserve">in the experiment </w:t>
        </w:r>
      </w:ins>
      <w:ins w:id="342" w:author="Wang, David" w:date="2022-07-07T13:20:00Z">
        <w:r w:rsidR="00EE6EED">
          <w:t xml:space="preserve">might yield </w:t>
        </w:r>
      </w:ins>
      <w:ins w:id="343" w:author="Wang, David" w:date="2022-07-07T13:21:00Z">
        <w:r w:rsidR="00EE6EED">
          <w:t xml:space="preserve">yet </w:t>
        </w:r>
      </w:ins>
      <w:ins w:id="344" w:author="Wang, David" w:date="2022-07-07T13:20:00Z">
        <w:r w:rsidR="00EE6EED">
          <w:t>hi</w:t>
        </w:r>
      </w:ins>
      <w:ins w:id="345" w:author="Wang, David" w:date="2022-07-07T13:21:00Z">
        <w:r w:rsidR="00EE6EED">
          <w:t>gher proportions of C</w:t>
        </w:r>
        <w:r w:rsidR="00EE6EED" w:rsidRPr="00EE6EED">
          <w:rPr>
            <w:vertAlign w:val="superscript"/>
            <w:rPrChange w:id="346" w:author="Wang, David" w:date="2022-07-07T13:21:00Z">
              <w:rPr/>
            </w:rPrChange>
          </w:rPr>
          <w:t>1</w:t>
        </w:r>
        <w:r w:rsidR="00EE6EED">
          <w:t>H</w:t>
        </w:r>
        <w:r w:rsidR="00EE6EED">
          <w:rPr>
            <w:vertAlign w:val="subscript"/>
          </w:rPr>
          <w:t>4</w:t>
        </w:r>
        <w:r w:rsidR="00EE6EED">
          <w:t xml:space="preserve"> in the earlier</w:t>
        </w:r>
      </w:ins>
      <w:ins w:id="347" w:author="Wang, David" w:date="2022-07-07T13:22:00Z">
        <w:r w:rsidR="00A56FF7">
          <w:t xml:space="preserve"> samples</w:t>
        </w:r>
      </w:ins>
      <w:ins w:id="348" w:author="Wang, David" w:date="2022-07-07T13:20:00Z">
        <w:r w:rsidR="00EE6EED">
          <w:t>.</w:t>
        </w:r>
      </w:ins>
    </w:p>
    <w:p w14:paraId="29645F56" w14:textId="19309348" w:rsidR="00A62EB4" w:rsidRPr="00EA0E38" w:rsidRDefault="00A65B18" w:rsidP="00A71222">
      <w:r>
        <w:t xml:space="preserve">The second consideration is that trapped water may have </w:t>
      </w:r>
      <w:r w:rsidR="00761ADD">
        <w:t xml:space="preserve">been initially present and </w:t>
      </w:r>
      <w:r w:rsidR="00E751E7">
        <w:t>was</w:t>
      </w:r>
      <w:r w:rsidR="00761ADD">
        <w:t xml:space="preserve"> </w:t>
      </w:r>
      <w:r w:rsidR="0082736D">
        <w:t>quantitatively</w:t>
      </w:r>
      <w:r w:rsidR="00761ADD">
        <w:t xml:space="preserve"> consumed during</w:t>
      </w:r>
      <w:r>
        <w:t xml:space="preserve"> the generation of the gas now present in the organic porosity.  </w:t>
      </w:r>
      <w:r w:rsidR="00A62EB4">
        <w:t xml:space="preserve">This is analogous to water trapped within </w:t>
      </w:r>
      <w:r w:rsidR="00C34049">
        <w:t xml:space="preserve">mineral interstices in </w:t>
      </w:r>
      <w:r w:rsidR="0095561D">
        <w:t xml:space="preserve">partially-serpentinized </w:t>
      </w:r>
      <w:r w:rsidR="005F30AA">
        <w:t>peridotitic rock</w:t>
      </w:r>
      <w:r w:rsidR="00A62EB4">
        <w:t xml:space="preserve"> at mid-ocean ridges</w:t>
      </w:r>
      <w:r w:rsidR="0039296B">
        <w:t xml:space="preserve"> reacting</w:t>
      </w:r>
      <w:r w:rsidR="00A62EB4">
        <w:t xml:space="preserve"> with</w:t>
      </w:r>
      <w:r w:rsidR="00C4692F">
        <w:t xml:space="preserve"> the</w:t>
      </w:r>
      <w:r w:rsidR="001002EE">
        <w:t xml:space="preserve"> </w:t>
      </w:r>
      <w:r w:rsidR="00A62EB4">
        <w:t>olivine</w:t>
      </w:r>
      <w:r w:rsidR="00EE2D30">
        <w:t xml:space="preserve"> minerals</w:t>
      </w:r>
      <w:r w:rsidR="00C4692F">
        <w:t xml:space="preserve"> that surround it</w:t>
      </w:r>
      <w:r w:rsidR="00A62EB4">
        <w:t xml:space="preserve">, resulting in </w:t>
      </w:r>
      <w:r w:rsidR="0082736D">
        <w:t xml:space="preserve">often </w:t>
      </w:r>
      <w:r w:rsidR="00A62EB4">
        <w:t>dry (waterless), H</w:t>
      </w:r>
      <w:r w:rsidR="00A62EB4">
        <w:rPr>
          <w:vertAlign w:val="subscript"/>
        </w:rPr>
        <w:t>2</w:t>
      </w:r>
      <w:r w:rsidR="00A62EB4">
        <w:t>- and CH</w:t>
      </w:r>
      <w:r w:rsidR="00A62EB4">
        <w:rPr>
          <w:vertAlign w:val="subscript"/>
        </w:rPr>
        <w:t>4</w:t>
      </w:r>
      <w:r w:rsidR="00A62EB4">
        <w:t xml:space="preserve">-rich gas </w:t>
      </w:r>
      <w:r w:rsidR="00C4692F" w:rsidRPr="00C4692F">
        <w:t>secondary fluid inclusions</w:t>
      </w:r>
      <w:r w:rsidR="002C1893">
        <w:t xml:space="preserve"> </w:t>
      </w:r>
      <w:r w:rsidR="002C1893" w:rsidRPr="002C1893">
        <w:rPr>
          <w:rFonts w:cs="Times New Roman"/>
        </w:rPr>
        <w:t>(Klein et al., 2019; Grozeva et al., 2020)</w:t>
      </w:r>
      <w:r w:rsidR="00A62EB4">
        <w:t xml:space="preserve">.  </w:t>
      </w:r>
      <w:r w:rsidR="002C1893">
        <w:t>Each individual fluid inclusion</w:t>
      </w:r>
      <w:r w:rsidR="002A55E2">
        <w:t xml:space="preserve"> </w:t>
      </w:r>
      <w:r w:rsidR="005D23F7">
        <w:t>(</w:t>
      </w:r>
      <w:r w:rsidR="002A55E2">
        <w:t xml:space="preserve">or </w:t>
      </w:r>
      <w:r w:rsidR="005D23F7">
        <w:t>gas-filled shale</w:t>
      </w:r>
      <w:r w:rsidR="002A55E2">
        <w:t xml:space="preserve"> pore space</w:t>
      </w:r>
      <w:r w:rsidR="005D23F7">
        <w:t>)</w:t>
      </w:r>
      <w:r w:rsidR="002C1893">
        <w:t xml:space="preserve">, then, is a remnant micro-reactor within which all water initially present was consumed in generating the gases now present. </w:t>
      </w:r>
      <w:r w:rsidR="00EA0E38">
        <w:t xml:space="preserve"> Therefore, </w:t>
      </w:r>
      <w:r w:rsidR="00B33E51">
        <w:t xml:space="preserve">the activity of water in such pockets of shale source rock isolated from the broader </w:t>
      </w:r>
      <w:r w:rsidR="003022A7">
        <w:t>clastic</w:t>
      </w:r>
      <w:r w:rsidR="00B33E51">
        <w:t xml:space="preserve"> matrix</w:t>
      </w:r>
      <w:r w:rsidR="00224B0F">
        <w:t xml:space="preserve"> may </w:t>
      </w:r>
      <w:r w:rsidR="008D51EB">
        <w:t xml:space="preserve">be </w:t>
      </w:r>
      <w:r w:rsidR="00224B0F">
        <w:t>sufficient</w:t>
      </w:r>
      <w:r w:rsidR="008B552B">
        <w:t>ly high</w:t>
      </w:r>
      <w:r w:rsidR="00224B0F">
        <w:t xml:space="preserve"> to allow for </w:t>
      </w:r>
      <w:r w:rsidR="00EA0E38">
        <w:t>hydration of kerogen at much</w:t>
      </w:r>
      <w:r w:rsidR="00C50320">
        <w:t xml:space="preserve"> a</w:t>
      </w:r>
      <w:r w:rsidR="00EA0E38">
        <w:t xml:space="preserve"> lower water:rock ratio in nature </w:t>
      </w:r>
      <w:r w:rsidR="00B00192">
        <w:t>than</w:t>
      </w:r>
      <w:r w:rsidR="00EA0E38">
        <w:t xml:space="preserve"> </w:t>
      </w:r>
      <w:r w:rsidR="00704CFD">
        <w:t xml:space="preserve">used </w:t>
      </w:r>
      <w:r w:rsidR="003249D9">
        <w:t xml:space="preserve">in </w:t>
      </w:r>
      <w:r w:rsidR="00EA0E38">
        <w:t>our experiment.</w:t>
      </w:r>
    </w:p>
    <w:p w14:paraId="196CFF9D" w14:textId="5CF3E2E5" w:rsidR="00696067" w:rsidRDefault="00696067" w:rsidP="00696067">
      <w:pPr>
        <w:pStyle w:val="Heading1"/>
      </w:pPr>
      <w:r>
        <w:lastRenderedPageBreak/>
        <w:t>Conclusions</w:t>
      </w:r>
    </w:p>
    <w:p w14:paraId="0FDB0081" w14:textId="51524371" w:rsidR="000C1E01" w:rsidRDefault="0048730B" w:rsidP="000C1E01">
      <w:r w:rsidRPr="006A6592">
        <w:t>Four</w:t>
      </w:r>
      <w:r w:rsidR="0045739A" w:rsidRPr="006A6592">
        <w:t xml:space="preserve"> features</w:t>
      </w:r>
      <w:r w:rsidR="0045739A">
        <w:t xml:space="preserve"> in the</w:t>
      </w:r>
      <w:r w:rsidR="009177F8">
        <w:t xml:space="preserve"> dataset are notable</w:t>
      </w:r>
      <w:r w:rsidR="007254BD">
        <w:t xml:space="preserve">: </w:t>
      </w:r>
      <w:r>
        <w:t>(</w:t>
      </w:r>
      <w:r>
        <w:rPr>
          <w:i/>
        </w:rPr>
        <w:t>i</w:t>
      </w:r>
      <w:r>
        <w:t>) the production of undeuterated C</w:t>
      </w:r>
      <w:r w:rsidRPr="0048730B">
        <w:rPr>
          <w:vertAlign w:val="superscript"/>
        </w:rPr>
        <w:t>1</w:t>
      </w:r>
      <w:r>
        <w:t>H</w:t>
      </w:r>
      <w:r w:rsidRPr="0048730B">
        <w:rPr>
          <w:vertAlign w:val="subscript"/>
        </w:rPr>
        <w:t>4</w:t>
      </w:r>
      <w:r>
        <w:t xml:space="preserve"> under incipient catagenic conditions; </w:t>
      </w:r>
      <w:r w:rsidR="007254BD">
        <w:t>(</w:t>
      </w:r>
      <w:r w:rsidR="007254BD">
        <w:rPr>
          <w:i/>
        </w:rPr>
        <w:t>i</w:t>
      </w:r>
      <w:r>
        <w:rPr>
          <w:i/>
        </w:rPr>
        <w:t>i</w:t>
      </w:r>
      <w:r w:rsidR="007254BD">
        <w:t>) the</w:t>
      </w:r>
      <w:r w:rsidR="009177F8">
        <w:t xml:space="preserve"> predominance of CD</w:t>
      </w:r>
      <w:r w:rsidR="009177F8">
        <w:rPr>
          <w:vertAlign w:val="subscript"/>
        </w:rPr>
        <w:t>4</w:t>
      </w:r>
      <w:r w:rsidR="009177F8">
        <w:t xml:space="preserve"> </w:t>
      </w:r>
      <w:r w:rsidR="0082269E">
        <w:t>towards</w:t>
      </w:r>
      <w:r w:rsidR="009177F8">
        <w:t xml:space="preserve"> the end of the experiment, coinciding with the</w:t>
      </w:r>
      <w:r w:rsidR="007254BD">
        <w:t xml:space="preserve"> late oil window; (</w:t>
      </w:r>
      <w:r w:rsidR="007254BD">
        <w:rPr>
          <w:i/>
        </w:rPr>
        <w:t>i</w:t>
      </w:r>
      <w:r>
        <w:rPr>
          <w:i/>
        </w:rPr>
        <w:t>i</w:t>
      </w:r>
      <w:r w:rsidR="007254BD">
        <w:rPr>
          <w:i/>
        </w:rPr>
        <w:t>i</w:t>
      </w:r>
      <w:r w:rsidR="007254BD">
        <w:t xml:space="preserve">) </w:t>
      </w:r>
      <w:r w:rsidR="009177F8">
        <w:t xml:space="preserve">the lack of direct </w:t>
      </w:r>
      <w:r w:rsidR="008101BA">
        <w:t>m</w:t>
      </w:r>
      <w:r w:rsidR="001868D8">
        <w:t>ethane-</w:t>
      </w:r>
      <w:r w:rsidR="008101BA">
        <w:t xml:space="preserve">water </w:t>
      </w:r>
      <w:r w:rsidR="009177F8">
        <w:t>isotopic exchange even at 350 °C</w:t>
      </w:r>
      <w:r w:rsidR="007254BD">
        <w:t>; and (</w:t>
      </w:r>
      <w:r>
        <w:rPr>
          <w:i/>
        </w:rPr>
        <w:t>iv</w:t>
      </w:r>
      <w:r w:rsidR="007254BD">
        <w:t xml:space="preserve">) the </w:t>
      </w:r>
      <w:r w:rsidR="009A4FD3">
        <w:t>near-</w:t>
      </w:r>
      <w:r w:rsidR="007254BD">
        <w:t>absence of CH</w:t>
      </w:r>
      <w:r w:rsidR="007254BD">
        <w:rPr>
          <w:vertAlign w:val="subscript"/>
        </w:rPr>
        <w:t>2</w:t>
      </w:r>
      <w:r w:rsidR="007254BD">
        <w:t>D</w:t>
      </w:r>
      <w:r w:rsidR="007254BD">
        <w:rPr>
          <w:vertAlign w:val="subscript"/>
        </w:rPr>
        <w:t>2</w:t>
      </w:r>
      <w:r w:rsidR="009A4FD3">
        <w:t xml:space="preserve"> </w:t>
      </w:r>
      <w:r w:rsidR="00870321">
        <w:t>during the experiment</w:t>
      </w:r>
      <w:r w:rsidR="007254BD">
        <w:t xml:space="preserve">.  </w:t>
      </w:r>
      <w:r w:rsidR="008800A5">
        <w:t>These observations suggest that while some –CH</w:t>
      </w:r>
      <w:r w:rsidR="008800A5">
        <w:rPr>
          <w:i/>
          <w:vertAlign w:val="subscript"/>
        </w:rPr>
        <w:t>x</w:t>
      </w:r>
      <w:r w:rsidR="008800A5">
        <w:t xml:space="preserve"> moieties in kerogen or longer-chain hydrocarbons</w:t>
      </w:r>
      <w:r w:rsidR="004F3CEC">
        <w:t xml:space="preserve"> </w:t>
      </w:r>
      <w:r w:rsidR="004474C6">
        <w:t xml:space="preserve">undergo </w:t>
      </w:r>
      <w:r w:rsidR="004F3CEC">
        <w:t xml:space="preserve">exchange </w:t>
      </w:r>
      <w:r w:rsidR="006663D0">
        <w:t>more readily than</w:t>
      </w:r>
      <w:r w:rsidR="008101BA">
        <w:t xml:space="preserve"> </w:t>
      </w:r>
      <w:r w:rsidR="00AE76A5">
        <w:t>cracking</w:t>
      </w:r>
      <w:r w:rsidR="004F3CEC">
        <w:t xml:space="preserve">, </w:t>
      </w:r>
      <w:r w:rsidR="00DB2C1C">
        <w:t xml:space="preserve">some other </w:t>
      </w:r>
      <w:r w:rsidR="000C1E01">
        <w:t>moieties</w:t>
      </w:r>
      <w:r w:rsidR="00C748E1">
        <w:t xml:space="preserve"> or compound classes</w:t>
      </w:r>
      <w:r w:rsidR="00DB2C1C">
        <w:t xml:space="preserve"> are much less prone to exchange.</w:t>
      </w:r>
      <w:r w:rsidR="004F3CEC">
        <w:t xml:space="preserve"> </w:t>
      </w:r>
      <w:r w:rsidR="000C1E01">
        <w:t xml:space="preserve"> </w:t>
      </w:r>
    </w:p>
    <w:p w14:paraId="3C1F61B6" w14:textId="1B038AFA" w:rsidR="007A4272" w:rsidRPr="005B7361" w:rsidRDefault="0053494B" w:rsidP="005B7361">
      <w:r>
        <w:t>Carefully-controlled, t</w:t>
      </w:r>
      <w:r w:rsidR="007A4272">
        <w:t xml:space="preserve">emperature-programmed </w:t>
      </w:r>
      <w:r w:rsidR="00DC29E7">
        <w:t>hydrous</w:t>
      </w:r>
      <w:r w:rsidR="00E74B48">
        <w:t xml:space="preserve"> </w:t>
      </w:r>
      <w:r w:rsidR="009247C4">
        <w:t xml:space="preserve">deuteration </w:t>
      </w:r>
      <w:r w:rsidR="00F032AC">
        <w:t xml:space="preserve">(deuterous pyrolysis or deuterothermal pyrolysis) </w:t>
      </w:r>
      <w:r w:rsidR="007A4272">
        <w:t xml:space="preserve">experiments on additional source rocks and </w:t>
      </w:r>
      <w:del w:id="349" w:author="Wang, David" w:date="2022-07-07T13:07:00Z">
        <w:r w:rsidR="007A4272" w:rsidDel="004C15B7">
          <w:delText xml:space="preserve">kerogen </w:delText>
        </w:r>
      </w:del>
      <w:ins w:id="350" w:author="Wang, David" w:date="2022-07-07T13:07:00Z">
        <w:r w:rsidR="004C15B7">
          <w:t xml:space="preserve">organic matter </w:t>
        </w:r>
      </w:ins>
      <w:r w:rsidR="007A4272">
        <w:t xml:space="preserve">types may reveal systematic differences in the kinetics of exchangability vs. hydrocarbon generation.  Such experiments have the potential </w:t>
      </w:r>
      <w:r w:rsidR="0082736D">
        <w:t xml:space="preserve">to </w:t>
      </w:r>
      <w:r w:rsidR="007A4272">
        <w:t>improv</w:t>
      </w:r>
      <w:r w:rsidR="0082736D">
        <w:t>e</w:t>
      </w:r>
      <w:r w:rsidR="007A4272">
        <w:t xml:space="preserve"> prediction of generative yields and </w:t>
      </w:r>
      <w:r w:rsidR="00A93FDE">
        <w:t>hydrocarbon</w:t>
      </w:r>
      <w:r w:rsidR="0043166C">
        <w:t xml:space="preserve"> composition</w:t>
      </w:r>
      <w:r w:rsidR="007A4272">
        <w:t xml:space="preserve"> in basins where timing and quality of charge </w:t>
      </w:r>
      <w:r w:rsidR="004D541A">
        <w:t xml:space="preserve">are </w:t>
      </w:r>
      <w:r w:rsidR="00317E70">
        <w:t xml:space="preserve">key </w:t>
      </w:r>
      <w:r w:rsidR="005724DB">
        <w:t>u</w:t>
      </w:r>
      <w:r w:rsidR="004D541A">
        <w:t>ncertainties</w:t>
      </w:r>
      <w:r w:rsidR="007A4272">
        <w:t xml:space="preserve">. </w:t>
      </w:r>
    </w:p>
    <w:p w14:paraId="5AA7D99E" w14:textId="2E1BBC1B" w:rsidR="00FE335F" w:rsidRPr="008D00B4" w:rsidRDefault="00A45822" w:rsidP="00BC188A">
      <w:r>
        <w:t xml:space="preserve">Data from this study support the hypothesis that much </w:t>
      </w:r>
      <w:r w:rsidRPr="00A45822">
        <w:t xml:space="preserve">of the </w:t>
      </w:r>
      <w:r>
        <w:t xml:space="preserve">H </w:t>
      </w:r>
      <w:r w:rsidRPr="00A45822">
        <w:t xml:space="preserve">in </w:t>
      </w:r>
      <w:r>
        <w:t xml:space="preserve">thermogenic </w:t>
      </w:r>
      <w:r w:rsidRPr="00A45822">
        <w:t>natural gas</w:t>
      </w:r>
      <w:r>
        <w:t xml:space="preserve">es </w:t>
      </w:r>
      <w:r w:rsidRPr="00A45822">
        <w:t xml:space="preserve">may </w:t>
      </w:r>
      <w:r>
        <w:t>derive</w:t>
      </w:r>
      <w:r w:rsidRPr="00A45822">
        <w:t xml:space="preserve"> from water</w:t>
      </w:r>
      <w:r>
        <w:t>, implying that the hydrogen content of organic matter may not limit gas generation</w:t>
      </w:r>
      <w:r w:rsidRPr="00A45822">
        <w:t xml:space="preserve">. </w:t>
      </w:r>
      <w:r>
        <w:t xml:space="preserve"> </w:t>
      </w:r>
      <w:r w:rsidR="00993210">
        <w:t>In general, t</w:t>
      </w:r>
      <w:r w:rsidR="00475C39" w:rsidRPr="00475C39">
        <w:t xml:space="preserve">he volumetric significance of the water hydrogen reservoir hence may be </w:t>
      </w:r>
      <w:r w:rsidR="00475C39">
        <w:t xml:space="preserve">underappreciated in estimations of the natural gas resource potential on Earth. </w:t>
      </w:r>
    </w:p>
    <w:p w14:paraId="68309C83" w14:textId="7053AC91" w:rsidR="00131FE2" w:rsidRPr="008D00B4" w:rsidRDefault="00131FE2" w:rsidP="00EC7ED6">
      <w:pPr>
        <w:pStyle w:val="Heading1"/>
      </w:pPr>
      <w:r w:rsidRPr="008D00B4">
        <w:t>Acknowledgments</w:t>
      </w:r>
    </w:p>
    <w:p w14:paraId="58F93328" w14:textId="4844BA1A" w:rsidR="00A466F9" w:rsidRDefault="00475BA4" w:rsidP="00BC188A">
      <w:r>
        <w:t>Financial support</w:t>
      </w:r>
      <w:r w:rsidR="00131FE2" w:rsidRPr="008D00B4">
        <w:t xml:space="preserve"> from the </w:t>
      </w:r>
      <w:r w:rsidR="000C10F2" w:rsidRPr="008D00B4">
        <w:t xml:space="preserve">U.S. </w:t>
      </w:r>
      <w:r w:rsidR="00131FE2" w:rsidRPr="008D00B4">
        <w:t>National Science Foun</w:t>
      </w:r>
      <w:r w:rsidR="006D0CD7" w:rsidRPr="008D00B4">
        <w:t>dation</w:t>
      </w:r>
      <w:r w:rsidR="00056E39">
        <w:t xml:space="preserve"> </w:t>
      </w:r>
      <w:r w:rsidR="006D0CD7" w:rsidRPr="008D00B4">
        <w:t>(</w:t>
      </w:r>
      <w:r w:rsidR="00056E39">
        <w:t xml:space="preserve">NSF </w:t>
      </w:r>
      <w:r w:rsidR="00CB16F0">
        <w:t xml:space="preserve">awards </w:t>
      </w:r>
      <w:r w:rsidR="00F93570">
        <w:t>EAR-1250394</w:t>
      </w:r>
      <w:r w:rsidR="006D0CD7" w:rsidRPr="008D00B4">
        <w:t xml:space="preserve"> to S.O.</w:t>
      </w:r>
      <w:r w:rsidR="00A66D2A">
        <w:t>)</w:t>
      </w:r>
      <w:r w:rsidR="00FB7252" w:rsidRPr="008D00B4">
        <w:t xml:space="preserve">, </w:t>
      </w:r>
      <w:r w:rsidR="00131FE2" w:rsidRPr="008D00B4">
        <w:t xml:space="preserve">the </w:t>
      </w:r>
      <w:r w:rsidR="00467F3A">
        <w:t xml:space="preserve">Alfred P. Sloan Foundation via the </w:t>
      </w:r>
      <w:r w:rsidR="00131FE2" w:rsidRPr="008D00B4">
        <w:t>De</w:t>
      </w:r>
      <w:r w:rsidR="00277900" w:rsidRPr="008D00B4">
        <w:t>ep Carbon Observatory (to S.O.</w:t>
      </w:r>
      <w:r w:rsidR="00AB30D5" w:rsidRPr="008D00B4">
        <w:t xml:space="preserve"> </w:t>
      </w:r>
      <w:r w:rsidR="00412DBC" w:rsidRPr="008D00B4">
        <w:t>and J.S.S.</w:t>
      </w:r>
      <w:r w:rsidR="00277900" w:rsidRPr="008D00B4">
        <w:t>)</w:t>
      </w:r>
      <w:r w:rsidR="00AB09E2" w:rsidRPr="008D00B4">
        <w:t xml:space="preserve">, </w:t>
      </w:r>
      <w:r w:rsidR="003750F3" w:rsidRPr="008D00B4">
        <w:t>a</w:t>
      </w:r>
      <w:r w:rsidR="00AB09E2" w:rsidRPr="008D00B4">
        <w:t xml:space="preserve"> Shell</w:t>
      </w:r>
      <w:r w:rsidR="003750F3" w:rsidRPr="008D00B4">
        <w:t xml:space="preserve">-MIT Energy Initiative </w:t>
      </w:r>
      <w:r w:rsidR="00AB09E2" w:rsidRPr="008D00B4">
        <w:t>Fellowship</w:t>
      </w:r>
      <w:r w:rsidR="00EE0B33">
        <w:t xml:space="preserve">, and the </w:t>
      </w:r>
      <w:r w:rsidR="00EE0B33" w:rsidRPr="008D00B4">
        <w:t>Kerr-McGee Professorship at MIT</w:t>
      </w:r>
      <w:r w:rsidR="00EE0B33">
        <w:t xml:space="preserve"> (to S.O.)</w:t>
      </w:r>
      <w:r w:rsidR="00AB09E2" w:rsidRPr="008D00B4">
        <w:t xml:space="preserve"> </w:t>
      </w:r>
      <w:r w:rsidR="00707BF0">
        <w:t>is acknowledged</w:t>
      </w:r>
      <w:r w:rsidR="00131FE2" w:rsidRPr="008D00B4">
        <w:t xml:space="preserve">. </w:t>
      </w:r>
      <w:r w:rsidR="00974A17">
        <w:t>E.P.R</w:t>
      </w:r>
      <w:r w:rsidR="00974A17" w:rsidRPr="002C0814">
        <w:t xml:space="preserve"> was supported by the Norwegian Research Council through the Cent</w:t>
      </w:r>
      <w:r w:rsidR="00974A17">
        <w:t>re</w:t>
      </w:r>
      <w:r w:rsidR="00974A17" w:rsidRPr="002C0814">
        <w:t xml:space="preserve"> for Geobiology (</w:t>
      </w:r>
      <w:r w:rsidR="00974A17">
        <w:t xml:space="preserve">SFF </w:t>
      </w:r>
      <w:r w:rsidR="00974A17" w:rsidRPr="002C0814">
        <w:t>Project</w:t>
      </w:r>
      <w:r w:rsidR="00974A17">
        <w:t xml:space="preserve"> #</w:t>
      </w:r>
      <w:r w:rsidR="00974A17" w:rsidRPr="002C0814">
        <w:t>179560)</w:t>
      </w:r>
      <w:r w:rsidR="00974A17">
        <w:t>.</w:t>
      </w:r>
      <w:r w:rsidR="00974A17" w:rsidRPr="002C0814">
        <w:t xml:space="preserve"> </w:t>
      </w:r>
      <w:r w:rsidR="00CC05F2">
        <w:t>We</w:t>
      </w:r>
      <w:r w:rsidR="007F2AC2">
        <w:t xml:space="preserve"> are grateful to</w:t>
      </w:r>
      <w:r w:rsidR="00CC05F2">
        <w:t xml:space="preserve"> </w:t>
      </w:r>
      <w:r w:rsidR="00CD682B">
        <w:t>Keith F.</w:t>
      </w:r>
      <w:r w:rsidR="00DE6714">
        <w:t xml:space="preserve"> </w:t>
      </w:r>
      <w:r w:rsidR="00CD682B">
        <w:t>M. Thompson</w:t>
      </w:r>
      <w:r w:rsidR="00BB25E4">
        <w:t xml:space="preserve"> (PetroSurveys, Inc.)</w:t>
      </w:r>
      <w:r w:rsidR="00CD682B">
        <w:t xml:space="preserve"> for p</w:t>
      </w:r>
      <w:r w:rsidR="00952617">
        <w:t xml:space="preserve">roviding the </w:t>
      </w:r>
      <w:r w:rsidR="00CC05F2">
        <w:t xml:space="preserve">Eagle Ford </w:t>
      </w:r>
      <w:r w:rsidR="00952617">
        <w:t>rock sample</w:t>
      </w:r>
      <w:r w:rsidR="00CC05F2">
        <w:t>,</w:t>
      </w:r>
      <w:r w:rsidR="00CD682B">
        <w:t xml:space="preserve"> </w:t>
      </w:r>
      <w:r w:rsidR="00BB25E4">
        <w:t xml:space="preserve">Carl Johnson (WHOI) for the elemental analyses, </w:t>
      </w:r>
      <w:r w:rsidR="007F2AC2">
        <w:t>Aaron Sattler (ExxonMobil Research and Engineering) for advice on inverting mass spectral data, Michael Lewan</w:t>
      </w:r>
      <w:r w:rsidR="0043785F">
        <w:t xml:space="preserve"> (USGS)</w:t>
      </w:r>
      <w:r w:rsidR="007F2AC2">
        <w:t xml:space="preserve"> for comments on the thesis chapter from which this work originated, </w:t>
      </w:r>
      <w:r w:rsidR="00CD682B">
        <w:t>and Chris Clayton</w:t>
      </w:r>
      <w:r w:rsidR="007C1E21">
        <w:t xml:space="preserve"> (CCG</w:t>
      </w:r>
      <w:r w:rsidR="00D908E6">
        <w:t>S)</w:t>
      </w:r>
      <w:r w:rsidR="00CD682B">
        <w:t xml:space="preserve"> for </w:t>
      </w:r>
      <w:r w:rsidR="00927B72">
        <w:t xml:space="preserve">an email exchange </w:t>
      </w:r>
      <w:r w:rsidR="00062658">
        <w:t>that inspired</w:t>
      </w:r>
      <w:r w:rsidR="00CD682B">
        <w:t xml:space="preserve"> this </w:t>
      </w:r>
      <w:r w:rsidR="007F2AC2">
        <w:t>study</w:t>
      </w:r>
      <w:r w:rsidR="00CD682B">
        <w:t xml:space="preserve">.  </w:t>
      </w:r>
      <w:ins w:id="351" w:author="Wang, David" w:date="2022-07-09T20:00:00Z">
        <w:r w:rsidR="003A4B01">
          <w:t xml:space="preserve">We </w:t>
        </w:r>
      </w:ins>
      <w:ins w:id="352" w:author="Wang, David" w:date="2022-07-09T20:01:00Z">
        <w:r w:rsidR="003A4B01">
          <w:t xml:space="preserve">thank Daniel Dawson, Joe Curiale, and one anonymous reviewer for </w:t>
        </w:r>
      </w:ins>
      <w:ins w:id="353" w:author="Wang, David" w:date="2022-07-09T20:02:00Z">
        <w:r w:rsidR="003A4B01">
          <w:t>helpful feedback on the manuscript, and Cliff Walters, Joe Curiale, and Lloyd Snowdon for editorial handling</w:t>
        </w:r>
      </w:ins>
      <w:ins w:id="354" w:author="Wang, David" w:date="2022-07-09T20:05:00Z">
        <w:r w:rsidR="00760CF8">
          <w:t xml:space="preserve"> and additional comments</w:t>
        </w:r>
      </w:ins>
      <w:ins w:id="355" w:author="Wang, David" w:date="2022-07-09T20:02:00Z">
        <w:r w:rsidR="003A4B01">
          <w:t xml:space="preserve">.  </w:t>
        </w:r>
      </w:ins>
      <w:r w:rsidR="00D513AC">
        <w:t xml:space="preserve">The data </w:t>
      </w:r>
      <w:r w:rsidR="007F2AC2">
        <w:t>presented in this paper</w:t>
      </w:r>
      <w:r w:rsidR="00D513AC">
        <w:t xml:space="preserve"> were collected while the primary author was a Ph.D. student in the MIT/WHOI Joint Program.  </w:t>
      </w:r>
    </w:p>
    <w:p w14:paraId="1AB2CDBC" w14:textId="77777777" w:rsidR="00A466F9" w:rsidRDefault="00A466F9" w:rsidP="00BC188A"/>
    <w:p w14:paraId="271A4F65" w14:textId="276EC5E7" w:rsidR="00F423D5" w:rsidRPr="008D00B4" w:rsidRDefault="00A466F9" w:rsidP="00BC188A">
      <w:r>
        <w:rPr>
          <w:i/>
        </w:rPr>
        <w:t xml:space="preserve">Conflict of interest statement:  </w:t>
      </w:r>
      <w:r>
        <w:t>None.</w:t>
      </w:r>
      <w:r w:rsidR="00F423D5" w:rsidRPr="008D00B4">
        <w:br w:type="page"/>
      </w:r>
    </w:p>
    <w:p w14:paraId="74BB87E5" w14:textId="59594FE1" w:rsidR="0094110E" w:rsidRPr="008D00B4" w:rsidRDefault="00CB7BA4" w:rsidP="00BC5D95">
      <w:pPr>
        <w:pStyle w:val="Heading1"/>
      </w:pPr>
      <w:r w:rsidRPr="008D00B4">
        <w:lastRenderedPageBreak/>
        <w:t>References</w:t>
      </w:r>
    </w:p>
    <w:p w14:paraId="73700D58" w14:textId="4C969D70" w:rsidR="00745DBD" w:rsidRDefault="00745DBD" w:rsidP="00745DBD">
      <w:pPr>
        <w:pStyle w:val="Bibliography"/>
        <w:rPr>
          <w:ins w:id="356" w:author="Wang, David" w:date="2022-06-21T16:41:00Z"/>
        </w:rPr>
      </w:pPr>
      <w:r>
        <w:t>Alexander, R., Kagi, R.I., Larcher, A.V., 1984. Clay catalysis of alkyl hydrogen exchange reactions—reaction mechanisms. Organic Geochemistry 6, 755–760.</w:t>
      </w:r>
    </w:p>
    <w:p w14:paraId="4922A203" w14:textId="503A331A" w:rsidR="00575251" w:rsidRPr="00575251" w:rsidRDefault="00575251" w:rsidP="00575251">
      <w:pPr>
        <w:pStyle w:val="Bibliography"/>
      </w:pPr>
      <w:ins w:id="357" w:author="Wang, David" w:date="2022-06-21T16:41:00Z">
        <w:r w:rsidRPr="00575251">
          <w:t>Allen, J.W., Goldsmith, C.F., Green, W.H., 2012. Automatic estimation of pressure-dependent rate coefficients. Phys. Chem. Chem. Phys. 14, 1131–1155.</w:t>
        </w:r>
      </w:ins>
    </w:p>
    <w:p w14:paraId="2CBCEDD1" w14:textId="5E39ADCC" w:rsidR="00745DBD" w:rsidRDefault="00745DBD" w:rsidP="00745DBD">
      <w:pPr>
        <w:pStyle w:val="Bibliography"/>
      </w:pPr>
      <w:r>
        <w:t xml:space="preserve">Baskin, D.K., 1997. Atomic H/C ratio of kerogen as an estimate of thermal maturity and organic matter conversion. AAPG </w:t>
      </w:r>
      <w:ins w:id="358" w:author="Wang, David" w:date="2022-06-21T13:35:00Z">
        <w:r w:rsidR="001950F9">
          <w:t>B</w:t>
        </w:r>
      </w:ins>
      <w:del w:id="359" w:author="Wang, David" w:date="2022-06-21T13:35:00Z">
        <w:r w:rsidDel="001950F9">
          <w:delText>b</w:delText>
        </w:r>
      </w:del>
      <w:r>
        <w:t>ulletin 81, 1437–1450.</w:t>
      </w:r>
    </w:p>
    <w:p w14:paraId="66FC46B6" w14:textId="13522204" w:rsidR="00745DBD" w:rsidRDefault="00745DBD" w:rsidP="00745DBD">
      <w:pPr>
        <w:pStyle w:val="Bibliography"/>
        <w:rPr>
          <w:ins w:id="360" w:author="Wang, David" w:date="2022-07-07T10:58:00Z"/>
          <w:lang w:val="es-ES"/>
        </w:rPr>
      </w:pPr>
      <w:r>
        <w:t xml:space="preserve">Beaudry, P., Stefánsson, A., Fiebig, J., Rhim, J.H., Ono, S., 2021. High temperature generation and equilibration of methane in terrestrial geothermal systems: Evidence from clumped isotopologues. </w:t>
      </w:r>
      <w:r w:rsidRPr="00745DBD">
        <w:rPr>
          <w:lang w:val="es-ES"/>
        </w:rPr>
        <w:t>Geochimica et Cosmochimica Acta 309, 209–234.</w:t>
      </w:r>
    </w:p>
    <w:p w14:paraId="50EFA521" w14:textId="351542FC" w:rsidR="0029412C" w:rsidRPr="0029412C" w:rsidRDefault="0029412C" w:rsidP="0029412C">
      <w:pPr>
        <w:pStyle w:val="Bibliography"/>
        <w:rPr>
          <w:rPrChange w:id="361" w:author="Wang, David" w:date="2022-07-07T10:58:00Z">
            <w:rPr>
              <w:lang w:val="es-ES"/>
            </w:rPr>
          </w:rPrChange>
        </w:rPr>
      </w:pPr>
      <w:ins w:id="362" w:author="Wang, David" w:date="2022-07-07T10:58:00Z">
        <w:r w:rsidRPr="0029412C">
          <w:t>Bern, C.R., Birdwell, J.E.</w:t>
        </w:r>
        <w:r>
          <w:t xml:space="preserve">, </w:t>
        </w:r>
        <w:r w:rsidRPr="0029412C">
          <w:t xml:space="preserve">Jubb, A.M., 2021. Water-rock interaction and the concentrations of major, trace, and rare earth elements in hydrocarbon-associated produced waters of the United States. Environmental Science: Processes &amp; Impacts, 23(8), 1198-1219. </w:t>
        </w:r>
      </w:ins>
    </w:p>
    <w:p w14:paraId="7731A182" w14:textId="77777777" w:rsidR="00745DBD" w:rsidRDefault="00745DBD" w:rsidP="00745DBD">
      <w:pPr>
        <w:pStyle w:val="Bibliography"/>
      </w:pPr>
      <w:r w:rsidRPr="00745DBD">
        <w:rPr>
          <w:lang w:val="es-ES"/>
        </w:rPr>
        <w:t xml:space="preserve">Berner, U., Faber, E., Scheeder, G., Panten, D., 1995. </w:t>
      </w:r>
      <w:r>
        <w:t>Primary cracking of algal and landplant kerogens: kinetic models of isotope variations in methane, ethane and propane. Chemical Geology 126, 233–245.</w:t>
      </w:r>
    </w:p>
    <w:p w14:paraId="460DFFEC" w14:textId="77777777" w:rsidR="00745DBD" w:rsidRDefault="00745DBD" w:rsidP="00745DBD">
      <w:pPr>
        <w:pStyle w:val="Bibliography"/>
      </w:pPr>
      <w:r>
        <w:t>Burnham, A.K., 2019. Kinetic models of vitrinite, kerogen, and bitumen reflectance. Organic Geochemistry 131, 50–59.</w:t>
      </w:r>
    </w:p>
    <w:p w14:paraId="221FD8C7" w14:textId="77777777" w:rsidR="00745DBD" w:rsidRDefault="00745DBD" w:rsidP="00745DBD">
      <w:pPr>
        <w:pStyle w:val="Bibliography"/>
      </w:pPr>
      <w:r>
        <w:t>Cardneaux, A., Nunn, J.A., 2013. Estimates of maturation and TOC from log data in the Eagle Ford Shale, Maverick Basin of South Texas. Gulf Coast Association of Geological Societies Transactions 63, 111–124.</w:t>
      </w:r>
    </w:p>
    <w:p w14:paraId="3ACC0E2E" w14:textId="77777777" w:rsidR="00745DBD" w:rsidRDefault="00745DBD" w:rsidP="00745DBD">
      <w:pPr>
        <w:pStyle w:val="Bibliography"/>
      </w:pPr>
      <w:r>
        <w:t>Cardneaux, A.P., 2012. Mapping of the oil window in the Eagle Ford shale play of southwest Texas using thermal modeling and log overlay analysis (Masters Thesis). Louisiana State University.</w:t>
      </w:r>
    </w:p>
    <w:p w14:paraId="4148C3EB" w14:textId="5B1F7B02" w:rsidR="00745DBD" w:rsidRDefault="00745DBD" w:rsidP="00745DBD">
      <w:pPr>
        <w:pStyle w:val="Bibliography"/>
      </w:pPr>
      <w:r>
        <w:t>Clayton, C., 2003. Hydrogen isotope systematics of thermally generated natural gas. International Meeting on Organic Geochemistry, 21st, Kraków, Poland, Book Abstr. Part I</w:t>
      </w:r>
      <w:ins w:id="363" w:author="Wang, David" w:date="2022-07-09T20:18:00Z">
        <w:r w:rsidR="00C95BF0">
          <w:t>,</w:t>
        </w:r>
      </w:ins>
      <w:r>
        <w:t xml:space="preserve"> 51–52.</w:t>
      </w:r>
    </w:p>
    <w:p w14:paraId="2EA1E5AB" w14:textId="77777777" w:rsidR="00262768" w:rsidRPr="00912C35" w:rsidRDefault="00262768" w:rsidP="00262768">
      <w:pPr>
        <w:pStyle w:val="Bibliography"/>
        <w:rPr>
          <w:ins w:id="364" w:author="Wang, David" w:date="2022-06-21T16:25:00Z"/>
        </w:rPr>
      </w:pPr>
      <w:ins w:id="365" w:author="Wang, David" w:date="2022-06-21T16:25:00Z">
        <w:r>
          <w:t>Class, C.A., 2015.  Predicting organosulfur chemistry in fuel sources (PhD Thesis).  Massachusetts Institute of Technology.</w:t>
        </w:r>
      </w:ins>
    </w:p>
    <w:p w14:paraId="1F90D39B" w14:textId="77777777" w:rsidR="00745DBD" w:rsidRPr="00745DBD" w:rsidRDefault="00745DBD" w:rsidP="00745DBD">
      <w:pPr>
        <w:pStyle w:val="Bibliography"/>
        <w:rPr>
          <w:lang w:val="es-ES"/>
        </w:rPr>
      </w:pPr>
      <w:r>
        <w:t xml:space="preserve">Connan, J., Cassou, A.M., 1980. Properties of gases and petroleum liquids derived from terrestrial kerogen at various maturation levels. </w:t>
      </w:r>
      <w:r w:rsidRPr="00745DBD">
        <w:rPr>
          <w:lang w:val="es-ES"/>
        </w:rPr>
        <w:t>Geochimica et Cosmochimica Acta 44, 1–23.</w:t>
      </w:r>
    </w:p>
    <w:p w14:paraId="1212B4DB" w14:textId="77777777" w:rsidR="00745DBD" w:rsidRDefault="00745DBD" w:rsidP="00745DBD">
      <w:pPr>
        <w:pStyle w:val="Bibliography"/>
      </w:pPr>
      <w:r w:rsidRPr="00745DBD">
        <w:rPr>
          <w:lang w:val="es-ES"/>
        </w:rPr>
        <w:t xml:space="preserve">Cooles, G., Mackenzie, A., Quigley, T., 1986. </w:t>
      </w:r>
      <w:r>
        <w:t>Calculation of petroleum masses generated and expelled from source rocks. Organic Geochemistry 10, 235–245.</w:t>
      </w:r>
    </w:p>
    <w:p w14:paraId="72B0FD56" w14:textId="5FBDD2DF" w:rsidR="00745DBD" w:rsidRDefault="00745DBD" w:rsidP="00745DBD">
      <w:pPr>
        <w:pStyle w:val="Bibliography"/>
        <w:rPr>
          <w:ins w:id="366" w:author="Wang, David" w:date="2022-06-21T14:08:00Z"/>
        </w:rPr>
      </w:pPr>
      <w:r>
        <w:t>Dawson, D., Grice, K., Alexander, R., 2005. Effect of maturation on the indigenous δD signatures of individual hydrocarbons in sediments and crude oils from the Perth Basin (Western Australia). Organic Geochemistry 36, 95–104.</w:t>
      </w:r>
    </w:p>
    <w:p w14:paraId="104F91DA" w14:textId="19872260" w:rsidR="00B1556C" w:rsidRPr="00B1556C" w:rsidRDefault="00B1556C" w:rsidP="00B1556C">
      <w:pPr>
        <w:pStyle w:val="Bibliography"/>
      </w:pPr>
      <w:ins w:id="367" w:author="Wang, David" w:date="2022-06-21T14:08:00Z">
        <w:r w:rsidRPr="00B1556C">
          <w:t xml:space="preserve">Dias, R.F., Lewan, M.D., Birdwell, J.E. and Kotarba, M.J., 2014. Differentiation of pre-existing trapped methane from thermogenic methane in an igneous-intruded coal by hydrous pyrolysis. Organic Geochemistry 67, </w:t>
        </w:r>
        <w:r>
          <w:t>1–</w:t>
        </w:r>
        <w:r w:rsidRPr="00B1556C">
          <w:t>7.</w:t>
        </w:r>
      </w:ins>
    </w:p>
    <w:p w14:paraId="0AF3CCE6" w14:textId="77777777" w:rsidR="00745DBD" w:rsidRDefault="00745DBD" w:rsidP="00745DBD">
      <w:pPr>
        <w:pStyle w:val="Bibliography"/>
      </w:pPr>
      <w:r>
        <w:t>Dibeler, V.H., Mohler, F.L., 1950. Mass spectra of the deuteromethanes. J. Research Nat. Bur. Standards 45, 441–444.</w:t>
      </w:r>
    </w:p>
    <w:p w14:paraId="46084263" w14:textId="77777777" w:rsidR="00745DBD" w:rsidRDefault="00745DBD" w:rsidP="00745DBD">
      <w:pPr>
        <w:pStyle w:val="Bibliography"/>
      </w:pPr>
      <w:r>
        <w:t>Dieckmann, V., Horsfield, B., Schenk, H.J., 2000. Heating rate dependency of petroleum-forming reactions: implications for compositional kinetic predictions. Organic Geochemistry 31, 1333–1348.</w:t>
      </w:r>
    </w:p>
    <w:p w14:paraId="45E79799" w14:textId="77777777" w:rsidR="00745DBD" w:rsidRDefault="00745DBD" w:rsidP="00745DBD">
      <w:pPr>
        <w:pStyle w:val="Bibliography"/>
      </w:pPr>
      <w:r>
        <w:t>Dong, G., Xie, H., Formolo, M., Lawson, M., Sessions, A., Eiler, J., 2021. Clumped isotope effects of thermogenic methane formation: insights from pyrolysis of hydrocarbons. Geochimica et Cosmochimica Acta. doi:10.1016/j.gca.2021.03.009</w:t>
      </w:r>
    </w:p>
    <w:p w14:paraId="60AF94EF" w14:textId="77777777" w:rsidR="00745DBD" w:rsidRDefault="00745DBD" w:rsidP="00745DBD">
      <w:pPr>
        <w:pStyle w:val="Bibliography"/>
      </w:pPr>
      <w:r>
        <w:t>Douglas, P.M., Stolper, D.A., Eiler, J.M., Sessions, A.L., Lawson, M., Shuai, Y., Bishop, A., Podlaha, O.G., Ferreira, A.A., Neto, E.V.S., others, 2017. Methane clumped isotopes: Progress and potential for a new isotopic tracer. Organic Geochemistry 113, 262–282.</w:t>
      </w:r>
    </w:p>
    <w:p w14:paraId="4AF1722F" w14:textId="77777777" w:rsidR="00745DBD" w:rsidRDefault="00745DBD" w:rsidP="00745DBD">
      <w:pPr>
        <w:pStyle w:val="Bibliography"/>
      </w:pPr>
      <w:r>
        <w:t>Eichhubl, P., Boles, J.R., 2000. Rates of fluid flow in fault systems; evidence for episodic rapid fluid flow in the Miocene Monterey Formation, coastal California. American Journal of Science 300, 571.</w:t>
      </w:r>
    </w:p>
    <w:p w14:paraId="2BB65B5A" w14:textId="77777777" w:rsidR="00745DBD" w:rsidRDefault="00745DBD" w:rsidP="00745DBD">
      <w:pPr>
        <w:pStyle w:val="Bibliography"/>
      </w:pPr>
      <w:r>
        <w:t xml:space="preserve">Eldrett, J.S., Ma, C., Bergman, S.C., Lutz, B., Gregory, F.J., Dodsworth, P., Phipps, M., Hardas, P., Minisini, D., Ozkan, A., Ramezani, J., Bowring, S.A., Kamo, S.L., Ferguson, K., Macaulay, C., Kelly, A.E., 2015. An </w:t>
      </w:r>
      <w:r>
        <w:lastRenderedPageBreak/>
        <w:t>astronomically calibrated stratigraphy of the Cenomanian, Turonian and earliest Coniacian from the Cretaceous Western Interior Seaway, USA: Implications for global chronostratigraphy. Cretaceous Research 56, 316–344.</w:t>
      </w:r>
    </w:p>
    <w:p w14:paraId="0DDB6337" w14:textId="77777777" w:rsidR="00745DBD" w:rsidRDefault="00745DBD" w:rsidP="00745DBD">
      <w:pPr>
        <w:pStyle w:val="Bibliography"/>
      </w:pPr>
      <w:r>
        <w:t>Eldrett, J.S., Minisini, D., Bergman, S.C., 2014. Decoupling of the carbon cycle during Ocean Anoxic Event 2. Geology 42, 567–570.</w:t>
      </w:r>
    </w:p>
    <w:p w14:paraId="3479EE74" w14:textId="77777777" w:rsidR="00745DBD" w:rsidRDefault="00745DBD" w:rsidP="00745DBD">
      <w:pPr>
        <w:pStyle w:val="Bibliography"/>
      </w:pPr>
      <w:r>
        <w:t>Fjellanger, E., Kontorovich, A.E., Barboza, S.A., Burshtein, L.M., Hardy, M.J., Livshits, V.R., 2010. Charging the giant gas fields of the NW Siberia basin, in: Vining, B.A., Pickering, S.C. (Eds.), Petroleum Geology: From Mature Basins to New Frontiers – Proceedings of the 7th Petroleum Geology Conference. Geological Society of London, pp. 659–668.</w:t>
      </w:r>
    </w:p>
    <w:p w14:paraId="44BD97D4" w14:textId="77777777" w:rsidR="00745DBD" w:rsidRDefault="00745DBD" w:rsidP="00745DBD">
      <w:pPr>
        <w:pStyle w:val="Bibliography"/>
      </w:pPr>
      <w:r>
        <w:t>French, K.L., Birdwell, J.E., Lewan, M.D., 2020. Trends in thermal maturity indicators for the organic sulfur-rich Eagle Ford Shale. Marine and Petroleum Geology 118, 104459.</w:t>
      </w:r>
    </w:p>
    <w:p w14:paraId="387688FE" w14:textId="77777777" w:rsidR="00745DBD" w:rsidRDefault="00745DBD" w:rsidP="00745DBD">
      <w:pPr>
        <w:pStyle w:val="Bibliography"/>
      </w:pPr>
      <w:r>
        <w:t>Freund, H., Walters, C.C., Kelemen, S.R., Siskin, M., Gorbaty, M.L., Curry, D.J., Bence, A.E., 2007. Predicting oil and gas compositional yields via chemical structure–chemical yield modeling (CS-CYM): Part 1 – Concepts and implementation. Organic Geochemistry 38, 288–305.</w:t>
      </w:r>
    </w:p>
    <w:p w14:paraId="4409E63C" w14:textId="77777777" w:rsidR="00262768" w:rsidRDefault="00262768" w:rsidP="00262768">
      <w:pPr>
        <w:pStyle w:val="Bibliography"/>
        <w:rPr>
          <w:ins w:id="368" w:author="Wang, David" w:date="2022-06-21T16:25:00Z"/>
        </w:rPr>
      </w:pPr>
      <w:ins w:id="369" w:author="Wang, David" w:date="2022-06-21T16:25:00Z">
        <w:r>
          <w:t xml:space="preserve">Gao, C.W., 2016.  Automatic reaction mechanism generation (PhD Thesis).  Massachusetts Institute of Technology. </w:t>
        </w:r>
      </w:ins>
    </w:p>
    <w:p w14:paraId="36723E1C" w14:textId="77777777" w:rsidR="00745DBD" w:rsidRPr="00745DBD" w:rsidRDefault="00745DBD" w:rsidP="00745DBD">
      <w:pPr>
        <w:pStyle w:val="Bibliography"/>
        <w:rPr>
          <w:lang w:val="es-ES"/>
        </w:rPr>
      </w:pPr>
      <w:r>
        <w:t xml:space="preserve">Giunta, T., Young, E.D., Warr, O., Kohl, I., Ash, J.L., Martini, A., Mundle, S.O., Rumble, D., Pérez-Rodríguez, I., Wasley, M., LaRowe, D.E., Gilbert, A., Sherwood Lollar, B., 2019. Methane sources and sinks in continental sedimentary systems: New insights from paired clumped isotopologues </w:t>
      </w:r>
      <w:r>
        <w:rPr>
          <w:vertAlign w:val="superscript"/>
        </w:rPr>
        <w:t>13</w:t>
      </w:r>
      <w:r>
        <w:t>CH</w:t>
      </w:r>
      <w:r>
        <w:rPr>
          <w:vertAlign w:val="subscript"/>
        </w:rPr>
        <w:t>3</w:t>
      </w:r>
      <w:r>
        <w:t xml:space="preserve">D and </w:t>
      </w:r>
      <w:r>
        <w:rPr>
          <w:vertAlign w:val="superscript"/>
        </w:rPr>
        <w:t>12</w:t>
      </w:r>
      <w:r>
        <w:t>CH</w:t>
      </w:r>
      <w:r>
        <w:rPr>
          <w:vertAlign w:val="subscript"/>
        </w:rPr>
        <w:t>2</w:t>
      </w:r>
      <w:r>
        <w:t>D</w:t>
      </w:r>
      <w:r>
        <w:rPr>
          <w:vertAlign w:val="subscript"/>
        </w:rPr>
        <w:t>2</w:t>
      </w:r>
      <w:r>
        <w:t xml:space="preserve">. </w:t>
      </w:r>
      <w:r w:rsidRPr="00745DBD">
        <w:rPr>
          <w:lang w:val="es-ES"/>
        </w:rPr>
        <w:t>Geochimica et Cosmochimica Acta 245, 327–351.</w:t>
      </w:r>
    </w:p>
    <w:p w14:paraId="57C576BC" w14:textId="77777777" w:rsidR="00745DBD" w:rsidRDefault="00745DBD" w:rsidP="00745DBD">
      <w:pPr>
        <w:pStyle w:val="Bibliography"/>
      </w:pPr>
      <w:r w:rsidRPr="00745DBD">
        <w:rPr>
          <w:lang w:val="es-ES"/>
        </w:rPr>
        <w:t xml:space="preserve">Glasoe, P.K., Long, F.A., 1960. </w:t>
      </w:r>
      <w:r>
        <w:t>Use of glass electrodes to measure acidites in deuterium oxide. The Journal of Physical Chemistry 64, 188–190.</w:t>
      </w:r>
    </w:p>
    <w:p w14:paraId="4D68FDD6" w14:textId="77777777" w:rsidR="00745DBD" w:rsidRDefault="00745DBD" w:rsidP="00745DBD">
      <w:pPr>
        <w:pStyle w:val="Bibliography"/>
      </w:pPr>
      <w:r>
        <w:t>Golden, J.T., Andersen, R.A., Bergman, R.G., 2001. Exceptionally low-temperature carbon–hydrogen/carbon–deuterium exchange reactions of organic and organometallic compounds catalyzed by the Cp*(PMe₃)IrH(ClCH₂Cl)</w:t>
      </w:r>
      <w:r>
        <w:rPr>
          <w:vertAlign w:val="superscript"/>
        </w:rPr>
        <w:t>+</w:t>
      </w:r>
      <w:r>
        <w:t xml:space="preserve"> cation. Journal of the American Chemical Society 123, 5837–5838.</w:t>
      </w:r>
    </w:p>
    <w:p w14:paraId="4FDED807" w14:textId="77777777" w:rsidR="00745DBD" w:rsidRDefault="00745DBD" w:rsidP="00745DBD">
      <w:pPr>
        <w:pStyle w:val="Bibliography"/>
      </w:pPr>
      <w:r>
        <w:t>Grozeva, N.G., Klein, F., Seewald, J.S., Sylva, S.P., 2020. Chemical and isotopic analyses of hydrocarbon-bearing fluid inclusions in olivine-rich rocks. Philosophical Transactions of the Royal Society A: Mathematical, Physical and Engineering Sciences 378, 20180431.</w:t>
      </w:r>
    </w:p>
    <w:p w14:paraId="331263DA" w14:textId="77777777" w:rsidR="00745DBD" w:rsidRDefault="00745DBD" w:rsidP="00745DBD">
      <w:pPr>
        <w:pStyle w:val="Bibliography"/>
      </w:pPr>
      <w:r w:rsidRPr="00745DBD">
        <w:rPr>
          <w:lang w:val="es-ES"/>
        </w:rPr>
        <w:t xml:space="preserve">Gupta, I., Jernigen, J., Curtis, M., Rai, C., Sondergeld, C., 2018. </w:t>
      </w:r>
      <w:r>
        <w:t>Water-wet or oil-wet: Is it really that simple in shales? Petrophysics - The SPWLA Journal of Formation Evaluation and Reservoir Description 59, 308–317.</w:t>
      </w:r>
    </w:p>
    <w:p w14:paraId="638D7DD5" w14:textId="77777777" w:rsidR="00745DBD" w:rsidRDefault="00745DBD" w:rsidP="00745DBD">
      <w:pPr>
        <w:pStyle w:val="Bibliography"/>
      </w:pPr>
      <w:r>
        <w:t>Hantschel, T., Kauerauf, A.I., 2009. Petroleum Generation, in: Fundamentals of Basin and Petroleum Systems Modeling. Springer Berlin Heidelberg, Berlin, Heidelberg, pp. 151–198.</w:t>
      </w:r>
    </w:p>
    <w:p w14:paraId="462133D6" w14:textId="77777777" w:rsidR="00745DBD" w:rsidRDefault="00745DBD" w:rsidP="00745DBD">
      <w:pPr>
        <w:pStyle w:val="Bibliography"/>
      </w:pPr>
      <w:r>
        <w:t>Harbor, R.L., 2011. Facies characterization and stratigraphic architecture of organic-rich mudrocks, Upper Cretaceous Eagle Ford Formation, South Texas (Masters Thesis). University of Texas at Austin.</w:t>
      </w:r>
    </w:p>
    <w:p w14:paraId="02CE8252" w14:textId="77777777" w:rsidR="00745DBD" w:rsidRDefault="00745DBD" w:rsidP="00745DBD">
      <w:pPr>
        <w:pStyle w:val="Bibliography"/>
      </w:pPr>
      <w:r>
        <w:t>He, K., Zhang, S., Mi, J., Fang, Y., Zhang, W., 2019. Carbon and hydrogen isotope fractionation for methane from non-isothermal pyrolysis of oil in anhydrous and hydrothermal conditions. Energy Exploration &amp; Exploitation 37, 1558–1576.</w:t>
      </w:r>
    </w:p>
    <w:p w14:paraId="476A34A4" w14:textId="77777777" w:rsidR="00745DBD" w:rsidRDefault="00745DBD" w:rsidP="00745DBD">
      <w:pPr>
        <w:pStyle w:val="Bibliography"/>
      </w:pPr>
      <w:r>
        <w:t>Helgeson, H.C., Knox, A.M., Owens, C.E., Shock, E.L., 1993. Petroleum, oil field waters, and authigenic mineral assemblages Are they in metastable equilibrium in hydrocarbon reservoirs. Geochimica et Cosmochimica Acta 57, 3295–3339.</w:t>
      </w:r>
    </w:p>
    <w:p w14:paraId="507261E7" w14:textId="77777777" w:rsidR="00745DBD" w:rsidRPr="00745DBD" w:rsidRDefault="00745DBD" w:rsidP="00745DBD">
      <w:pPr>
        <w:pStyle w:val="Bibliography"/>
        <w:rPr>
          <w:lang w:val="es-ES"/>
        </w:rPr>
      </w:pPr>
      <w:r>
        <w:t xml:space="preserve">Helgeson, H.C., Richard, L., McKenzie, W.F., Norton, D.L., Schmitt, A., 2009. A chemical and thermodynamic model of oil generation in hydrocarbon source rocks. </w:t>
      </w:r>
      <w:r w:rsidRPr="00745DBD">
        <w:rPr>
          <w:lang w:val="es-ES"/>
        </w:rPr>
        <w:t>Geochimica et Cosmochimica Acta 73, 594–695.</w:t>
      </w:r>
    </w:p>
    <w:p w14:paraId="4F22C218" w14:textId="77777777" w:rsidR="00745DBD" w:rsidRDefault="00745DBD" w:rsidP="00745DBD">
      <w:pPr>
        <w:pStyle w:val="Bibliography"/>
      </w:pPr>
      <w:r w:rsidRPr="00745DBD">
        <w:rPr>
          <w:lang w:val="es-ES"/>
        </w:rPr>
        <w:t xml:space="preserve">Hentz, T.F., Ruppel, S.C., 2010. </w:t>
      </w:r>
      <w:r>
        <w:t>Regional lithostratigraphy of the Eagle Ford Shale: Maverick Basin to East Texas Basin. Gulf Coast Association of Geological Societies Transactions 60, 325–337.</w:t>
      </w:r>
    </w:p>
    <w:p w14:paraId="037CF122" w14:textId="77777777" w:rsidR="00745DBD" w:rsidRDefault="00745DBD" w:rsidP="00745DBD">
      <w:pPr>
        <w:pStyle w:val="Bibliography"/>
      </w:pPr>
      <w:r>
        <w:t>Hindle, A.D., 1997. Petroleum Migration Pathways and Charge Concentration: A Three-Dimensional Model. AAPG Bulletin 81, 1451–1481.</w:t>
      </w:r>
    </w:p>
    <w:p w14:paraId="6B3B53BB" w14:textId="77777777" w:rsidR="00745DBD" w:rsidRDefault="00745DBD" w:rsidP="00745DBD">
      <w:pPr>
        <w:pStyle w:val="Bibliography"/>
      </w:pPr>
      <w:r>
        <w:t>Hoering, T., 1984. Thermal reactions of kerogen with added water, heavy water and pure organic substances. Organic Geochemistry 5, 267–278.</w:t>
      </w:r>
    </w:p>
    <w:p w14:paraId="5E08177B" w14:textId="77777777" w:rsidR="00745DBD" w:rsidRDefault="00745DBD" w:rsidP="00745DBD">
      <w:pPr>
        <w:pStyle w:val="Bibliography"/>
      </w:pPr>
      <w:r>
        <w:lastRenderedPageBreak/>
        <w:t>Huizinga, B.J., Tannenbaum, E., Kaplan, I.R., 1987. The role of minerals in the thermal alteration of organic matter—IV. Generation of n-alkanes, acyclic isoprenoids, and alkenes in laboratory experiments. Geochimica et Cosmochimica Acta 51, 1083–1097.</w:t>
      </w:r>
    </w:p>
    <w:p w14:paraId="7779AEE9" w14:textId="77777777" w:rsidR="00745DBD" w:rsidRDefault="00745DBD" w:rsidP="00745DBD">
      <w:pPr>
        <w:pStyle w:val="Bibliography"/>
      </w:pPr>
      <w:r>
        <w:t>Hunt, J.M., 1996. Petroleum geochemistry and geology, 2nd ed. WH Freeman San Francisco.</w:t>
      </w:r>
    </w:p>
    <w:p w14:paraId="123809B2" w14:textId="77777777" w:rsidR="00745DBD" w:rsidRDefault="00745DBD" w:rsidP="00745DBD">
      <w:pPr>
        <w:pStyle w:val="Bibliography"/>
      </w:pPr>
      <w:r>
        <w:t>IHS Markit Well Database, 2019. . IHS Markit.</w:t>
      </w:r>
    </w:p>
    <w:p w14:paraId="0AD8BE9E" w14:textId="77777777" w:rsidR="00745DBD" w:rsidRDefault="00745DBD" w:rsidP="00745DBD">
      <w:pPr>
        <w:pStyle w:val="Bibliography"/>
      </w:pPr>
      <w:r w:rsidRPr="00745DBD">
        <w:rPr>
          <w:lang w:val="es-ES"/>
        </w:rPr>
        <w:t xml:space="preserve">Jenden, P.D., Drazan, D.J., Kaplan, I.R., 1993. </w:t>
      </w:r>
      <w:r>
        <w:t>Mixing of thermogenic natural gases in northern Appalachian basin. AAPG Bulletin 77, 980–998.</w:t>
      </w:r>
    </w:p>
    <w:p w14:paraId="38157BC8" w14:textId="77777777" w:rsidR="00745DBD" w:rsidRDefault="00745DBD" w:rsidP="00745DBD">
      <w:pPr>
        <w:pStyle w:val="Bibliography"/>
      </w:pPr>
      <w:r>
        <w:t>Jung, B., Garven, G., Boles, J.R., 2015. The geodynamics of faults and petroleum migration in the Los Angeles basin, California. American Journal of Science 315, 412–459.</w:t>
      </w:r>
    </w:p>
    <w:p w14:paraId="2B3A6CF7" w14:textId="77777777" w:rsidR="00745DBD" w:rsidRDefault="00745DBD" w:rsidP="00745DBD">
      <w:pPr>
        <w:pStyle w:val="Bibliography"/>
      </w:pPr>
      <w:r>
        <w:t>Kazak, E.S., Kazak, A.V., 2019. A novel laboratory method for reliable water content determination of shale reservoir rocks. Journal of Petroleum Science and Engineering 183, 106301.</w:t>
      </w:r>
    </w:p>
    <w:p w14:paraId="7B731A3E" w14:textId="77777777" w:rsidR="00745DBD" w:rsidRDefault="00745DBD" w:rsidP="00745DBD">
      <w:pPr>
        <w:pStyle w:val="Bibliography"/>
      </w:pPr>
      <w:r>
        <w:t>Klein, F., Grozeva, N.G., Seewald, J.S., 2019. Abiotic methane synthesis and serpentinization in olivine-hosted fluid inclusions. Proceedings of the National Academy of Sciences 116, 17666.</w:t>
      </w:r>
    </w:p>
    <w:p w14:paraId="09C2A68D" w14:textId="77777777" w:rsidR="00745DBD" w:rsidRDefault="00745DBD" w:rsidP="00745DBD">
      <w:pPr>
        <w:pStyle w:val="Bibliography"/>
      </w:pPr>
      <w:r>
        <w:t>Koepp, M., 1978. D/H isotope exchange reaction between petroleum and water: a contributory determinant for D/H-isotope ratios in crude oils, in: The Fourth International Conference, Geochronology, Cosmochronology, Isotope Geology USGS Open-File Report 78-701. pp. 221–222.</w:t>
      </w:r>
    </w:p>
    <w:p w14:paraId="0B7C239A" w14:textId="77777777" w:rsidR="00745DBD" w:rsidRDefault="00745DBD" w:rsidP="00745DBD">
      <w:pPr>
        <w:pStyle w:val="Bibliography"/>
      </w:pPr>
      <w:r>
        <w:t>Labidi, J., Young, E.D., Giunta, T., Kohl, I.E., Seewald, J., Tang, H., Lilley, M.D., Früh-Green, G.L., 2020. Methane thermometry in deep-sea hydrothermal systems: Evidence for re-ordering of doubly-substituted isotopologues during fluid cooling. Geochimica et Cosmochimica Acta 288, 248–261.</w:t>
      </w:r>
    </w:p>
    <w:p w14:paraId="346E7D26" w14:textId="77777777" w:rsidR="00745DBD" w:rsidRDefault="00745DBD" w:rsidP="00745DBD">
      <w:pPr>
        <w:pStyle w:val="Bibliography"/>
      </w:pPr>
      <w:r>
        <w:t>Laplante, R.E., 1974. Hydrocarbon generation in Gulf Coast Tertiary sediments. AAPG Bulletin 58, 1281–1289.</w:t>
      </w:r>
    </w:p>
    <w:p w14:paraId="0DC3E91C" w14:textId="77777777" w:rsidR="00745DBD" w:rsidRPr="00745DBD" w:rsidRDefault="00745DBD" w:rsidP="00745DBD">
      <w:pPr>
        <w:pStyle w:val="Bibliography"/>
        <w:rPr>
          <w:lang w:val="es-ES"/>
        </w:rPr>
      </w:pPr>
      <w:r>
        <w:t xml:space="preserve">Lécluse, C., Robert, F., 1994. Hydrogen isotope exchange reaction rates: Origin of water in the inner solar system. </w:t>
      </w:r>
      <w:r w:rsidRPr="00745DBD">
        <w:rPr>
          <w:lang w:val="es-ES"/>
        </w:rPr>
        <w:t>Geochimica et Cosmochimica Acta 58, 2927–2939.</w:t>
      </w:r>
    </w:p>
    <w:p w14:paraId="2FD28388" w14:textId="77777777" w:rsidR="00745DBD" w:rsidRDefault="00745DBD" w:rsidP="00745DBD">
      <w:pPr>
        <w:pStyle w:val="Bibliography"/>
      </w:pPr>
      <w:r w:rsidRPr="00745DBD">
        <w:rPr>
          <w:lang w:val="es-ES"/>
        </w:rPr>
        <w:t xml:space="preserve">Leif, R.N., Simoneit, B.R., 2000. </w:t>
      </w:r>
      <w:r>
        <w:t>The role of alkenes produced during hydrous pyrolysis of a shale. Organic Geochemistry 31, 1189–1208.</w:t>
      </w:r>
    </w:p>
    <w:p w14:paraId="3A0CC043" w14:textId="77777777" w:rsidR="00745DBD" w:rsidRDefault="00745DBD" w:rsidP="00745DBD">
      <w:pPr>
        <w:pStyle w:val="Bibliography"/>
      </w:pPr>
      <w:r>
        <w:t>Lewan, M., 1992. Water as a source of hydrogen and oxygen in petroleum formation by hydrous pyrolysis. Am. Chem. Soc. Div. Fuel Chem 37, 1643–1649.</w:t>
      </w:r>
    </w:p>
    <w:p w14:paraId="1638AB9A" w14:textId="77777777" w:rsidR="00745DBD" w:rsidRDefault="00745DBD" w:rsidP="00745DBD">
      <w:pPr>
        <w:pStyle w:val="Bibliography"/>
      </w:pPr>
      <w:r>
        <w:t>Lewan, M., 1997. Experiments on the role of water in petroleum formation. Geochimica et Cosmochimica Acta 61, 3691–3723.</w:t>
      </w:r>
    </w:p>
    <w:p w14:paraId="171BDD95" w14:textId="77777777" w:rsidR="00745DBD" w:rsidRDefault="00745DBD" w:rsidP="00745DBD">
      <w:pPr>
        <w:pStyle w:val="Bibliography"/>
      </w:pPr>
      <w:r>
        <w:t>Lewan, M.D., Roy, S., 2011. Role of water in hydrocarbon generation from Type-I kerogen in Mahogany oil shale of the Green River Formation. Organic Geochemistry 42, 31–41.</w:t>
      </w:r>
    </w:p>
    <w:p w14:paraId="23105E2B" w14:textId="77777777" w:rsidR="00745DBD" w:rsidRDefault="00745DBD" w:rsidP="00745DBD">
      <w:pPr>
        <w:pStyle w:val="Bibliography"/>
      </w:pPr>
      <w:r>
        <w:t>Lis, G.P., Schimmelmann, A., Mastalerz, M., 2006. D/H ratios and hydrogen exchangeability of type-II kerogens with increasing thermal maturity. Organic Geochemistry 37, 342–353.</w:t>
      </w:r>
    </w:p>
    <w:p w14:paraId="45F96493" w14:textId="0DD729E9" w:rsidR="00745DBD" w:rsidRPr="00262768" w:rsidRDefault="00745DBD" w:rsidP="00745DBD">
      <w:pPr>
        <w:pStyle w:val="Bibliography"/>
        <w:rPr>
          <w:ins w:id="370" w:author="Wang, David" w:date="2022-06-21T16:24:00Z"/>
          <w:rPrChange w:id="371" w:author="Wang, David" w:date="2022-06-21T16:24:00Z">
            <w:rPr>
              <w:ins w:id="372" w:author="Wang, David" w:date="2022-06-21T16:24:00Z"/>
              <w:lang w:val="es-ES"/>
            </w:rPr>
          </w:rPrChange>
        </w:rPr>
      </w:pPr>
      <w:r>
        <w:t xml:space="preserve">Lloyd, M.K., Eldridge, D.L., Stolper, D.A., 2021. Clumped </w:t>
      </w:r>
      <w:r>
        <w:rPr>
          <w:vertAlign w:val="superscript"/>
        </w:rPr>
        <w:t>13</w:t>
      </w:r>
      <w:r>
        <w:t>CH</w:t>
      </w:r>
      <w:r>
        <w:rPr>
          <w:vertAlign w:val="subscript"/>
        </w:rPr>
        <w:t>3</w:t>
      </w:r>
      <w:r>
        <w:t xml:space="preserve">D and </w:t>
      </w:r>
      <w:r>
        <w:rPr>
          <w:vertAlign w:val="superscript"/>
        </w:rPr>
        <w:t>12</w:t>
      </w:r>
      <w:r>
        <w:t>CH</w:t>
      </w:r>
      <w:r>
        <w:rPr>
          <w:vertAlign w:val="subscript"/>
        </w:rPr>
        <w:t>2</w:t>
      </w:r>
      <w:r>
        <w:t>D</w:t>
      </w:r>
      <w:r>
        <w:rPr>
          <w:vertAlign w:val="subscript"/>
        </w:rPr>
        <w:t>2</w:t>
      </w:r>
      <w:r>
        <w:t xml:space="preserve"> compositions of methyl groups from wood and synthetic monomers: Methods, experimental and theoretical calibrations, and initial results. </w:t>
      </w:r>
      <w:r w:rsidRPr="00262768">
        <w:rPr>
          <w:rPrChange w:id="373" w:author="Wang, David" w:date="2022-06-21T16:24:00Z">
            <w:rPr>
              <w:lang w:val="es-ES"/>
            </w:rPr>
          </w:rPrChange>
        </w:rPr>
        <w:t>Geochimica et Cosmochimica Acta 297, 233–275.</w:t>
      </w:r>
    </w:p>
    <w:p w14:paraId="126F91A9" w14:textId="7360F6A8" w:rsidR="00262768" w:rsidRPr="00262768" w:rsidRDefault="00262768" w:rsidP="00262768">
      <w:pPr>
        <w:pStyle w:val="Bibliography"/>
        <w:rPr>
          <w:rPrChange w:id="374" w:author="Wang, David" w:date="2022-06-21T16:24:00Z">
            <w:rPr>
              <w:lang w:val="es-ES"/>
            </w:rPr>
          </w:rPrChange>
        </w:rPr>
      </w:pPr>
      <w:ins w:id="375" w:author="Wang, David" w:date="2022-06-21T16:24:00Z">
        <w:r w:rsidRPr="00262768">
          <w:rPr>
            <w:rPrChange w:id="376" w:author="Wang, David" w:date="2022-06-21T16:24:00Z">
              <w:rPr>
                <w:lang w:val="es-ES"/>
              </w:rPr>
            </w:rPrChange>
          </w:rPr>
          <w:t>Liu, M., Grinberg Dana, A., Johnson, M.S., Goldman, M.J., Jocher, A., Payne, A.M., Grambow, C.A., Han, K., Yee, N.W., Mazeau, E.J., Blondal, K., West, R.H., Goldsmith, C.F., Green, W.H., 2021. Reaction Mechanism Generator v3.0: Advances in Automatic Mechanism Generation. Journal of Chemical Information and Modeling 61, 2686–2696.</w:t>
        </w:r>
      </w:ins>
    </w:p>
    <w:p w14:paraId="0B9423C9" w14:textId="77777777" w:rsidR="00745DBD" w:rsidRDefault="00745DBD" w:rsidP="00745DBD">
      <w:pPr>
        <w:pStyle w:val="Bibliography"/>
      </w:pPr>
      <w:r w:rsidRPr="00745DBD">
        <w:rPr>
          <w:lang w:val="es-ES"/>
        </w:rPr>
        <w:t xml:space="preserve">Lu, S., Wang, M., Xue, H., Li, J., Chen, F., Xu, Q., 2011. </w:t>
      </w:r>
      <w:r>
        <w:t>The impact of aqueous medium on gas yields and kinetic behaviors of hydrogen isotope fractionation during organic matter thermal degradation. Acta Geologica Sinica - English Edition 85, 1466–1477.</w:t>
      </w:r>
    </w:p>
    <w:p w14:paraId="4D2D9B54" w14:textId="77777777" w:rsidR="00745DBD" w:rsidRDefault="00745DBD" w:rsidP="00745DBD">
      <w:pPr>
        <w:pStyle w:val="Bibliography"/>
      </w:pPr>
      <w:r>
        <w:t>Lu, S.-F., Feng, G.-Q., Shao, M.-L., Li, J.-J., Xue, H.-T., Wang, M., Chen, F.-W., Li, W.-B., Pang, X.-T., 2021. Kinetics and fractionation of hydrogen isotopes during gas formation from representative functional groups. Petroleum Science 18, 1021–1032.</w:t>
      </w:r>
    </w:p>
    <w:p w14:paraId="69ACC007" w14:textId="77777777" w:rsidR="00745DBD" w:rsidRDefault="00745DBD" w:rsidP="00745DBD">
      <w:pPr>
        <w:pStyle w:val="Bibliography"/>
      </w:pPr>
      <w:r>
        <w:t>Mackenzie, A.S., Leythaeuser, D., Schaefer, R.G., Bjorøy, M., 1983. Expulsion of petroleum hydrocarbons from shale source rocks. Nature 301, 506–509.</w:t>
      </w:r>
    </w:p>
    <w:p w14:paraId="234FB692" w14:textId="77777777" w:rsidR="00745DBD" w:rsidRDefault="00745DBD" w:rsidP="00745DBD">
      <w:pPr>
        <w:pStyle w:val="Bibliography"/>
      </w:pPr>
      <w:r>
        <w:t>Maslen, E., Grice, K., Dawson, D., Wang, S., Horsfield, B., 2012. Stable hydrogen isotopes of isoprenoids and n-alkanes as a proxy for estimating the thermal history of sediments through geological time:, in: Harris, N.B., Peters, K.E. (Eds.), Analyzing the Thermal History of Sedimentary Basins: Methods and Case Studies. SEPM Society for Sedimentary Geology, pp. 29–43.</w:t>
      </w:r>
    </w:p>
    <w:p w14:paraId="441BB357" w14:textId="77777777" w:rsidR="00745DBD" w:rsidRDefault="00745DBD" w:rsidP="00745DBD">
      <w:pPr>
        <w:pStyle w:val="Bibliography"/>
      </w:pPr>
      <w:r>
        <w:lastRenderedPageBreak/>
        <w:t>Mohler, F.L., Dibeler, V.H., Quinn, E., 1958. Redetermination of mass spectra of deuteromethanes. Journal of Research of the National Bureau of Standards 61, 171–172.</w:t>
      </w:r>
    </w:p>
    <w:p w14:paraId="75BBE233" w14:textId="77777777" w:rsidR="00745DBD" w:rsidRDefault="00745DBD" w:rsidP="00745DBD">
      <w:pPr>
        <w:pStyle w:val="Bibliography"/>
      </w:pPr>
      <w:r>
        <w:t>Muscio, G.P.A., Horsfield, B., Welte, D.H., 1994. Occurrence of thermogenic gas in the immature zone—implications from the Bakken in-source reservoir system. Organic Geochemistry 22, 461–476.</w:t>
      </w:r>
    </w:p>
    <w:p w14:paraId="43E1B750" w14:textId="77777777" w:rsidR="00745DBD" w:rsidRDefault="00745DBD" w:rsidP="00745DBD">
      <w:pPr>
        <w:pStyle w:val="Bibliography"/>
      </w:pPr>
      <w:r>
        <w:t>Ni, Y., Liao, F., Dai, J., Zou, C., Zhu, G., Zhang, B., Liu, Q., 2012. Using carbon and hydrogen isotopes to quantify gas maturity, formation temperature, and formation age — specific applications for gas fields from the Tarim basin, China. Energy Exploration &amp; Exploitation 30, 273–293.</w:t>
      </w:r>
    </w:p>
    <w:p w14:paraId="45424A69" w14:textId="77777777" w:rsidR="00745DBD" w:rsidRPr="00745DBD" w:rsidRDefault="00745DBD" w:rsidP="00745DBD">
      <w:pPr>
        <w:pStyle w:val="Bibliography"/>
        <w:rPr>
          <w:lang w:val="es-ES"/>
        </w:rPr>
      </w:pPr>
      <w:r>
        <w:t xml:space="preserve">Ni, Y., Ma, Q., Ellis, G.S., Dai, J., Katz, B., Zhang, S., Tang, Y., 2011. Fundamental studies on kinetic isotope effect (KIE) of hydrogen isotope fractionation in natural gas systems. </w:t>
      </w:r>
      <w:r w:rsidRPr="00745DBD">
        <w:rPr>
          <w:lang w:val="es-ES"/>
        </w:rPr>
        <w:t>Geochimica et Cosmochimica Acta 75, 2696–2707.</w:t>
      </w:r>
    </w:p>
    <w:p w14:paraId="1B2D6986" w14:textId="77777777" w:rsidR="00745DBD" w:rsidRDefault="00745DBD" w:rsidP="00745DBD">
      <w:pPr>
        <w:pStyle w:val="Bibliography"/>
      </w:pPr>
      <w:r w:rsidRPr="00745DBD">
        <w:rPr>
          <w:lang w:val="es-ES"/>
        </w:rPr>
        <w:t xml:space="preserve">Passey, Q.R., Bohacs, K., Esch, W.L., Klimentidis, R., Sinha, S., 2010. </w:t>
      </w:r>
      <w:r>
        <w:t>From Oil-Prone Source Rock to Gas-Producing Shale Reservoir - Geologic and Petrophysical Characterization of Unconventional Shale Gas Reservoirs, in: SPE-131350-MS. Presented at the International Oil and Gas Conference and Exhibition in China, Society of Petroleum Engineers, Beijing, China, p. 29.</w:t>
      </w:r>
    </w:p>
    <w:p w14:paraId="3836092E" w14:textId="77777777" w:rsidR="00745DBD" w:rsidRDefault="00745DBD" w:rsidP="00745DBD">
      <w:pPr>
        <w:pStyle w:val="Bibliography"/>
      </w:pPr>
      <w:r>
        <w:t>Pepper, A.S., Corvi, P.J., 1995. Simple kinetic models of petroleum formation. Part I: oil and gas generation from kerogen. Marine and Petroleum Geology 12, 291–319.</w:t>
      </w:r>
    </w:p>
    <w:p w14:paraId="0C0AF8D7" w14:textId="77777777" w:rsidR="00745DBD" w:rsidRDefault="00745DBD" w:rsidP="00745DBD">
      <w:pPr>
        <w:pStyle w:val="Bibliography"/>
      </w:pPr>
      <w:r>
        <w:t>Price, L.C., 1994. Metamorphic free-for-all. Nature 370, 253–254.</w:t>
      </w:r>
    </w:p>
    <w:p w14:paraId="1BF8FC64" w14:textId="77777777" w:rsidR="00745DBD" w:rsidRDefault="00745DBD" w:rsidP="00745DBD">
      <w:pPr>
        <w:pStyle w:val="Bibliography"/>
      </w:pPr>
      <w:r>
        <w:t>Price, L.C., 2001. A possible deep-basin-high-rank gas machine via water-organic-matter redox reactions, in: Dyman, T.S., Kuuskraa, V.A. (Eds.), Geologic Studies of Deep Natural Gas Resources, Digital Data Series. U. S. Geological Survey.</w:t>
      </w:r>
    </w:p>
    <w:p w14:paraId="39F74937" w14:textId="77777777" w:rsidR="00745DBD" w:rsidRDefault="00745DBD" w:rsidP="00745DBD">
      <w:pPr>
        <w:pStyle w:val="Bibliography"/>
      </w:pPr>
      <w:r>
        <w:t>Purcell, L.P., Rashid, M.A., Hardy, I.A., 1979. Geochemical characteristics of sedimentary rocks in Scotian basin. AAPG Bulletin 63, 87–105.</w:t>
      </w:r>
    </w:p>
    <w:p w14:paraId="5EC0A85B" w14:textId="77777777" w:rsidR="00745DBD" w:rsidRDefault="00745DBD" w:rsidP="00745DBD">
      <w:pPr>
        <w:pStyle w:val="Bibliography"/>
      </w:pPr>
      <w:r>
        <w:t>Ramaswamy, G., 2002. A field evidence for mineral-catalyzed formation of gas during coal maturation. Oil &amp; gas journal 100, 32–36.</w:t>
      </w:r>
    </w:p>
    <w:p w14:paraId="2007A20C" w14:textId="607F35BD" w:rsidR="00745DBD" w:rsidRDefault="00745DBD" w:rsidP="00745DBD">
      <w:pPr>
        <w:pStyle w:val="Bibliography"/>
      </w:pPr>
      <w:r>
        <w:t xml:space="preserve">Reeves, E.P., Seewald, J.S., Sylva, S.P., 2012. Hydrogen isotope exchange between </w:t>
      </w:r>
      <w:r w:rsidRPr="006F597A">
        <w:rPr>
          <w:i/>
          <w:iCs/>
        </w:rPr>
        <w:t>n</w:t>
      </w:r>
      <w:r>
        <w:t>-alkanes and water under hydrothermal conditions. Geochimica et Cosmochimica Acta 77, 582–599.</w:t>
      </w:r>
    </w:p>
    <w:p w14:paraId="76E04149" w14:textId="7FA86C24" w:rsidR="003A17C3" w:rsidRDefault="003A17C3" w:rsidP="00745DBD">
      <w:pPr>
        <w:pStyle w:val="Bibliography"/>
        <w:rPr>
          <w:ins w:id="377" w:author="Wang, David" w:date="2022-07-09T23:28:00Z"/>
        </w:rPr>
      </w:pPr>
      <w:ins w:id="378" w:author="Wang, David" w:date="2022-07-09T23:28:00Z">
        <w:r w:rsidRPr="003A17C3">
          <w:t xml:space="preserve">Reiners, P.W., Brandon, M.T., 2006. </w:t>
        </w:r>
        <w:r>
          <w:t>U</w:t>
        </w:r>
      </w:ins>
      <w:ins w:id="379" w:author="Wang, David" w:date="2022-07-09T23:29:00Z">
        <w:r w:rsidR="000660A7" w:rsidRPr="000660A7">
          <w:t>sing Thermochronology to</w:t>
        </w:r>
        <w:r w:rsidR="000660A7">
          <w:t xml:space="preserve"> </w:t>
        </w:r>
        <w:r w:rsidR="000660A7" w:rsidRPr="000660A7">
          <w:t>Understand Orogenic Erosion</w:t>
        </w:r>
      </w:ins>
      <w:ins w:id="380" w:author="Wang, David" w:date="2022-07-09T23:28:00Z">
        <w:r w:rsidRPr="003A17C3">
          <w:t>. Annual Review of Earth and Planetary Sciences 34, 419–466.</w:t>
        </w:r>
      </w:ins>
    </w:p>
    <w:p w14:paraId="5FE06AEB" w14:textId="63FCDE12" w:rsidR="00745DBD" w:rsidRDefault="00745DBD" w:rsidP="00745DBD">
      <w:pPr>
        <w:pStyle w:val="Bibliography"/>
      </w:pPr>
      <w:r>
        <w:t>Rowe, D., Muehlenbachs, K., 1999. Low-temperature thermal generation of hydrocarbon gases in shallow shales. Nature 398, 61–63.</w:t>
      </w:r>
    </w:p>
    <w:p w14:paraId="3F729AEE" w14:textId="77777777" w:rsidR="00745DBD" w:rsidRDefault="00745DBD" w:rsidP="00745DBD">
      <w:pPr>
        <w:pStyle w:val="Bibliography"/>
      </w:pPr>
      <w:r>
        <w:t>Sackett, W.M., 1978. Carbon and hydrogen isotope effects during the thermocatalytic production of hydrocarbons in laboratory simulation experiments. Geochimica et Cosmochimica Acta 42, 571–580.</w:t>
      </w:r>
    </w:p>
    <w:p w14:paraId="2AAE62F8" w14:textId="77777777" w:rsidR="00745DBD" w:rsidRPr="00D97512" w:rsidRDefault="00745DBD" w:rsidP="00745DBD">
      <w:pPr>
        <w:pStyle w:val="Bibliography"/>
        <w:rPr>
          <w:lang w:val="es-ES"/>
        </w:rPr>
      </w:pPr>
      <w:r>
        <w:t xml:space="preserve">Sackett, W.M., Conkright, M., 1997. Summary and re-evaluation of the high-temperature isotope geochemistry of methane. </w:t>
      </w:r>
      <w:r w:rsidRPr="00D97512">
        <w:rPr>
          <w:lang w:val="es-ES"/>
        </w:rPr>
        <w:t>Geochimica et Cosmochimica Acta 61, 1941–1952.</w:t>
      </w:r>
    </w:p>
    <w:p w14:paraId="7F179B02" w14:textId="77777777" w:rsidR="00745DBD" w:rsidRDefault="00745DBD" w:rsidP="00745DBD">
      <w:pPr>
        <w:pStyle w:val="Bibliography"/>
      </w:pPr>
      <w:r w:rsidRPr="00D97512">
        <w:rPr>
          <w:lang w:val="es-ES"/>
        </w:rPr>
        <w:t xml:space="preserve">Sandvik, E.I., Young, W.A., Curry, D.J., 1992. </w:t>
      </w:r>
      <w:r>
        <w:t>Expulsion from hydrocarbon sources: the role of organic absorption. Organic Geochemistry 19, 77–87.</w:t>
      </w:r>
    </w:p>
    <w:p w14:paraId="47A2908A" w14:textId="77777777" w:rsidR="00745DBD" w:rsidRDefault="00745DBD" w:rsidP="00745DBD">
      <w:pPr>
        <w:pStyle w:val="Bibliography"/>
      </w:pPr>
      <w:r>
        <w:t>Sattler, A., 2018. Hydrogen/Deuterium (H/D) exchange catalysis in alkanes. ACS Catalysis 8, 2296–2312.</w:t>
      </w:r>
    </w:p>
    <w:p w14:paraId="428FDEDE" w14:textId="77777777" w:rsidR="00745DBD" w:rsidRDefault="00745DBD" w:rsidP="00745DBD">
      <w:pPr>
        <w:pStyle w:val="Bibliography"/>
      </w:pPr>
      <w:r>
        <w:t>Saxena, S.C., Saxena, V.K., 1970. Thermal conductivity data for hydrogen and deuterium in the range 100-1100 degrees C. Journal of Physics A: General Physics 3, 309–320.</w:t>
      </w:r>
    </w:p>
    <w:p w14:paraId="2465B13C" w14:textId="77777777" w:rsidR="00745DBD" w:rsidRDefault="00745DBD" w:rsidP="00745DBD">
      <w:pPr>
        <w:pStyle w:val="Bibliography"/>
      </w:pPr>
      <w:r>
        <w:t>Schenk, H.J., Dieckmann, V., 2004. Prediction of petroleum formation: the influence of laboratory heating rates on kinetic parameters and geological extrapolations. Marine and Petroleum Geology 21, 79–95.</w:t>
      </w:r>
    </w:p>
    <w:p w14:paraId="6C4D0251" w14:textId="4A4FF222" w:rsidR="00745DBD" w:rsidRDefault="00745DBD" w:rsidP="00745DBD">
      <w:pPr>
        <w:pStyle w:val="Bibliography"/>
      </w:pPr>
      <w:r>
        <w:t xml:space="preserve">Schimmelmann, A., Boudou, J.-P., Lewan, M.D., Wintsch, R.P., 2001. Experimental controls on D/H and </w:t>
      </w:r>
      <w:del w:id="381" w:author="Wang, David" w:date="2022-06-21T13:31:00Z">
        <w:r w:rsidRPr="008E46E1" w:rsidDel="008E46E1">
          <w:rPr>
            <w:vertAlign w:val="superscript"/>
            <w:rPrChange w:id="382" w:author="Wang, David" w:date="2022-06-21T13:31:00Z">
              <w:rPr/>
            </w:rPrChange>
          </w:rPr>
          <w:delText>\textsuperscript</w:delText>
        </w:r>
      </w:del>
      <w:r w:rsidRPr="008E46E1">
        <w:rPr>
          <w:vertAlign w:val="superscript"/>
          <w:rPrChange w:id="383" w:author="Wang, David" w:date="2022-06-21T13:31:00Z">
            <w:rPr/>
          </w:rPrChange>
        </w:rPr>
        <w:t>13</w:t>
      </w:r>
      <w:r>
        <w:t>C/</w:t>
      </w:r>
      <w:del w:id="384" w:author="Wang, David" w:date="2022-06-21T13:31:00Z">
        <w:r w:rsidDel="008E46E1">
          <w:delText>\textsuperscript</w:delText>
        </w:r>
      </w:del>
      <w:r w:rsidRPr="008E46E1">
        <w:rPr>
          <w:vertAlign w:val="superscript"/>
          <w:rPrChange w:id="385" w:author="Wang, David" w:date="2022-06-21T13:31:00Z">
            <w:rPr/>
          </w:rPrChange>
        </w:rPr>
        <w:t>12</w:t>
      </w:r>
      <w:r>
        <w:t>C ratios of kerogen, bitumen and oil during hydrous pyrolysis. Organic Geochemistry 32, 1009–1018.</w:t>
      </w:r>
    </w:p>
    <w:p w14:paraId="615ECE1E" w14:textId="77777777" w:rsidR="00745DBD" w:rsidRDefault="00745DBD" w:rsidP="00745DBD">
      <w:pPr>
        <w:pStyle w:val="Bibliography"/>
      </w:pPr>
      <w:r>
        <w:t>Schimmelmann, A., Lewan, M.D., Wintsch, R.P., 1999. D/H isotope ratios of kerogen, bitumen, oil, and water in hydrous pyrolysis of source rocks containing kerogen types I, II, IIS, and III. Geochimica et Cosmochimica Acta 63, 3751–3766.</w:t>
      </w:r>
    </w:p>
    <w:p w14:paraId="0D1635EF" w14:textId="77777777" w:rsidR="00745DBD" w:rsidRDefault="00745DBD" w:rsidP="00745DBD">
      <w:pPr>
        <w:pStyle w:val="Bibliography"/>
      </w:pPr>
      <w:r>
        <w:t>Schimmelmann, A., Sessions, A.L., Mastalerz, M., 2006. Hydrogen isotopic (D/H) composition of organic matter during diagenesis and thermal maturation. Annual Review of Earth and Planetary Sciences 34, 501–533.</w:t>
      </w:r>
    </w:p>
    <w:p w14:paraId="281FCDEB" w14:textId="77777777" w:rsidR="00745DBD" w:rsidRDefault="00745DBD" w:rsidP="00745DBD">
      <w:pPr>
        <w:pStyle w:val="Bibliography"/>
      </w:pPr>
      <w:r>
        <w:t>Schmoker, J.W., 1994. Volumetric calculation of hydrocarbons generated, in: Magoon, L.B., Dow, W.G. (Eds.), The Petroleum System---from Source to Trap, AAPG Memoir. pp. 323–326.</w:t>
      </w:r>
    </w:p>
    <w:p w14:paraId="672B7DC5" w14:textId="77777777" w:rsidR="00745DBD" w:rsidRDefault="00745DBD" w:rsidP="00745DBD">
      <w:pPr>
        <w:pStyle w:val="Bibliography"/>
      </w:pPr>
      <w:r>
        <w:lastRenderedPageBreak/>
        <w:t>Seewald, J.S., 1994. Evidence for metastable equilibrium between hydrocarbons under hydrothermal conditions. Nature 370, 285–287.</w:t>
      </w:r>
    </w:p>
    <w:p w14:paraId="0A84E0C3" w14:textId="77777777" w:rsidR="00745DBD" w:rsidRDefault="00745DBD" w:rsidP="00745DBD">
      <w:pPr>
        <w:pStyle w:val="Bibliography"/>
      </w:pPr>
      <w:r>
        <w:t>Seewald, J.S., 2001. Aqueous geochemistry of low molecular weight hydrocarbons at elevated temperatures and pressures: constraints from mineral buffered laboratory experiments. Geochimica et Cosmochimica Acta 65, 1641–1664.</w:t>
      </w:r>
    </w:p>
    <w:p w14:paraId="26AF456D" w14:textId="77777777" w:rsidR="00745DBD" w:rsidRDefault="00745DBD" w:rsidP="00745DBD">
      <w:pPr>
        <w:pStyle w:val="Bibliography"/>
      </w:pPr>
      <w:r>
        <w:t>Seewald, J.S., 2003. Organic–inorganic interactions in petroleum-producing sedimentary basins. Nature 426, 327–333.</w:t>
      </w:r>
    </w:p>
    <w:p w14:paraId="2D071CFF" w14:textId="77777777" w:rsidR="00745DBD" w:rsidRDefault="00745DBD" w:rsidP="00745DBD">
      <w:pPr>
        <w:pStyle w:val="Bibliography"/>
      </w:pPr>
      <w:r>
        <w:t>Seewald, J.S., Benitez-Nelson, B.C., Whelan, J.K., 1998. Laboratory and theoretical constraints on the generation and composition of natural gas. Geochimica et Cosmochimica Acta 62, 1599–1617.</w:t>
      </w:r>
    </w:p>
    <w:p w14:paraId="04F03789" w14:textId="77777777" w:rsidR="00745DBD" w:rsidRDefault="00745DBD" w:rsidP="00745DBD">
      <w:pPr>
        <w:pStyle w:val="Bibliography"/>
      </w:pPr>
      <w:r>
        <w:t>Sessions, A.L., 2016. Factors controlling the deuterium contents of sedimentary hydrocarbons. Organic Geochemistry 96, 43–64.</w:t>
      </w:r>
    </w:p>
    <w:p w14:paraId="0E8F2E88" w14:textId="77777777" w:rsidR="00745DBD" w:rsidRDefault="00745DBD" w:rsidP="00745DBD">
      <w:pPr>
        <w:pStyle w:val="Bibliography"/>
      </w:pPr>
      <w:r>
        <w:t>Sessions, A.L., Sylva, S.P., Summons, R.E., Hayes, J.M., 2004. Isotopic exchange of carbon-bound hydrogen over geologic timescales. Geochimica et Cosmochimica Acta 68, 1545–1559.</w:t>
      </w:r>
    </w:p>
    <w:p w14:paraId="25F8CDE2" w14:textId="77777777" w:rsidR="00745DBD" w:rsidRDefault="00745DBD" w:rsidP="00745DBD">
      <w:pPr>
        <w:pStyle w:val="Bibliography"/>
      </w:pPr>
      <w:r>
        <w:t>Seyfried, W.E., Jr., Janecky, D.R., Berndt, M.E., 1987. Rocking autoclaves for hydrothermal experiments, II. The flexible reaction-cell system. Hydrothermal Experimental Techniques 9, 216–239.</w:t>
      </w:r>
    </w:p>
    <w:p w14:paraId="54FF0C99" w14:textId="77777777" w:rsidR="00745DBD" w:rsidRDefault="00745DBD" w:rsidP="00745DBD">
      <w:pPr>
        <w:pStyle w:val="Bibliography"/>
      </w:pPr>
      <w:r>
        <w:t>Shock, E.L., Helgeson, H.C., 1990. Calculation of the thermodynamic and transport properties of aqueous species at high pressures and temperatures: Standard partial molal properties of organic species. Geochimica et Cosmochimica Acta 54, 915–945.</w:t>
      </w:r>
    </w:p>
    <w:p w14:paraId="57933DF2" w14:textId="77777777" w:rsidR="00745DBD" w:rsidRDefault="00745DBD" w:rsidP="00745DBD">
      <w:pPr>
        <w:pStyle w:val="Bibliography"/>
      </w:pPr>
      <w:r>
        <w:t>Shock, E.L., Helgeson, H.C., Sverjensky, D.A., 1989. Calculation of the thermodynamic and transport properties of aqueous species at high pressures and temperatures: Standard partial molal properties of inorganic neutral species. Geochimica et Cosmochimica Acta 53, 2157–2183.</w:t>
      </w:r>
    </w:p>
    <w:p w14:paraId="46BC4A20" w14:textId="77777777" w:rsidR="00745DBD" w:rsidRDefault="00745DBD" w:rsidP="00745DBD">
      <w:pPr>
        <w:pStyle w:val="Bibliography"/>
      </w:pPr>
      <w:r>
        <w:t>Shuai, Y., Etiope, G., Zhang, S., Douglas, P.M., Huang, L., Eiler, J.M., 2018. Methane clumped isotopes in the Songliao Basin (China): New insights into abiotic vs. biotic hydrocarbon formation. Earth and Planetary Science Letters 482, 213–221.</w:t>
      </w:r>
    </w:p>
    <w:p w14:paraId="407485F7" w14:textId="77777777" w:rsidR="00745DBD" w:rsidRDefault="00745DBD" w:rsidP="00745DBD">
      <w:pPr>
        <w:pStyle w:val="Bibliography"/>
      </w:pPr>
      <w:r>
        <w:t>Smith, J., Rigby, D., Gould, K., Hart, G., Hargraves, A., 1985. An isotopic study of hydrocarbon generation processes. Organic Geochemistry 8, 341–347.</w:t>
      </w:r>
    </w:p>
    <w:p w14:paraId="5144347D" w14:textId="77777777" w:rsidR="00745DBD" w:rsidRDefault="00745DBD" w:rsidP="00745DBD">
      <w:pPr>
        <w:pStyle w:val="Bibliography"/>
      </w:pPr>
      <w:r>
        <w:t>Snowdon, L., 1980. Resinite—A potential petroleum source in the upper Cretaceous/Tertiary of the Beaufort-Mackenzie Basin, in: Miall, A.D. (Ed.), Facts and Principles of World Petroleum Occurrence, CSPG Special Publications. pp. 509–521.</w:t>
      </w:r>
    </w:p>
    <w:p w14:paraId="409E7E7F" w14:textId="77777777" w:rsidR="00745DBD" w:rsidRDefault="00745DBD" w:rsidP="00745DBD">
      <w:pPr>
        <w:pStyle w:val="Bibliography"/>
      </w:pPr>
      <w:r>
        <w:t>Snowdon, L.R., 1979. Errors in extrapolation of experimental kinetic parameters to organic geochemical systems: Geologic notes. AAPG Bulletin 63, 1128–1134.</w:t>
      </w:r>
    </w:p>
    <w:p w14:paraId="1B6794DF" w14:textId="77777777" w:rsidR="00745DBD" w:rsidRDefault="00745DBD" w:rsidP="00745DBD">
      <w:pPr>
        <w:pStyle w:val="Bibliography"/>
      </w:pPr>
      <w:r>
        <w:t>Stahl, W.J., 1977. Carbon and nitrogen isotopes in hydrocarbon research and exploration. Chemical Geology 20, 121–149.</w:t>
      </w:r>
    </w:p>
    <w:p w14:paraId="6FC6F478" w14:textId="77777777" w:rsidR="00745DBD" w:rsidRDefault="00745DBD" w:rsidP="00745DBD">
      <w:pPr>
        <w:pStyle w:val="Bibliography"/>
      </w:pPr>
      <w:r>
        <w:t>Stainforth, J.G., 2009. Practical kinetic modeling of petroleum generation and expulsion. Thematic Set on Basin Modeling Perspectives 26, 552–572.</w:t>
      </w:r>
    </w:p>
    <w:p w14:paraId="3E9D880B" w14:textId="77777777" w:rsidR="00745DBD" w:rsidRDefault="00745DBD" w:rsidP="00745DBD">
      <w:pPr>
        <w:pStyle w:val="Bibliography"/>
      </w:pPr>
      <w:r>
        <w:t>Stolper, D., Martini, A., Clog, M., Douglas, P., Shusta, S., Valentine, D., Sessions, A., Eiler, J., 2015. Distinguishing and understanding thermogenic and biogenic sources of methane using multiply substituted isotopologues. Geochimica et Cosmochimica Acta 161, 219–247.</w:t>
      </w:r>
    </w:p>
    <w:p w14:paraId="3C78EFEE" w14:textId="77777777" w:rsidR="00745DBD" w:rsidRDefault="00745DBD" w:rsidP="00745DBD">
      <w:pPr>
        <w:pStyle w:val="Bibliography"/>
      </w:pPr>
      <w:r>
        <w:t>Stolper, D.A., Lawson, M., Davis, C.L., Ferreira, A.A., Santos Neto, E.V., Ellis, G.S., Lewan, M.D., Martini, A.M., Tang, Y., Schoell, M., Sessions, A.L., Eiler, J.M., 2014. Formation temperatures of thermogenic and biogenic methane. Science 344, 1500–1503.</w:t>
      </w:r>
    </w:p>
    <w:p w14:paraId="06994073" w14:textId="77777777" w:rsidR="00745DBD" w:rsidRDefault="00745DBD" w:rsidP="00745DBD">
      <w:pPr>
        <w:pStyle w:val="Bibliography"/>
      </w:pPr>
      <w:r>
        <w:t>Sun, X., Zhang, T., Sun, Y., Milliken, K.L., Sun, D., 2016. Geochemical evidence of organic matter source input and depositional environments in the lower and upper Eagle Ford Formation, south Texas. Organic Geochemistry 98, 66–81.</w:t>
      </w:r>
    </w:p>
    <w:p w14:paraId="404A3E17" w14:textId="77777777" w:rsidR="00745DBD" w:rsidRDefault="00745DBD" w:rsidP="00745DBD">
      <w:pPr>
        <w:pStyle w:val="Bibliography"/>
      </w:pPr>
      <w:r>
        <w:t>Sweeney, J.J., Burnham, A.K., 1990. Evaluation of a simple model of vitrinite reflectance based on chemical kinetics. AAPG Bulletin 74, 1559–1570.</w:t>
      </w:r>
    </w:p>
    <w:p w14:paraId="7B3CC8AD" w14:textId="77777777" w:rsidR="00745DBD" w:rsidRPr="00D97512" w:rsidRDefault="00745DBD" w:rsidP="00745DBD">
      <w:pPr>
        <w:pStyle w:val="Bibliography"/>
        <w:rPr>
          <w:lang w:val="es-ES"/>
        </w:rPr>
      </w:pPr>
      <w:r>
        <w:t xml:space="preserve">Tang, Y., Huang, Y., Ellis, G.S., Wang, Y., Kralert, P.G., Gillaizeau, B., Ma, Q., Hwang, R., 2005. A kinetic model for thermally induced hydrogen and carbon isotope fractionation of individual </w:t>
      </w:r>
      <w:r>
        <w:rPr>
          <w:i/>
          <w:iCs/>
        </w:rPr>
        <w:t>n</w:t>
      </w:r>
      <w:r>
        <w:t xml:space="preserve">-alkanes in crude oil. </w:t>
      </w:r>
      <w:r w:rsidRPr="00D97512">
        <w:rPr>
          <w:lang w:val="es-ES"/>
        </w:rPr>
        <w:t>Geochimica et Cosmochimica Acta 69, 4505–4520.</w:t>
      </w:r>
    </w:p>
    <w:p w14:paraId="65EB8A42" w14:textId="77777777" w:rsidR="00745DBD" w:rsidRDefault="00745DBD" w:rsidP="00745DBD">
      <w:pPr>
        <w:pStyle w:val="Bibliography"/>
      </w:pPr>
      <w:r w:rsidRPr="00D97512">
        <w:rPr>
          <w:lang w:val="es-ES"/>
        </w:rPr>
        <w:lastRenderedPageBreak/>
        <w:t xml:space="preserve">Thiagarajan, N., Xie, H., Ponton, C., Kitchen, N., Peterson, B., Lawson, M., Formolo, M., Xiao, Y., Eiler, J., 2020. </w:t>
      </w:r>
      <w:r>
        <w:t>Isotopic evidence for quasi-equilibrium chemistry in thermally mature natural gases. Proceedings of the National Academy of Sciences 117, 3989–3995.</w:t>
      </w:r>
    </w:p>
    <w:p w14:paraId="1823F818" w14:textId="77777777" w:rsidR="00745DBD" w:rsidRDefault="00745DBD" w:rsidP="00745DBD">
      <w:pPr>
        <w:pStyle w:val="Bibliography"/>
      </w:pPr>
      <w:r>
        <w:t>Tian, Y., Ayers, W.B., McCain Jr, D., 2013. The Eagle Ford Shale play, south Texas: regional variations in fluid types, hydrocarbon production and reservoir properties, in: IPTC 2013: International Petroleum Technology Conference. European Association of Geoscientists &amp; Engineers, p. IPTC 16808.</w:t>
      </w:r>
    </w:p>
    <w:p w14:paraId="36F17CB2" w14:textId="77777777" w:rsidR="00745DBD" w:rsidRDefault="00745DBD" w:rsidP="00745DBD">
      <w:pPr>
        <w:pStyle w:val="Bibliography"/>
      </w:pPr>
      <w:r>
        <w:t>Tissot, B., 2003. Preliminary data on the mechanisms and kinetics of the formation of petroleum in sediments. computer simulation of a reaction flowsheet. Oil &amp; Gas Science and Technology - Rev. IFP 58, 183–202.</w:t>
      </w:r>
    </w:p>
    <w:p w14:paraId="6949998B" w14:textId="77777777" w:rsidR="00745DBD" w:rsidRDefault="00745DBD" w:rsidP="00745DBD">
      <w:pPr>
        <w:pStyle w:val="Bibliography"/>
      </w:pPr>
      <w:r>
        <w:t>Tissot, B., Espitalié, J., 1975. L’evolution thermique de la matière organique des sédiments : applications d’une simulation mathématique. Potentiel pétrolier des bassins sédimentaires de reconstitution de l’histoire thermique des sédiments. Rev. Inst. Fr. Pét. 30, 743–778.</w:t>
      </w:r>
    </w:p>
    <w:p w14:paraId="47946461" w14:textId="77777777" w:rsidR="00745DBD" w:rsidRDefault="00745DBD" w:rsidP="00745DBD">
      <w:pPr>
        <w:pStyle w:val="Bibliography"/>
      </w:pPr>
      <w:r>
        <w:t>Tissot, B., Pelet, R., Ungerer, P., 1987. Thermal history of sedimentary basins, maturation indices, and kinetics of oil and gas generation. AAPG Bulletin 71, 1445–1466.</w:t>
      </w:r>
    </w:p>
    <w:p w14:paraId="22DBB2E2" w14:textId="77777777" w:rsidR="00745DBD" w:rsidRDefault="00745DBD" w:rsidP="00745DBD">
      <w:pPr>
        <w:pStyle w:val="Bibliography"/>
      </w:pPr>
      <w:r>
        <w:t>Turner, A.C., Korol, R., Eldridge, D.L., Bill, M., Conrad, M.E., Miller, T.F., Stolper, D.A., 2021. Experimental and theoretical determinations of hydrogen isotopic equilibrium in the system CH</w:t>
      </w:r>
      <w:r w:rsidRPr="00FA382C">
        <w:rPr>
          <w:vertAlign w:val="subscript"/>
          <w:rPrChange w:id="386" w:author="Wang, David" w:date="2022-06-21T13:34:00Z">
            <w:rPr/>
          </w:rPrChange>
        </w:rPr>
        <w:t>4</w:t>
      </w:r>
      <w:r>
        <w:t>-H</w:t>
      </w:r>
      <w:r w:rsidRPr="00FA382C">
        <w:rPr>
          <w:vertAlign w:val="subscript"/>
          <w:rPrChange w:id="387" w:author="Wang, David" w:date="2022-06-21T13:34:00Z">
            <w:rPr/>
          </w:rPrChange>
        </w:rPr>
        <w:t>2</w:t>
      </w:r>
      <w:r>
        <w:t>-H</w:t>
      </w:r>
      <w:r w:rsidRPr="00FA382C">
        <w:rPr>
          <w:vertAlign w:val="subscript"/>
          <w:rPrChange w:id="388" w:author="Wang, David" w:date="2022-06-21T13:34:00Z">
            <w:rPr/>
          </w:rPrChange>
        </w:rPr>
        <w:t>2</w:t>
      </w:r>
      <w:r>
        <w:t>O from 3 to 200 °C. Geochimica et Cosmochimica Acta. doi:10.1016/j.gca.2021.04.026</w:t>
      </w:r>
    </w:p>
    <w:p w14:paraId="616A532E" w14:textId="47D14F2A" w:rsidR="00745DBD" w:rsidRDefault="00745DBD" w:rsidP="00745DBD">
      <w:pPr>
        <w:pStyle w:val="Bibliography"/>
      </w:pPr>
      <w:r>
        <w:t xml:space="preserve">Turner, A.C., Pester, N.J., Bill, M., Conrad, M.E., Knauss, K.G., Stolper, D.A., </w:t>
      </w:r>
      <w:del w:id="389" w:author="Wang, David" w:date="2022-06-21T13:33:00Z">
        <w:r w:rsidDel="007C134C">
          <w:delText>unpublished / under review</w:delText>
        </w:r>
      </w:del>
      <w:ins w:id="390" w:author="Wang, David" w:date="2022-06-21T13:33:00Z">
        <w:r w:rsidR="007C134C">
          <w:t>2022</w:t>
        </w:r>
      </w:ins>
      <w:r>
        <w:t>. Experimental determination of hydrogen isotope exchange rates between methane and water under hydrothermal conditions. Geochimica et Cosmochimica Acta</w:t>
      </w:r>
      <w:ins w:id="391" w:author="Wang, David" w:date="2022-06-21T13:33:00Z">
        <w:r w:rsidR="007C134C">
          <w:t xml:space="preserve"> </w:t>
        </w:r>
        <w:r w:rsidR="007C134C" w:rsidRPr="007C134C">
          <w:t>329, 231–255</w:t>
        </w:r>
      </w:ins>
      <w:r>
        <w:t>.</w:t>
      </w:r>
      <w:ins w:id="392" w:author="Wang, David" w:date="2022-06-21T13:33:00Z">
        <w:r w:rsidR="00F73274">
          <w:t xml:space="preserve"> doi:</w:t>
        </w:r>
        <w:r w:rsidR="00F73274" w:rsidRPr="00F73274">
          <w:t>10.1016/j.gca.2022.04.029</w:t>
        </w:r>
      </w:ins>
    </w:p>
    <w:p w14:paraId="4705E5B3" w14:textId="0BDBEC11" w:rsidR="00745DBD" w:rsidDel="007C134C" w:rsidRDefault="00745DBD" w:rsidP="00745DBD">
      <w:pPr>
        <w:pStyle w:val="Bibliography"/>
        <w:rPr>
          <w:del w:id="393" w:author="Wang, David" w:date="2022-06-21T13:32:00Z"/>
        </w:rPr>
      </w:pPr>
      <w:del w:id="394" w:author="Wang, David" w:date="2022-06-21T13:32:00Z">
        <w:r w:rsidDel="007C134C">
          <w:delText>Turner, A.C., Pester, N.J., Bill, M., Conrad, M.E., Knauss, K.G., Stolper, D.A., under review. Experimental determination of hydrogen isotope exchange rates between methane and water under hydrothermal conditions. Geochimica et Cosmochimica Acta.</w:delText>
        </w:r>
      </w:del>
    </w:p>
    <w:p w14:paraId="4849E3A3" w14:textId="77777777" w:rsidR="00745DBD" w:rsidRDefault="00745DBD" w:rsidP="00745DBD">
      <w:pPr>
        <w:pStyle w:val="Bibliography"/>
      </w:pPr>
      <w:r>
        <w:t>Ungerer, P., Pelet, R., 1987. Extrapolation of the kinetics of oil and gas formation from laboratory experiments to sedimentary basins. Nature 327, 52–54.</w:t>
      </w:r>
    </w:p>
    <w:p w14:paraId="55AEB55C" w14:textId="77777777" w:rsidR="00745DBD" w:rsidRDefault="00745DBD" w:rsidP="00745DBD">
      <w:pPr>
        <w:pStyle w:val="Bibliography"/>
      </w:pPr>
      <w:r>
        <w:t>Vinnichenko, G., Jarrett, A.J.M., van Maldegem, L.M., Brocks, J.J., 2021. Substantial maturity influence on carbon and hydrogen isotopic composition of n-alkanes in sedimentary rocks. Organic Geochemistry 152, 104171.</w:t>
      </w:r>
    </w:p>
    <w:p w14:paraId="2A707FC3" w14:textId="2B5F435B" w:rsidR="00745DBD" w:rsidRDefault="00745DBD" w:rsidP="00745DBD">
      <w:pPr>
        <w:pStyle w:val="Bibliography"/>
        <w:rPr>
          <w:ins w:id="395" w:author="Wang, David" w:date="2022-06-21T16:16:00Z"/>
        </w:rPr>
      </w:pPr>
      <w:r>
        <w:t>Wang, D.T., 2017. The geochemistry of methane isotopologues (PhD Thesis). Massachusetts Institute of Technology and Woods Hole Oceanographic Institution. doi:10.1575/1912/9052</w:t>
      </w:r>
    </w:p>
    <w:p w14:paraId="5B3C9468" w14:textId="2E350B94" w:rsidR="00912C35" w:rsidRPr="00912C35" w:rsidDel="00262768" w:rsidRDefault="00912C35" w:rsidP="00912C35">
      <w:pPr>
        <w:pStyle w:val="Bibliography"/>
        <w:rPr>
          <w:del w:id="396" w:author="Wang, David" w:date="2022-06-21T16:25:00Z"/>
        </w:rPr>
      </w:pPr>
    </w:p>
    <w:p w14:paraId="38E2208D" w14:textId="77777777" w:rsidR="00745DBD" w:rsidRDefault="00745DBD" w:rsidP="00745DBD">
      <w:pPr>
        <w:pStyle w:val="Bibliography"/>
      </w:pPr>
      <w:r>
        <w:t>Wang, D.T., Gruen, D.S., Lollar, B.S., Hinrichs, K.-U., Stewart, L.C., Holden, J.F., Hristov, A.N., Pohlman, J.W., Morrill, P.L., Könneke, M., Delwiche, K.B., Reeves, E.P., Sutcliffe, C.N., Ritter, D.J., Seewald, J.S., McIntosh, J.C., Hemond, H.F., Kubo, M.D., Cardace, D., Hoehler, T.M., Ono, S., 2015. Nonequilibrium clumped isotope signals in microbial methane. Science 348, 428–431.</w:t>
      </w:r>
    </w:p>
    <w:p w14:paraId="56078A5A" w14:textId="77777777" w:rsidR="00745DBD" w:rsidRDefault="00745DBD" w:rsidP="00745DBD">
      <w:pPr>
        <w:pStyle w:val="Bibliography"/>
      </w:pPr>
      <w:r>
        <w:t>Wang, D.T., Reeves, E.P., McDermott, J.M., Seewald, J.S., Ono, S., 2018. Clumped isotopologue constraints on the origin of methane at seafloor hot springs. Geochimica et Cosmochimica Acta 223, 141–158.</w:t>
      </w:r>
    </w:p>
    <w:p w14:paraId="7A538352" w14:textId="77777777" w:rsidR="00745DBD" w:rsidRDefault="00745DBD" w:rsidP="00745DBD">
      <w:pPr>
        <w:pStyle w:val="Bibliography"/>
      </w:pPr>
      <w:r>
        <w:t xml:space="preserve">Wang, Y., Sessions, A.L., Nielsen, R.J., Goddard III, W.A., 2009. Equilibrium </w:t>
      </w:r>
      <w:r>
        <w:rPr>
          <w:vertAlign w:val="superscript"/>
        </w:rPr>
        <w:t>2</w:t>
      </w:r>
      <w:r>
        <w:t>H/</w:t>
      </w:r>
      <w:r>
        <w:rPr>
          <w:vertAlign w:val="superscript"/>
        </w:rPr>
        <w:t>1</w:t>
      </w:r>
      <w:r>
        <w:t>H fractionations in organic molecules. II: Linear alkanes, alkenes, ketones, carboxylic acids, esters, alcohols and ethers. Geochimica et Cosmochimica Acta 73, 7076–7086.</w:t>
      </w:r>
    </w:p>
    <w:p w14:paraId="70E1DED1" w14:textId="77777777" w:rsidR="00745DBD" w:rsidRDefault="00745DBD" w:rsidP="00745DBD">
      <w:pPr>
        <w:pStyle w:val="Bibliography"/>
      </w:pPr>
      <w:r>
        <w:t>Wei, L., Gao, Z., Mastalerz, M., Schimmelmann, A., Gao, L., Wang, X., Liu, X., Wang, Y., Qiu, Z., 2019. Influence of water hydrogen on the hydrogen stable isotope ratio of methane at low versus high temperatures of methanogenesis. Organic Geochemistry 128, 137–147.</w:t>
      </w:r>
    </w:p>
    <w:p w14:paraId="242DE5D9" w14:textId="77777777" w:rsidR="00745DBD" w:rsidRDefault="00745DBD" w:rsidP="00745DBD">
      <w:pPr>
        <w:pStyle w:val="Bibliography"/>
      </w:pPr>
      <w:r>
        <w:t>Wenger, L., Price, L., 1991. Differential petroleum generation and maturation paths of the different organic matter types as determined by hydrous pyrolysis over a wide range of experimental temperatures, in: European Association of Organic Geochemists 15th International Meeting, Advances and Applications in the Natural Environment: Organic Geochemistry. pp. 335–339.</w:t>
      </w:r>
    </w:p>
    <w:p w14:paraId="0FD77B4B" w14:textId="77777777" w:rsidR="00745DBD" w:rsidRDefault="00745DBD" w:rsidP="00745DBD">
      <w:pPr>
        <w:pStyle w:val="Bibliography"/>
      </w:pPr>
      <w:r>
        <w:t>Whelan, J.K., Thompson-Rizer, C.L., 1993. Chemical methods for assessing kerogen and protokerogen types and maturity, in: Engel, M.H., Macko, S.A. (Eds.), Organic Geochemistry: Principles and Applications. Springer US, Boston, MA, pp. 289–353.</w:t>
      </w:r>
    </w:p>
    <w:p w14:paraId="58A1AE55" w14:textId="77777777" w:rsidR="00745DBD" w:rsidRDefault="00745DBD" w:rsidP="00745DBD">
      <w:pPr>
        <w:pStyle w:val="Bibliography"/>
      </w:pPr>
      <w:r>
        <w:lastRenderedPageBreak/>
        <w:t>Whisnant, C.S., Hansen, P.A., Kelley, T.D., 2011. Measuring the relative concentration of H</w:t>
      </w:r>
      <w:r>
        <w:rPr>
          <w:vertAlign w:val="subscript"/>
        </w:rPr>
        <w:t>2</w:t>
      </w:r>
      <w:r>
        <w:t xml:space="preserve"> and D</w:t>
      </w:r>
      <w:r>
        <w:rPr>
          <w:vertAlign w:val="subscript"/>
        </w:rPr>
        <w:t>2</w:t>
      </w:r>
      <w:r>
        <w:t xml:space="preserve"> in HD gas with gas chromatography. Review of Scientific Instruments 82, 024101.</w:t>
      </w:r>
    </w:p>
    <w:p w14:paraId="4DA9D4A9" w14:textId="3729211B" w:rsidR="00745DBD" w:rsidRDefault="00745DBD" w:rsidP="00745DBD">
      <w:pPr>
        <w:pStyle w:val="Bibliography"/>
        <w:rPr>
          <w:ins w:id="397" w:author="Wang, David" w:date="2022-06-21T16:43:00Z"/>
          <w:lang w:val="es-ES"/>
        </w:rPr>
      </w:pPr>
      <w:r>
        <w:t xml:space="preserve">Xie, H., Dong, G., Formolo, M., Lawson, M., Liu, J., Cong, F., Mangenot, X., Shuai, Y., Ponton, C., Eiler, J., 2021. The evolution of intra- and inter-molecular isotope equilibria in natural gases with thermal maturation. </w:t>
      </w:r>
      <w:r w:rsidRPr="00745DBD">
        <w:rPr>
          <w:lang w:val="es-ES"/>
        </w:rPr>
        <w:t>Geochimica et Cosmochimica Acta. doi:10.1016/j.gca.2021.05.012</w:t>
      </w:r>
    </w:p>
    <w:p w14:paraId="3FE7D22A" w14:textId="6BC3F5BD" w:rsidR="00B570CA" w:rsidRPr="00B570CA" w:rsidRDefault="00B570CA" w:rsidP="00B570CA">
      <w:pPr>
        <w:pStyle w:val="Bibliography"/>
        <w:rPr>
          <w:lang w:val="es-ES"/>
        </w:rPr>
      </w:pPr>
      <w:ins w:id="398" w:author="Wang, David" w:date="2022-06-21T16:43:00Z">
        <w:r w:rsidRPr="00B570CA">
          <w:rPr>
            <w:lang w:val="es-ES"/>
            <w:rPrChange w:id="399" w:author="Wang, David" w:date="2022-06-21T16:43:00Z">
              <w:rPr/>
            </w:rPrChange>
          </w:rPr>
          <w:t>Xie, H., Formolo, M., Eiler, J., 2022. Predicting isotopologue abundances in the products of organic catagenesis with a kinetic Monte-Carlo model. Geochimica et Cosmochimica Acta 327, 200–228.</w:t>
        </w:r>
      </w:ins>
    </w:p>
    <w:p w14:paraId="075032D0" w14:textId="77777777" w:rsidR="00745DBD" w:rsidRDefault="00745DBD" w:rsidP="00745DBD">
      <w:pPr>
        <w:pStyle w:val="Bibliography"/>
      </w:pPr>
      <w:r w:rsidRPr="00745DBD">
        <w:rPr>
          <w:lang w:val="es-ES"/>
        </w:rPr>
        <w:t xml:space="preserve">Yeh, H.-W., Epstein, S., 1981. </w:t>
      </w:r>
      <w:r>
        <w:t>Hydrogen and carbon isotopes of petroleum and related organic matter. Geochimica et Cosmochimica Acta 45, 753–762.</w:t>
      </w:r>
    </w:p>
    <w:p w14:paraId="2AB9F9C1" w14:textId="77777777" w:rsidR="00745DBD" w:rsidRDefault="00745DBD" w:rsidP="00745DBD">
      <w:pPr>
        <w:pStyle w:val="Bibliography"/>
      </w:pPr>
      <w:r>
        <w:t xml:space="preserve">Young, E.D., Kohl, I.E., Lollar, B.S., Etiope, G., Rumble, D., Li, S., Haghnegahdar, M.A., Schauble, E.A., McCain, K.A., Foustoukos, D.I., Sutclife, C., Warr, O., Ballentine, C.J., Onstott, T.C., Hosgormez, H., Neubeck, A., Marques, J.M., Pérez-Rodríguez, I., Rowe, A.R., LaRowe, D.E., Magnabosco, C., Yeung, L.Y., Ash, J.L., Bryndzia, L.T., 2017. The relative abundances of resolved </w:t>
      </w:r>
      <w:r>
        <w:rPr>
          <w:vertAlign w:val="superscript"/>
        </w:rPr>
        <w:t>12</w:t>
      </w:r>
      <w:r>
        <w:t>CH</w:t>
      </w:r>
      <w:r>
        <w:rPr>
          <w:vertAlign w:val="subscript"/>
        </w:rPr>
        <w:t>2</w:t>
      </w:r>
      <w:r>
        <w:t>D</w:t>
      </w:r>
      <w:r>
        <w:rPr>
          <w:vertAlign w:val="subscript"/>
        </w:rPr>
        <w:t>2</w:t>
      </w:r>
      <w:r>
        <w:t xml:space="preserve"> and </w:t>
      </w:r>
      <w:r>
        <w:rPr>
          <w:vertAlign w:val="superscript"/>
        </w:rPr>
        <w:t>13</w:t>
      </w:r>
      <w:r>
        <w:t>CH</w:t>
      </w:r>
      <w:r>
        <w:rPr>
          <w:vertAlign w:val="subscript"/>
        </w:rPr>
        <w:t>3</w:t>
      </w:r>
      <w:r>
        <w:t>D and mechanisms controlling isotopic bond ordering in abiotic and biotic methane gases. Geochimica et Cosmochimica Acta 203, 235–264.</w:t>
      </w:r>
    </w:p>
    <w:p w14:paraId="66E0BEF3" w14:textId="7CF8CF9B" w:rsidR="0045429F" w:rsidRPr="0045429F" w:rsidRDefault="00005DB1" w:rsidP="00A65281">
      <w:pPr>
        <w:rPr>
          <w:bCs/>
        </w:rPr>
      </w:pPr>
      <w:r>
        <w:t xml:space="preserve">  </w:t>
      </w:r>
    </w:p>
    <w:p w14:paraId="50D87DCD" w14:textId="77777777" w:rsidR="0045429F" w:rsidRPr="000D3B6B" w:rsidRDefault="0045429F" w:rsidP="00A65281">
      <w:pPr>
        <w:rPr>
          <w:noProof/>
        </w:rPr>
      </w:pPr>
    </w:p>
    <w:p w14:paraId="6B5D9B5B" w14:textId="021F702C" w:rsidR="00CB7BA4" w:rsidRPr="008D00B4" w:rsidRDefault="00CB7BA4" w:rsidP="000D3B6B">
      <w:pPr>
        <w:spacing w:after="240"/>
        <w:rPr>
          <w:b/>
        </w:rPr>
      </w:pPr>
      <w:r w:rsidRPr="008D00B4">
        <w:rPr>
          <w:b/>
        </w:rPr>
        <w:br w:type="page"/>
      </w:r>
    </w:p>
    <w:p w14:paraId="6E2F3F3B" w14:textId="473201CE" w:rsidR="00B06336" w:rsidRPr="008D00B4" w:rsidRDefault="00774770" w:rsidP="00DB0A5E">
      <w:pPr>
        <w:pStyle w:val="Heading1"/>
      </w:pPr>
      <w:r w:rsidRPr="008D00B4">
        <w:lastRenderedPageBreak/>
        <w:t>Figure</w:t>
      </w:r>
      <w:ins w:id="400" w:author="Wang, David" w:date="2022-06-21T12:59:00Z">
        <w:r w:rsidR="008655CC">
          <w:t xml:space="preserve"> Caption</w:t>
        </w:r>
      </w:ins>
      <w:r w:rsidRPr="008D00B4">
        <w:t>s</w:t>
      </w:r>
    </w:p>
    <w:p w14:paraId="2580BA17" w14:textId="5AEC39E9" w:rsidR="00D734D1" w:rsidRPr="008D00B4" w:rsidRDefault="0033060B" w:rsidP="00BC188A">
      <w:del w:id="401" w:author="Wang, David" w:date="2022-06-21T13:00:00Z">
        <w:r w:rsidRPr="0033060B" w:rsidDel="008655CC">
          <w:rPr>
            <w:noProof/>
          </w:rPr>
          <w:lastRenderedPageBreak/>
          <w:drawing>
            <wp:inline distT="0" distB="0" distL="0" distR="0" wp14:anchorId="448BBE93" wp14:editId="2379AE09">
              <wp:extent cx="5325110" cy="4647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5110" cy="4647565"/>
                      </a:xfrm>
                      <a:prstGeom prst="rect">
                        <a:avLst/>
                      </a:prstGeom>
                      <a:noFill/>
                      <a:ln>
                        <a:noFill/>
                      </a:ln>
                    </pic:spPr>
                  </pic:pic>
                </a:graphicData>
              </a:graphic>
            </wp:inline>
          </w:drawing>
        </w:r>
      </w:del>
      <w:ins w:id="402" w:author="Wang, David" w:date="2022-06-21T13:00:00Z">
        <w:r w:rsidR="008655CC" w:rsidRPr="008655CC">
          <w:rPr>
            <w:noProof/>
          </w:rPr>
          <w:t xml:space="preserve"> </w:t>
        </w:r>
        <w:r w:rsidR="008655CC">
          <w:rPr>
            <w:noProof/>
          </w:rPr>
          <w:lastRenderedPageBreak/>
          <w:drawing>
            <wp:inline distT="0" distB="0" distL="0" distR="0" wp14:anchorId="6EE6659B" wp14:editId="555D452D">
              <wp:extent cx="6400800" cy="5775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5775960"/>
                      </a:xfrm>
                      <a:prstGeom prst="rect">
                        <a:avLst/>
                      </a:prstGeom>
                    </pic:spPr>
                  </pic:pic>
                </a:graphicData>
              </a:graphic>
            </wp:inline>
          </w:drawing>
        </w:r>
      </w:ins>
    </w:p>
    <w:p w14:paraId="3FE65294" w14:textId="3471633C" w:rsidR="00D05310" w:rsidRPr="008D00B4" w:rsidRDefault="00E907EF" w:rsidP="00BC188A">
      <w:r w:rsidRPr="008D00B4">
        <w:rPr>
          <w:b/>
        </w:rPr>
        <w:t>Fig.</w:t>
      </w:r>
      <w:r w:rsidR="00D734D1" w:rsidRPr="008D00B4">
        <w:rPr>
          <w:b/>
        </w:rPr>
        <w:t xml:space="preserve"> </w:t>
      </w:r>
      <w:bookmarkStart w:id="403" w:name="figTprofile"/>
      <w:r w:rsidR="000F63F6">
        <w:rPr>
          <w:b/>
          <w:noProof/>
        </w:rPr>
        <w:t>1</w:t>
      </w:r>
      <w:bookmarkEnd w:id="403"/>
      <w:r w:rsidR="00D734D1" w:rsidRPr="008D00B4">
        <w:rPr>
          <w:b/>
        </w:rPr>
        <w:t>.</w:t>
      </w:r>
      <w:r w:rsidR="00D734D1" w:rsidRPr="008D00B4">
        <w:t xml:space="preserve">  </w:t>
      </w:r>
      <w:r w:rsidR="00244E9E">
        <w:t xml:space="preserve">Profiles of </w:t>
      </w:r>
      <w:r w:rsidR="00244E9E">
        <w:rPr>
          <w:b/>
        </w:rPr>
        <w:t xml:space="preserve">(A) </w:t>
      </w:r>
      <w:r w:rsidR="00244E9E">
        <w:t xml:space="preserve">temperature and </w:t>
      </w:r>
      <w:r w:rsidR="00244E9E">
        <w:rPr>
          <w:b/>
        </w:rPr>
        <w:t>(B)</w:t>
      </w:r>
      <w:r w:rsidR="00244E9E">
        <w:t xml:space="preserve"> </w:t>
      </w:r>
      <w:r w:rsidR="00913729">
        <w:t>estimated</w:t>
      </w:r>
      <w:r w:rsidR="003431A0">
        <w:t xml:space="preserve"> thermal</w:t>
      </w:r>
      <w:r w:rsidR="00913729">
        <w:t xml:space="preserve"> </w:t>
      </w:r>
      <w:r w:rsidR="00244E9E">
        <w:t xml:space="preserve">maturity </w:t>
      </w:r>
      <w:r w:rsidR="0033060B">
        <w:t xml:space="preserve">(calculated using EASY%Ro) </w:t>
      </w:r>
      <w:r w:rsidR="00244E9E">
        <w:t xml:space="preserve">vs. </w:t>
      </w:r>
      <w:r w:rsidR="00D84F8C">
        <w:t>time</w:t>
      </w:r>
      <w:r w:rsidR="00822305" w:rsidRPr="008D00B4">
        <w:t>.</w:t>
      </w:r>
      <w:r w:rsidR="002D261F">
        <w:t xml:space="preserve">  Time</w:t>
      </w:r>
      <w:r w:rsidR="002E7D0A">
        <w:t xml:space="preserve"> zero (</w:t>
      </w:r>
      <w:r w:rsidR="002E7D0A">
        <w:rPr>
          <w:i/>
        </w:rPr>
        <w:t>t</w:t>
      </w:r>
      <w:r w:rsidR="002E7D0A">
        <w:t xml:space="preserve"> = 0) is </w:t>
      </w:r>
      <w:r w:rsidR="002D261F">
        <w:t xml:space="preserve">the </w:t>
      </w:r>
      <w:r w:rsidR="00D84F8C">
        <w:t>time at which the experiment was brought to initial conditions (200 </w:t>
      </w:r>
      <w:r w:rsidR="00D84F8C" w:rsidRPr="00D84F8C">
        <w:t>°C</w:t>
      </w:r>
      <w:r w:rsidR="00D84F8C">
        <w:t xml:space="preserve"> and 350 bar).</w:t>
      </w:r>
      <w:r w:rsidR="002D261F">
        <w:t xml:space="preserve">  Numbers in circles represent</w:t>
      </w:r>
      <w:r w:rsidR="00D573D8">
        <w:t xml:space="preserve"> sampling points </w:t>
      </w:r>
      <w:r w:rsidR="005565A0">
        <w:t>(</w:t>
      </w:r>
      <w:r w:rsidR="00F32D0C" w:rsidRPr="00F32D0C">
        <w:t>Table </w:t>
      </w:r>
      <w:ins w:id="404" w:author="Wang, David" w:date="2022-06-21T13:05:00Z">
        <w:r w:rsidR="000F63F6" w:rsidRPr="000F63F6">
          <w:rPr>
            <w:noProof/>
            <w:sz w:val="20"/>
            <w:rPrChange w:id="405" w:author="Wang, David" w:date="2022-06-21T13:05:00Z">
              <w:rPr>
                <w:b/>
                <w:noProof/>
                <w:sz w:val="20"/>
              </w:rPr>
            </w:rPrChange>
          </w:rPr>
          <w:t>2</w:t>
        </w:r>
      </w:ins>
      <w:del w:id="406" w:author="Wang, David" w:date="2022-06-21T13:04:00Z">
        <w:r w:rsidR="001E2B19" w:rsidRPr="001E2B19" w:rsidDel="00E52BB5">
          <w:rPr>
            <w:noProof/>
            <w:sz w:val="20"/>
          </w:rPr>
          <w:delText>2</w:delText>
        </w:r>
      </w:del>
      <w:r w:rsidR="005565A0">
        <w:t>)</w:t>
      </w:r>
      <w:r w:rsidR="002D261F">
        <w:t>.</w:t>
      </w:r>
      <w:r w:rsidR="00D84F8C">
        <w:t xml:space="preserve">  </w:t>
      </w:r>
    </w:p>
    <w:p w14:paraId="41723E15" w14:textId="4C5AF7E2" w:rsidR="00774770" w:rsidRPr="008D00B4" w:rsidRDefault="00E8165A" w:rsidP="00BC188A">
      <w:r w:rsidRPr="008D00B4">
        <w:t xml:space="preserve"> </w:t>
      </w:r>
    </w:p>
    <w:p w14:paraId="25343D13" w14:textId="77777777" w:rsidR="005C0181" w:rsidRPr="008D00B4" w:rsidRDefault="005C0181" w:rsidP="00BC188A">
      <w:pPr>
        <w:sectPr w:rsidR="005C0181" w:rsidRPr="008D00B4" w:rsidSect="001645B7">
          <w:pgSz w:w="12240" w:h="15840"/>
          <w:pgMar w:top="1440" w:right="1080" w:bottom="1440" w:left="1080" w:header="720" w:footer="720" w:gutter="0"/>
          <w:lnNumType w:countBy="1" w:restart="continuous"/>
          <w:cols w:space="720"/>
          <w:docGrid w:linePitch="360"/>
        </w:sectPr>
      </w:pPr>
    </w:p>
    <w:p w14:paraId="75A271DA" w14:textId="11238EA1" w:rsidR="00EC7FBA" w:rsidRPr="008D00B4" w:rsidRDefault="00E50BA0" w:rsidP="00BC188A">
      <w:pPr>
        <w:rPr>
          <w:b/>
        </w:rPr>
      </w:pPr>
      <w:r w:rsidRPr="00E50BA0">
        <w:rPr>
          <w:b/>
          <w:noProof/>
        </w:rPr>
        <w:lastRenderedPageBreak/>
        <w:drawing>
          <wp:inline distT="0" distB="0" distL="0" distR="0" wp14:anchorId="340C4618" wp14:editId="752950C4">
            <wp:extent cx="8229600" cy="54549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0" cy="5454931"/>
                    </a:xfrm>
                    <a:prstGeom prst="rect">
                      <a:avLst/>
                    </a:prstGeom>
                    <a:noFill/>
                    <a:ln>
                      <a:noFill/>
                    </a:ln>
                  </pic:spPr>
                </pic:pic>
              </a:graphicData>
            </a:graphic>
          </wp:inline>
        </w:drawing>
      </w:r>
    </w:p>
    <w:p w14:paraId="53FE3C67" w14:textId="01BEC9F3" w:rsidR="006556CF" w:rsidRPr="00246904" w:rsidRDefault="00C94902" w:rsidP="00246904">
      <w:pPr>
        <w:sectPr w:rsidR="006556CF" w:rsidRPr="00246904" w:rsidSect="00C80257">
          <w:pgSz w:w="15840" w:h="12240" w:orient="landscape"/>
          <w:pgMar w:top="1080" w:right="1440" w:bottom="1080" w:left="1440" w:header="720" w:footer="720" w:gutter="0"/>
          <w:lnNumType w:countBy="1" w:restart="continuous"/>
          <w:cols w:space="720"/>
          <w:docGrid w:linePitch="360"/>
        </w:sectPr>
      </w:pPr>
      <w:r w:rsidRPr="008D00B4">
        <w:rPr>
          <w:b/>
        </w:rPr>
        <w:t>Fig.</w:t>
      </w:r>
      <w:r w:rsidR="00D734D1" w:rsidRPr="008D00B4">
        <w:rPr>
          <w:b/>
        </w:rPr>
        <w:t xml:space="preserve"> </w:t>
      </w:r>
      <w:bookmarkStart w:id="407" w:name="figConcs"/>
      <w:r w:rsidR="000F63F6">
        <w:rPr>
          <w:b/>
          <w:noProof/>
        </w:rPr>
        <w:t>2</w:t>
      </w:r>
      <w:bookmarkEnd w:id="407"/>
      <w:r w:rsidR="00D734D1" w:rsidRPr="008D00B4">
        <w:rPr>
          <w:b/>
        </w:rPr>
        <w:t>.</w:t>
      </w:r>
      <w:r w:rsidR="00D734D1" w:rsidRPr="008D00B4">
        <w:t xml:space="preserve">  </w:t>
      </w:r>
      <w:r w:rsidR="00C37011">
        <w:t>Concentrations of aqueous species over time during the experiment</w:t>
      </w:r>
      <w:r w:rsidR="0095114D" w:rsidRPr="008D00B4">
        <w:t xml:space="preserve">.  </w:t>
      </w:r>
      <w:r w:rsidR="00FA1F95" w:rsidRPr="00A44B12">
        <w:rPr>
          <w:b/>
        </w:rPr>
        <w:t>(A)</w:t>
      </w:r>
      <w:r w:rsidR="00FA1F95" w:rsidRPr="008D00B4">
        <w:t xml:space="preserve"> </w:t>
      </w:r>
      <w:r w:rsidR="00C37011">
        <w:t>Hydrogen (</w:t>
      </w:r>
      <w:r w:rsidR="00D241B9">
        <w:t>H</w:t>
      </w:r>
      <w:r w:rsidR="00D241B9" w:rsidRPr="00D241B9">
        <w:rPr>
          <w:vertAlign w:val="subscript"/>
        </w:rPr>
        <w:t>2</w:t>
      </w:r>
      <w:r w:rsidR="00D241B9">
        <w:t xml:space="preserve">, </w:t>
      </w:r>
      <w:r w:rsidR="00C37011">
        <w:t xml:space="preserve">measured as </w:t>
      </w:r>
      <w:r w:rsidR="00615EF7" w:rsidRPr="00E50BA0">
        <w:t>D</w:t>
      </w:r>
      <w:r w:rsidR="00C37011" w:rsidRPr="00E50BA0">
        <w:rPr>
          <w:vertAlign w:val="subscript"/>
        </w:rPr>
        <w:t>2</w:t>
      </w:r>
      <w:r w:rsidR="00C37011">
        <w:t>)</w:t>
      </w:r>
      <w:r w:rsidR="00CE7AA4">
        <w:t>;</w:t>
      </w:r>
      <w:r w:rsidR="00C37011">
        <w:t xml:space="preserve"> </w:t>
      </w:r>
      <w:r w:rsidR="00C37011">
        <w:rPr>
          <w:b/>
        </w:rPr>
        <w:t>(B)</w:t>
      </w:r>
      <w:r w:rsidR="00C37011">
        <w:t xml:space="preserve"> methane</w:t>
      </w:r>
      <w:r w:rsidR="00D241B9">
        <w:t xml:space="preserve"> (CH</w:t>
      </w:r>
      <w:r w:rsidR="00D241B9">
        <w:rPr>
          <w:vertAlign w:val="subscript"/>
        </w:rPr>
        <w:t>4</w:t>
      </w:r>
      <w:r w:rsidR="00D241B9">
        <w:t>)</w:t>
      </w:r>
      <w:r w:rsidR="00CE7AA4">
        <w:t>;</w:t>
      </w:r>
      <w:r w:rsidR="00C37011">
        <w:t xml:space="preserve"> </w:t>
      </w:r>
      <w:r w:rsidR="00C37011">
        <w:rPr>
          <w:b/>
        </w:rPr>
        <w:t>(C)</w:t>
      </w:r>
      <w:r w:rsidR="00C37011">
        <w:t xml:space="preserve"> total inorganic carbon (</w:t>
      </w:r>
      <w:r w:rsidR="00C37011" w:rsidRPr="008D00B4">
        <w:t>∑CO</w:t>
      </w:r>
      <w:r w:rsidR="00C37011" w:rsidRPr="008D00B4">
        <w:rPr>
          <w:vertAlign w:val="subscript"/>
        </w:rPr>
        <w:t>2</w:t>
      </w:r>
      <w:r w:rsidR="00C37011">
        <w:t>)</w:t>
      </w:r>
      <w:r w:rsidR="00CE7AA4">
        <w:t xml:space="preserve">; </w:t>
      </w:r>
      <w:r w:rsidR="00C37011">
        <w:rPr>
          <w:b/>
        </w:rPr>
        <w:t>(D)</w:t>
      </w:r>
      <w:r w:rsidR="00C37011">
        <w:t xml:space="preserve"> ethane</w:t>
      </w:r>
      <w:r w:rsidR="00246904">
        <w:t xml:space="preserve"> and ethylene</w:t>
      </w:r>
      <w:r w:rsidR="00CE7AA4">
        <w:t>;</w:t>
      </w:r>
      <w:r w:rsidR="00C37011">
        <w:t xml:space="preserve"> </w:t>
      </w:r>
      <w:r w:rsidR="00C37011">
        <w:rPr>
          <w:b/>
        </w:rPr>
        <w:t xml:space="preserve">(E) </w:t>
      </w:r>
      <w:r w:rsidR="00CE7AA4">
        <w:t>propane</w:t>
      </w:r>
      <w:r w:rsidR="00246904">
        <w:t xml:space="preserve"> and propylene</w:t>
      </w:r>
      <w:r w:rsidR="00CE7AA4">
        <w:t>;</w:t>
      </w:r>
      <w:r w:rsidR="00C37011">
        <w:t xml:space="preserve"> and </w:t>
      </w:r>
      <w:r w:rsidR="00C37011">
        <w:rPr>
          <w:b/>
        </w:rPr>
        <w:t>(F)</w:t>
      </w:r>
      <w:r w:rsidR="00C37011">
        <w:t xml:space="preserve"> </w:t>
      </w:r>
      <w:r w:rsidR="00C37011">
        <w:rPr>
          <w:i/>
        </w:rPr>
        <w:t>n</w:t>
      </w:r>
      <w:r w:rsidR="00C37011">
        <w:t xml:space="preserve">-butane and isobutane. </w:t>
      </w:r>
      <w:r w:rsidR="00157F33" w:rsidRPr="008D00B4">
        <w:t xml:space="preserve"> </w:t>
      </w:r>
      <w:r w:rsidR="00EA6909">
        <w:t xml:space="preserve">Note that </w:t>
      </w:r>
      <w:r w:rsidR="00604229">
        <w:t>injection of additional saline D</w:t>
      </w:r>
      <w:r w:rsidR="00604229">
        <w:rPr>
          <w:vertAlign w:val="subscript"/>
        </w:rPr>
        <w:t>2</w:t>
      </w:r>
      <w:r w:rsidR="00604229">
        <w:t xml:space="preserve">O at 430 hours </w:t>
      </w:r>
      <w:r w:rsidR="007F77AB">
        <w:t>diluted</w:t>
      </w:r>
      <w:r w:rsidR="00604229">
        <w:t xml:space="preserve"> </w:t>
      </w:r>
      <w:r w:rsidR="00EA6909">
        <w:t xml:space="preserve">the concentration of all aqueous species </w:t>
      </w:r>
      <w:r w:rsidR="007F77AB">
        <w:t>by ~50%</w:t>
      </w:r>
      <w:r w:rsidR="00EA6909">
        <w:t xml:space="preserve">. </w:t>
      </w:r>
      <w:r w:rsidR="00246904">
        <w:t xml:space="preserve"> BDL, below detection limit (&lt;1</w:t>
      </w:r>
      <w:r w:rsidR="00BC4AF7">
        <w:t>3</w:t>
      </w:r>
      <w:r w:rsidR="00246904">
        <w:t> </w:t>
      </w:r>
      <w:r w:rsidR="00246904" w:rsidRPr="00246904">
        <w:t>µ</w:t>
      </w:r>
      <w:r w:rsidR="00246904">
        <w:t xml:space="preserve">mol/kg for </w:t>
      </w:r>
      <w:r w:rsidR="00BC4AF7">
        <w:t>D</w:t>
      </w:r>
      <w:r w:rsidR="00246904">
        <w:rPr>
          <w:vertAlign w:val="subscript"/>
        </w:rPr>
        <w:t>2</w:t>
      </w:r>
      <w:r w:rsidR="00EE6792">
        <w:t>).</w:t>
      </w:r>
    </w:p>
    <w:p w14:paraId="768DBE92" w14:textId="6B82368C" w:rsidR="00C34DE2" w:rsidRPr="008D00B4" w:rsidRDefault="00E52BB5" w:rsidP="00C34DE2">
      <w:ins w:id="408" w:author="Wang, David" w:date="2022-06-21T13:03:00Z">
        <w:r>
          <w:rPr>
            <w:noProof/>
          </w:rPr>
          <w:lastRenderedPageBreak/>
          <w:drawing>
            <wp:anchor distT="0" distB="0" distL="114300" distR="114300" simplePos="0" relativeHeight="251666432" behindDoc="0" locked="0" layoutInCell="1" allowOverlap="1" wp14:anchorId="2C5ECE47" wp14:editId="5FF79F2C">
              <wp:simplePos x="0" y="0"/>
              <wp:positionH relativeFrom="column">
                <wp:posOffset>26265</wp:posOffset>
              </wp:positionH>
              <wp:positionV relativeFrom="paragraph">
                <wp:posOffset>0</wp:posOffset>
              </wp:positionV>
              <wp:extent cx="2282825" cy="82296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2825" cy="8229600"/>
                      </a:xfrm>
                      <a:prstGeom prst="rect">
                        <a:avLst/>
                      </a:prstGeom>
                    </pic:spPr>
                  </pic:pic>
                </a:graphicData>
              </a:graphic>
              <wp14:sizeRelH relativeFrom="page">
                <wp14:pctWidth>0</wp14:pctWidth>
              </wp14:sizeRelH>
              <wp14:sizeRelV relativeFrom="page">
                <wp14:pctHeight>0</wp14:pctHeight>
              </wp14:sizeRelV>
            </wp:anchor>
          </w:drawing>
        </w:r>
      </w:ins>
      <w:del w:id="409" w:author="Wang, David" w:date="2022-06-21T13:03:00Z">
        <w:r w:rsidR="00C34DE2" w:rsidRPr="00AA23F1" w:rsidDel="00E52BB5">
          <w:rPr>
            <w:noProof/>
          </w:rPr>
          <w:drawing>
            <wp:inline distT="0" distB="0" distL="0" distR="0" wp14:anchorId="1EA43F46" wp14:editId="01F250CC">
              <wp:extent cx="1234440" cy="460857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t="4247" b="49470"/>
                      <a:stretch/>
                    </pic:blipFill>
                    <pic:spPr bwMode="auto">
                      <a:xfrm>
                        <a:off x="0" y="0"/>
                        <a:ext cx="1234440" cy="4608576"/>
                      </a:xfrm>
                      <a:prstGeom prst="rect">
                        <a:avLst/>
                      </a:prstGeom>
                      <a:noFill/>
                      <a:ln>
                        <a:noFill/>
                      </a:ln>
                      <a:extLst>
                        <a:ext uri="{53640926-AAD7-44D8-BBD7-CCE9431645EC}">
                          <a14:shadowObscured xmlns:a14="http://schemas.microsoft.com/office/drawing/2010/main"/>
                        </a:ext>
                      </a:extLst>
                    </pic:spPr>
                  </pic:pic>
                </a:graphicData>
              </a:graphic>
            </wp:inline>
          </w:drawing>
        </w:r>
      </w:del>
      <w:ins w:id="410" w:author="Wang, David" w:date="2022-06-21T13:03:00Z">
        <w:r w:rsidRPr="00E52BB5">
          <w:rPr>
            <w:noProof/>
          </w:rPr>
          <w:t xml:space="preserve"> </w:t>
        </w:r>
      </w:ins>
    </w:p>
    <w:p w14:paraId="36D4D961" w14:textId="66763E1B" w:rsidR="00C34DE2" w:rsidRPr="007C2D9A" w:rsidRDefault="00C34DE2" w:rsidP="00C34DE2">
      <w:pPr>
        <w:tabs>
          <w:tab w:val="clear" w:pos="360"/>
          <w:tab w:val="clear" w:pos="720"/>
          <w:tab w:val="clear" w:pos="10080"/>
        </w:tabs>
        <w:rPr>
          <w:rFonts w:eastAsiaTheme="minorEastAsia"/>
        </w:rPr>
        <w:sectPr w:rsidR="00C34DE2" w:rsidRPr="007C2D9A"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411" w:name="figMSstds"/>
      <w:r w:rsidR="000F63F6">
        <w:rPr>
          <w:b/>
          <w:noProof/>
        </w:rPr>
        <w:t>3</w:t>
      </w:r>
      <w:bookmarkEnd w:id="411"/>
      <w:r w:rsidRPr="008D00B4">
        <w:rPr>
          <w:b/>
        </w:rPr>
        <w:t>.</w:t>
      </w:r>
      <w:r w:rsidRPr="008D00B4">
        <w:t xml:space="preserve">  </w:t>
      </w:r>
      <w:r>
        <w:t>Mass spectra of</w:t>
      </w:r>
      <w:ins w:id="412" w:author="Wang, David" w:date="2022-06-21T13:01:00Z">
        <w:r w:rsidR="002D7B82">
          <w:t xml:space="preserve"> </w:t>
        </w:r>
        <w:r w:rsidR="002D7B82" w:rsidRPr="002D7B82">
          <w:rPr>
            <w:b/>
            <w:bCs/>
            <w:rPrChange w:id="413" w:author="Wang, David" w:date="2022-06-21T13:01:00Z">
              <w:rPr/>
            </w:rPrChange>
          </w:rPr>
          <w:t>(A)</w:t>
        </w:r>
      </w:ins>
      <w:r>
        <w:t xml:space="preserve"> standards</w:t>
      </w:r>
      <w:ins w:id="414" w:author="Wang, David" w:date="2022-06-21T13:01:00Z">
        <w:r w:rsidR="002D7B82">
          <w:t xml:space="preserve"> and </w:t>
        </w:r>
        <w:r w:rsidR="002D7B82" w:rsidRPr="002D7B82">
          <w:rPr>
            <w:b/>
            <w:bCs/>
            <w:rPrChange w:id="415" w:author="Wang, David" w:date="2022-06-21T13:02:00Z">
              <w:rPr/>
            </w:rPrChange>
          </w:rPr>
          <w:t>(B)</w:t>
        </w:r>
        <w:r w:rsidR="002D7B82">
          <w:t xml:space="preserve"> samples</w:t>
        </w:r>
      </w:ins>
      <w:r>
        <w:t>.  Isotopologue is indicated in the upper left corner of each plot.</w:t>
      </w:r>
      <w:r>
        <w:rPr>
          <w:rFonts w:eastAsiaTheme="minorEastAsia"/>
        </w:rPr>
        <w:t xml:space="preserve">  Intensities were normalized such that the </w:t>
      </w:r>
      <w:r>
        <w:rPr>
          <w:rFonts w:eastAsiaTheme="minorEastAsia"/>
          <w:i/>
        </w:rPr>
        <w:t>m</w:t>
      </w:r>
      <w:r>
        <w:rPr>
          <w:rFonts w:eastAsiaTheme="minorEastAsia"/>
        </w:rPr>
        <w:t>/</w:t>
      </w:r>
      <w:r>
        <w:rPr>
          <w:rFonts w:eastAsiaTheme="minorEastAsia"/>
          <w:i/>
        </w:rPr>
        <w:t>z</w:t>
      </w:r>
      <w:r>
        <w:rPr>
          <w:rFonts w:eastAsiaTheme="minorEastAsia"/>
        </w:rPr>
        <w:t xml:space="preserve"> 14 to 20 signals sum to unity.</w:t>
      </w:r>
      <w:ins w:id="416" w:author="Wang, David" w:date="2022-06-21T13:01:00Z">
        <w:r w:rsidR="002D7B82">
          <w:rPr>
            <w:rFonts w:eastAsiaTheme="minorEastAsia"/>
          </w:rPr>
          <w:t xml:space="preserve">  </w:t>
        </w:r>
      </w:ins>
      <w:ins w:id="417" w:author="Wang, David" w:date="2022-06-21T13:02:00Z">
        <w:r w:rsidR="00E52BB5">
          <w:rPr>
            <w:rFonts w:eastAsiaTheme="minorEastAsia"/>
          </w:rPr>
          <w:t>In (B), t</w:t>
        </w:r>
        <w:r w:rsidR="00E52BB5">
          <w:t>ime point is indicated in the upper left corner of each plot</w:t>
        </w:r>
        <w:r w:rsidR="00E52BB5" w:rsidRPr="008D00B4">
          <w:t>.</w:t>
        </w:r>
        <w:r w:rsidR="00E52BB5">
          <w:t xml:space="preserve">  </w:t>
        </w:r>
      </w:ins>
      <w:ins w:id="418" w:author="Wang, David" w:date="2022-06-21T13:01:00Z">
        <w:r w:rsidR="002D7B82" w:rsidRPr="002D7B82">
          <w:rPr>
            <w:rFonts w:eastAsiaTheme="minorEastAsia"/>
          </w:rPr>
          <w:t xml:space="preserve">Two samples were taken for time point #6, hence there are two plots.  No GC-MS data </w:t>
        </w:r>
      </w:ins>
      <w:ins w:id="419" w:author="Wang, David" w:date="2022-07-09T20:06:00Z">
        <w:r w:rsidR="009261F4">
          <w:rPr>
            <w:rFonts w:eastAsiaTheme="minorEastAsia"/>
          </w:rPr>
          <w:t>were</w:t>
        </w:r>
      </w:ins>
      <w:ins w:id="420" w:author="Wang, David" w:date="2022-06-21T13:01:00Z">
        <w:r w:rsidR="002D7B82" w:rsidRPr="002D7B82">
          <w:rPr>
            <w:rFonts w:eastAsiaTheme="minorEastAsia"/>
          </w:rPr>
          <w:t xml:space="preserve"> obtained for time point #1</w:t>
        </w:r>
      </w:ins>
      <w:ins w:id="421" w:author="Wang, David" w:date="2022-06-21T13:04:00Z">
        <w:r w:rsidR="00E52BB5">
          <w:rPr>
            <w:rFonts w:eastAsiaTheme="minorEastAsia"/>
          </w:rPr>
          <w:t xml:space="preserve">. </w:t>
        </w:r>
      </w:ins>
    </w:p>
    <w:p w14:paraId="601F71B1" w14:textId="164FB77A" w:rsidR="00F35AD1" w:rsidRPr="00912D45" w:rsidDel="00E52BB5" w:rsidRDefault="00C50AB4" w:rsidP="00E52BB5">
      <w:pPr>
        <w:rPr>
          <w:del w:id="422" w:author="Wang, David" w:date="2022-06-21T13:03:00Z"/>
        </w:rPr>
      </w:pPr>
      <w:del w:id="423" w:author="Wang, David" w:date="2022-06-21T13:03:00Z">
        <w:r w:rsidRPr="00C50AB4" w:rsidDel="00E52BB5">
          <w:rPr>
            <w:noProof/>
          </w:rPr>
          <w:lastRenderedPageBreak/>
          <w:drawing>
            <wp:anchor distT="0" distB="0" distL="114300" distR="114300" simplePos="0" relativeHeight="251665408" behindDoc="0" locked="0" layoutInCell="1" allowOverlap="1" wp14:anchorId="64DD4EC7" wp14:editId="0B3E7D78">
              <wp:simplePos x="0" y="0"/>
              <wp:positionH relativeFrom="margin">
                <wp:align>left</wp:align>
              </wp:positionH>
              <wp:positionV relativeFrom="paragraph">
                <wp:posOffset>0</wp:posOffset>
              </wp:positionV>
              <wp:extent cx="1234440" cy="80010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t="4246" b="15499"/>
                      <a:stretch/>
                    </pic:blipFill>
                    <pic:spPr bwMode="auto">
                      <a:xfrm>
                        <a:off x="0" y="0"/>
                        <a:ext cx="1234440" cy="800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p>
    <w:p w14:paraId="443EFA5F" w14:textId="0B758309" w:rsidR="00F35AD1" w:rsidRPr="008D00B4" w:rsidDel="00E52BB5" w:rsidRDefault="00F35AD1" w:rsidP="00E52BB5">
      <w:pPr>
        <w:rPr>
          <w:del w:id="424" w:author="Wang, David" w:date="2022-06-21T13:04:00Z"/>
        </w:rPr>
      </w:pPr>
      <w:del w:id="425" w:author="Wang, David" w:date="2022-06-21T13:03:00Z">
        <w:r w:rsidRPr="008D00B4" w:rsidDel="00E52BB5">
          <w:rPr>
            <w:b/>
          </w:rPr>
          <w:delText xml:space="preserve">Fig. </w:delText>
        </w:r>
        <w:bookmarkStart w:id="426" w:name="figMSsamples"/>
        <w:r w:rsidR="001E2B19" w:rsidDel="00E52BB5">
          <w:rPr>
            <w:b/>
            <w:noProof/>
          </w:rPr>
          <w:delText>4</w:delText>
        </w:r>
        <w:bookmarkEnd w:id="426"/>
        <w:r w:rsidRPr="008D00B4" w:rsidDel="00E52BB5">
          <w:rPr>
            <w:b/>
          </w:rPr>
          <w:delText>.</w:delText>
        </w:r>
        <w:r w:rsidRPr="008D00B4" w:rsidDel="00E52BB5">
          <w:delText xml:space="preserve">  </w:delText>
        </w:r>
        <w:r w:rsidR="00EA155A" w:rsidDel="00E52BB5">
          <w:delText>Mass spectra of samples.  Time</w:delText>
        </w:r>
        <w:r w:rsidR="001E00F7" w:rsidDel="00E52BB5">
          <w:delText xml:space="preserve"> </w:delText>
        </w:r>
        <w:r w:rsidR="00EA155A" w:rsidDel="00E52BB5">
          <w:delText>point is indicated in the upper left corner of each plot</w:delText>
        </w:r>
        <w:r w:rsidR="000C18EC" w:rsidRPr="008D00B4" w:rsidDel="00E52BB5">
          <w:delText>.</w:delText>
        </w:r>
        <w:r w:rsidR="007C2D9A" w:rsidDel="00E52BB5">
          <w:delText xml:space="preserve">  </w:delText>
        </w:r>
        <w:r w:rsidR="007C2D9A" w:rsidDel="00E52BB5">
          <w:rPr>
            <w:rFonts w:eastAsiaTheme="minorEastAsia"/>
          </w:rPr>
          <w:delText xml:space="preserve">Intensities were normalized such that the </w:delText>
        </w:r>
        <w:r w:rsidR="007C2D9A" w:rsidDel="00E52BB5">
          <w:rPr>
            <w:rFonts w:eastAsiaTheme="minorEastAsia"/>
            <w:i/>
          </w:rPr>
          <w:delText>m</w:delText>
        </w:r>
        <w:r w:rsidR="007C2D9A" w:rsidDel="00E52BB5">
          <w:rPr>
            <w:rFonts w:eastAsiaTheme="minorEastAsia"/>
          </w:rPr>
          <w:delText>/</w:delText>
        </w:r>
        <w:r w:rsidR="007C2D9A" w:rsidDel="00E52BB5">
          <w:rPr>
            <w:rFonts w:eastAsiaTheme="minorEastAsia"/>
            <w:i/>
          </w:rPr>
          <w:delText>z</w:delText>
        </w:r>
        <w:r w:rsidR="007C2D9A" w:rsidDel="00E52BB5">
          <w:rPr>
            <w:rFonts w:eastAsiaTheme="minorEastAsia"/>
          </w:rPr>
          <w:delText xml:space="preserve"> 14 to 20 signals sum to unity.</w:delText>
        </w:r>
        <w:r w:rsidR="001E00F7" w:rsidDel="00E52BB5">
          <w:rPr>
            <w:rFonts w:eastAsiaTheme="minorEastAsia"/>
          </w:rPr>
          <w:delText xml:space="preserve"> Two samples were taken for time point #6, hence there are two plots.</w:delText>
        </w:r>
        <w:r w:rsidR="00C34DE2" w:rsidDel="00E52BB5">
          <w:rPr>
            <w:rFonts w:eastAsiaTheme="minorEastAsia"/>
          </w:rPr>
          <w:delText xml:space="preserve">  </w:delText>
        </w:r>
        <w:r w:rsidR="00741F83" w:rsidDel="00E52BB5">
          <w:rPr>
            <w:rFonts w:eastAsiaTheme="minorEastAsia"/>
          </w:rPr>
          <w:delText>No GC-MS data was obtained</w:delText>
        </w:r>
        <w:r w:rsidR="00741F83" w:rsidRPr="00741F83" w:rsidDel="00E52BB5">
          <w:rPr>
            <w:rFonts w:eastAsiaTheme="minorEastAsia"/>
          </w:rPr>
          <w:delText xml:space="preserve"> for time point #1. </w:delText>
        </w:r>
      </w:del>
      <w:del w:id="427" w:author="Wang, David" w:date="2022-06-21T13:04:00Z">
        <w:r w:rsidR="00741F83" w:rsidRPr="00741F83" w:rsidDel="00E52BB5">
          <w:rPr>
            <w:rFonts w:eastAsiaTheme="minorEastAsia"/>
          </w:rPr>
          <w:delText xml:space="preserve"> </w:delText>
        </w:r>
      </w:del>
    </w:p>
    <w:p w14:paraId="5271809F" w14:textId="00CE1E0D" w:rsidR="005100F2" w:rsidRPr="008D00B4" w:rsidDel="00E52BB5" w:rsidRDefault="005100F2">
      <w:pPr>
        <w:rPr>
          <w:del w:id="428" w:author="Wang, David" w:date="2022-06-21T13:04:00Z"/>
        </w:rPr>
        <w:sectPr w:rsidR="005100F2" w:rsidRPr="008D00B4" w:rsidDel="00E52BB5" w:rsidSect="001645B7">
          <w:pgSz w:w="12240" w:h="15840"/>
          <w:pgMar w:top="1440" w:right="1080" w:bottom="1440" w:left="1080" w:header="720" w:footer="720" w:gutter="0"/>
          <w:lnNumType w:countBy="1" w:restart="continuous"/>
          <w:cols w:space="720"/>
          <w:docGrid w:linePitch="360"/>
        </w:sectPr>
        <w:pPrChange w:id="429" w:author="Wang, David" w:date="2022-06-21T13:04:00Z">
          <w:pPr>
            <w:tabs>
              <w:tab w:val="clear" w:pos="360"/>
              <w:tab w:val="clear" w:pos="720"/>
              <w:tab w:val="clear" w:pos="10080"/>
            </w:tabs>
          </w:pPr>
        </w:pPrChange>
      </w:pPr>
    </w:p>
    <w:p w14:paraId="331F3584" w14:textId="77777777" w:rsidR="00FB4FA3" w:rsidRPr="008D00B4" w:rsidRDefault="00FB4FA3" w:rsidP="00FB4FA3">
      <w:r w:rsidRPr="00765850">
        <w:rPr>
          <w:noProof/>
        </w:rPr>
        <w:lastRenderedPageBreak/>
        <w:drawing>
          <wp:inline distT="0" distB="0" distL="0" distR="0" wp14:anchorId="070EB19A" wp14:editId="59C01A57">
            <wp:extent cx="4078224" cy="6144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12829" t="2942" r="43289" b="13764"/>
                    <a:stretch/>
                  </pic:blipFill>
                  <pic:spPr bwMode="auto">
                    <a:xfrm>
                      <a:off x="0" y="0"/>
                      <a:ext cx="4078224" cy="6144768"/>
                    </a:xfrm>
                    <a:prstGeom prst="rect">
                      <a:avLst/>
                    </a:prstGeom>
                    <a:noFill/>
                    <a:ln>
                      <a:noFill/>
                    </a:ln>
                    <a:extLst>
                      <a:ext uri="{53640926-AAD7-44D8-BBD7-CCE9431645EC}">
                        <a14:shadowObscured xmlns:a14="http://schemas.microsoft.com/office/drawing/2010/main"/>
                      </a:ext>
                    </a:extLst>
                  </pic:spPr>
                </pic:pic>
              </a:graphicData>
            </a:graphic>
          </wp:inline>
        </w:drawing>
      </w:r>
    </w:p>
    <w:p w14:paraId="21FAE14E" w14:textId="111F67EA" w:rsidR="00FB4FA3" w:rsidRPr="008D00B4" w:rsidRDefault="00FB4FA3" w:rsidP="00FB4FA3">
      <w:pPr>
        <w:tabs>
          <w:tab w:val="clear" w:pos="360"/>
          <w:tab w:val="clear" w:pos="720"/>
          <w:tab w:val="clear" w:pos="10080"/>
        </w:tabs>
        <w:sectPr w:rsidR="00FB4FA3"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430" w:name="figIsoAbundances"/>
      <w:ins w:id="431" w:author="Wang, David" w:date="2022-06-21T13:05:00Z">
        <w:r w:rsidR="000F63F6">
          <w:rPr>
            <w:b/>
            <w:noProof/>
          </w:rPr>
          <w:t>4</w:t>
        </w:r>
      </w:ins>
      <w:del w:id="432" w:author="Wang, David" w:date="2022-06-21T13:04:00Z">
        <w:r w:rsidR="001E2B19" w:rsidDel="00E52BB5">
          <w:rPr>
            <w:b/>
            <w:noProof/>
          </w:rPr>
          <w:delText>5</w:delText>
        </w:r>
      </w:del>
      <w:bookmarkEnd w:id="430"/>
      <w:r w:rsidRPr="008D00B4">
        <w:rPr>
          <w:b/>
        </w:rPr>
        <w:t>.</w:t>
      </w:r>
      <w:r w:rsidRPr="008D00B4">
        <w:t xml:space="preserve">  </w:t>
      </w:r>
      <w:r>
        <w:t xml:space="preserve">Calculated </w:t>
      </w:r>
      <w:r>
        <w:rPr>
          <w:b/>
        </w:rPr>
        <w:t>(A)</w:t>
      </w:r>
      <w:r>
        <w:t xml:space="preserve"> </w:t>
      </w:r>
      <w:r w:rsidR="00227173">
        <w:t>fractional</w:t>
      </w:r>
      <w:r>
        <w:t xml:space="preserve"> and </w:t>
      </w:r>
      <w:r w:rsidRPr="00765850">
        <w:rPr>
          <w:b/>
        </w:rPr>
        <w:t>(B)</w:t>
      </w:r>
      <w:r>
        <w:t xml:space="preserve"> absolute abundances of</w:t>
      </w:r>
      <w:r>
        <w:rPr>
          <w:vertAlign w:val="subscript"/>
        </w:rPr>
        <w:t xml:space="preserve"> </w:t>
      </w:r>
      <w:r>
        <w:t>methane isotopologues</w:t>
      </w:r>
      <w:r w:rsidRPr="008D00B4">
        <w:t>.</w:t>
      </w:r>
      <w:r w:rsidRPr="00FB4FA3">
        <w:t xml:space="preserve"> </w:t>
      </w:r>
    </w:p>
    <w:p w14:paraId="2294A9A5" w14:textId="52F0EE20" w:rsidR="00CE67E6" w:rsidRPr="008D00B4" w:rsidRDefault="00E50BA0" w:rsidP="00FB4FA3">
      <w:r w:rsidRPr="00E50BA0">
        <w:rPr>
          <w:noProof/>
        </w:rPr>
        <w:lastRenderedPageBreak/>
        <w:drawing>
          <wp:inline distT="0" distB="0" distL="0" distR="0" wp14:anchorId="3A769716" wp14:editId="728EF42A">
            <wp:extent cx="6029325" cy="3352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325" cy="3352800"/>
                    </a:xfrm>
                    <a:prstGeom prst="rect">
                      <a:avLst/>
                    </a:prstGeom>
                  </pic:spPr>
                </pic:pic>
              </a:graphicData>
            </a:graphic>
          </wp:inline>
        </w:drawing>
      </w:r>
    </w:p>
    <w:p w14:paraId="67DB66C5" w14:textId="5B9500EF" w:rsidR="006743DE" w:rsidRPr="00733DA6" w:rsidRDefault="00FB4FA3" w:rsidP="00FB4FA3">
      <w:pPr>
        <w:tabs>
          <w:tab w:val="clear" w:pos="360"/>
          <w:tab w:val="clear" w:pos="720"/>
          <w:tab w:val="clear" w:pos="10080"/>
        </w:tabs>
        <w:rPr>
          <w:b/>
          <w:i/>
        </w:rPr>
      </w:pPr>
      <w:r w:rsidRPr="008D00B4">
        <w:rPr>
          <w:b/>
        </w:rPr>
        <w:t xml:space="preserve">Fig. </w:t>
      </w:r>
      <w:bookmarkStart w:id="433" w:name="figDeuteration"/>
      <w:ins w:id="434" w:author="Wang, David" w:date="2022-06-21T13:05:00Z">
        <w:r w:rsidR="000F63F6">
          <w:rPr>
            <w:b/>
            <w:noProof/>
          </w:rPr>
          <w:t>5</w:t>
        </w:r>
      </w:ins>
      <w:del w:id="435" w:author="Wang, David" w:date="2022-06-21T13:04:00Z">
        <w:r w:rsidR="001E2B19" w:rsidDel="00E52BB5">
          <w:rPr>
            <w:b/>
            <w:noProof/>
          </w:rPr>
          <w:delText>6</w:delText>
        </w:r>
      </w:del>
      <w:bookmarkEnd w:id="433"/>
      <w:r w:rsidRPr="008D00B4">
        <w:rPr>
          <w:b/>
        </w:rPr>
        <w:t>.</w:t>
      </w:r>
      <w:r w:rsidRPr="008D00B4">
        <w:t xml:space="preserve">  </w:t>
      </w:r>
      <w:r w:rsidR="00090983">
        <w:t>Extent</w:t>
      </w:r>
      <w:r>
        <w:t xml:space="preserve"> of methane deuteration [methane-bound D/(D+H)] vs. </w:t>
      </w:r>
      <w:r w:rsidR="00090983" w:rsidRPr="00090983">
        <w:rPr>
          <w:b/>
        </w:rPr>
        <w:t>(A)</w:t>
      </w:r>
      <w:r w:rsidR="00090983">
        <w:t xml:space="preserve"> </w:t>
      </w:r>
      <w:r w:rsidR="007D3B1C">
        <w:t xml:space="preserve">estimated </w:t>
      </w:r>
      <w:r w:rsidR="00D6563B">
        <w:t>maturity (</w:t>
      </w:r>
      <w:r w:rsidR="00E50BA0">
        <w:t xml:space="preserve">via </w:t>
      </w:r>
      <w:r w:rsidRPr="00E50BA0">
        <w:t>EASY</w:t>
      </w:r>
      <w:r>
        <w:t>%Ro</w:t>
      </w:r>
      <w:r w:rsidR="00D6563B">
        <w:t>)</w:t>
      </w:r>
      <w:r w:rsidR="00090983">
        <w:t xml:space="preserve"> and </w:t>
      </w:r>
      <w:r w:rsidR="00090983">
        <w:rPr>
          <w:b/>
        </w:rPr>
        <w:t>(B)</w:t>
      </w:r>
      <w:r w:rsidR="00090983">
        <w:t xml:space="preserve"> cumulative methane generated</w:t>
      </w:r>
      <w:r w:rsidRPr="008D00B4">
        <w:t>.</w:t>
      </w:r>
      <w:r w:rsidR="004D750D">
        <w:t xml:space="preserve">  The </w:t>
      </w:r>
      <w:r w:rsidR="00DB33AF">
        <w:t xml:space="preserve">data shown for </w:t>
      </w:r>
      <w:r w:rsidR="004D750D">
        <w:t>time point #6</w:t>
      </w:r>
      <w:r w:rsidR="00DB33AF">
        <w:t xml:space="preserve"> is the average of the two</w:t>
      </w:r>
      <w:r w:rsidR="00775B53">
        <w:t xml:space="preserve"> replicate samples</w:t>
      </w:r>
      <w:r w:rsidR="004D750D">
        <w:t>.</w:t>
      </w:r>
      <w:r w:rsidR="00775B53">
        <w:t xml:space="preserve">  </w:t>
      </w:r>
      <w:r w:rsidR="00CE67E6">
        <w:t>Small symbols in (A) are data from</w:t>
      </w:r>
      <w:r w:rsidR="00A607EE">
        <w:t xml:space="preserve"> Wei et al.</w:t>
      </w:r>
      <w:r w:rsidR="00CE67E6">
        <w:t xml:space="preserve"> </w:t>
      </w:r>
      <w:r w:rsidR="00A607EE" w:rsidRPr="00A607EE">
        <w:rPr>
          <w:rFonts w:cs="Times New Roman"/>
        </w:rPr>
        <w:t>(2019)</w:t>
      </w:r>
      <w:r w:rsidR="00FC7B2E">
        <w:t xml:space="preserve"> representing percentage of water-derived H in CH</w:t>
      </w:r>
      <w:r w:rsidR="00FC7B2E" w:rsidRPr="00FC7B2E">
        <w:rPr>
          <w:vertAlign w:val="subscript"/>
        </w:rPr>
        <w:t>4</w:t>
      </w:r>
      <w:r w:rsidR="00CE67E6">
        <w:t xml:space="preserve">.  </w:t>
      </w:r>
      <w:r w:rsidR="00CC74B0">
        <w:t>Thermal maturit</w:t>
      </w:r>
      <w:ins w:id="436" w:author="Wang, David" w:date="2022-07-09T20:06:00Z">
        <w:r w:rsidR="00F847EF">
          <w:t>ies</w:t>
        </w:r>
      </w:ins>
      <w:del w:id="437" w:author="Wang, David" w:date="2022-07-09T20:06:00Z">
        <w:r w:rsidR="00CC74B0" w:rsidDel="00F847EF">
          <w:delText>y</w:delText>
        </w:r>
      </w:del>
      <w:r w:rsidR="00CC74B0">
        <w:t xml:space="preserve"> for the Wei et al. data were calculated from a time-temperature curve reconstructed from their described experimental procedures.  </w:t>
      </w:r>
      <w:r w:rsidR="00775B53">
        <w:t xml:space="preserve">Pie charts above (B) represent </w:t>
      </w:r>
      <w:r w:rsidR="002778C9">
        <w:t>fractional</w:t>
      </w:r>
      <w:r w:rsidR="00C1364C">
        <w:t xml:space="preserve"> abundances of isotopologues before, during, and after peak oil generation (</w:t>
      </w:r>
      <w:r w:rsidR="00775B53">
        <w:t>time points #2, 4, and 9</w:t>
      </w:r>
      <w:r w:rsidR="00C1364C">
        <w:t xml:space="preserve">, </w:t>
      </w:r>
      <w:r w:rsidR="00775B53">
        <w:t>respectively).</w:t>
      </w:r>
      <w:r w:rsidR="006E18C6">
        <w:t xml:space="preserve"> </w:t>
      </w:r>
      <w:r w:rsidR="006E18C6" w:rsidRPr="006E18C6">
        <w:rPr>
          <w:color w:val="FF0000"/>
        </w:rPr>
        <w:t xml:space="preserve"> </w:t>
      </w:r>
    </w:p>
    <w:p w14:paraId="46BB2BD1" w14:textId="50446A7E" w:rsidR="006743DE" w:rsidRPr="008D00B4" w:rsidRDefault="006743DE" w:rsidP="00810FF7">
      <w:pPr>
        <w:tabs>
          <w:tab w:val="clear" w:pos="360"/>
          <w:tab w:val="clear" w:pos="720"/>
          <w:tab w:val="clear" w:pos="10080"/>
        </w:tabs>
      </w:pPr>
    </w:p>
    <w:p w14:paraId="4A0160F7" w14:textId="77777777" w:rsidR="00686114" w:rsidRDefault="00686114">
      <w:pPr>
        <w:tabs>
          <w:tab w:val="clear" w:pos="360"/>
          <w:tab w:val="clear" w:pos="720"/>
          <w:tab w:val="clear" w:pos="10080"/>
        </w:tabs>
        <w:sectPr w:rsidR="00686114" w:rsidSect="00C0360E">
          <w:pgSz w:w="12240" w:h="15840"/>
          <w:pgMar w:top="1440" w:right="1080" w:bottom="1440" w:left="1080" w:header="720" w:footer="720" w:gutter="0"/>
          <w:lnNumType w:countBy="1" w:restart="continuous"/>
          <w:cols w:space="720"/>
          <w:docGrid w:linePitch="360"/>
        </w:sectPr>
      </w:pPr>
    </w:p>
    <w:p w14:paraId="2BD0ED26" w14:textId="2C336D51" w:rsidR="00686114" w:rsidRPr="008D00B4" w:rsidRDefault="00AA41B8" w:rsidP="00686114">
      <w:r w:rsidRPr="00AA41B8">
        <w:rPr>
          <w:noProof/>
        </w:rPr>
        <w:lastRenderedPageBreak/>
        <w:drawing>
          <wp:inline distT="0" distB="0" distL="0" distR="0" wp14:anchorId="6CAAE137" wp14:editId="0DE80599">
            <wp:extent cx="8229600" cy="196027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9600" cy="1960274"/>
                    </a:xfrm>
                    <a:prstGeom prst="rect">
                      <a:avLst/>
                    </a:prstGeom>
                    <a:noFill/>
                    <a:ln>
                      <a:noFill/>
                    </a:ln>
                  </pic:spPr>
                </pic:pic>
              </a:graphicData>
            </a:graphic>
          </wp:inline>
        </w:drawing>
      </w:r>
    </w:p>
    <w:p w14:paraId="09269237" w14:textId="34B659D8" w:rsidR="00686114" w:rsidRPr="008D00B4" w:rsidRDefault="00686114" w:rsidP="00686114">
      <w:pPr>
        <w:tabs>
          <w:tab w:val="clear" w:pos="360"/>
          <w:tab w:val="clear" w:pos="720"/>
          <w:tab w:val="clear" w:pos="10080"/>
        </w:tabs>
        <w:sectPr w:rsidR="00686114" w:rsidRPr="008D00B4" w:rsidSect="007F02CE">
          <w:pgSz w:w="15840" w:h="12240" w:orient="landscape"/>
          <w:pgMar w:top="1080" w:right="1440" w:bottom="1080" w:left="1440" w:header="720" w:footer="720" w:gutter="0"/>
          <w:lnNumType w:countBy="1" w:restart="continuous"/>
          <w:cols w:space="720"/>
          <w:docGrid w:linePitch="360"/>
        </w:sectPr>
      </w:pPr>
      <w:r w:rsidRPr="008D00B4">
        <w:rPr>
          <w:b/>
        </w:rPr>
        <w:t xml:space="preserve">Fig. </w:t>
      </w:r>
      <w:bookmarkStart w:id="438" w:name="figCartoon"/>
      <w:ins w:id="439" w:author="Wang, David" w:date="2022-06-21T13:05:00Z">
        <w:r w:rsidR="000F63F6">
          <w:rPr>
            <w:b/>
            <w:noProof/>
          </w:rPr>
          <w:t>6</w:t>
        </w:r>
      </w:ins>
      <w:del w:id="440" w:author="Wang, David" w:date="2022-06-21T13:04:00Z">
        <w:r w:rsidR="001E2B19" w:rsidDel="00E52BB5">
          <w:rPr>
            <w:b/>
            <w:noProof/>
          </w:rPr>
          <w:delText>7</w:delText>
        </w:r>
      </w:del>
      <w:bookmarkEnd w:id="438"/>
      <w:r w:rsidRPr="008D00B4">
        <w:rPr>
          <w:b/>
        </w:rPr>
        <w:t>.</w:t>
      </w:r>
      <w:r w:rsidRPr="008D00B4">
        <w:t xml:space="preserve">  </w:t>
      </w:r>
      <w:r>
        <w:t xml:space="preserve">Cartoon showing process of sequential deuteration of </w:t>
      </w:r>
      <w:ins w:id="441" w:author="Wang, David" w:date="2022-07-07T13:08:00Z">
        <w:r w:rsidR="004C15B7">
          <w:t xml:space="preserve">sedimentary </w:t>
        </w:r>
      </w:ins>
      <w:del w:id="442" w:author="Wang, David" w:date="2022-07-07T13:08:00Z">
        <w:r w:rsidDel="004C15B7">
          <w:delText xml:space="preserve">kerogen </w:delText>
        </w:r>
        <w:r w:rsidR="001C7BF6" w:rsidDel="004C15B7">
          <w:delText>and oil</w:delText>
        </w:r>
      </w:del>
      <w:ins w:id="443" w:author="Wang, David" w:date="2022-07-07T13:08:00Z">
        <w:r w:rsidR="004C15B7">
          <w:t>organic matter</w:t>
        </w:r>
      </w:ins>
      <w:r w:rsidR="001C7BF6">
        <w:t xml:space="preserve"> </w:t>
      </w:r>
      <w:ins w:id="444" w:author="Wang, David" w:date="2022-07-07T13:08:00Z">
        <w:r w:rsidR="004C15B7">
          <w:t xml:space="preserve">and petroleum </w:t>
        </w:r>
      </w:ins>
      <w:r w:rsidR="00B74C78">
        <w:t>along with generation of deuterated</w:t>
      </w:r>
      <w:r>
        <w:t xml:space="preserve"> methane</w:t>
      </w:r>
      <w:r w:rsidRPr="008D00B4">
        <w:t>.</w:t>
      </w:r>
      <w:r w:rsidR="00CF5FE5">
        <w:t xml:space="preserve">  Snapshots shown represent</w:t>
      </w:r>
      <w:r w:rsidR="00104CBD">
        <w:t xml:space="preserve"> </w:t>
      </w:r>
      <w:r w:rsidR="00E82B23">
        <w:t xml:space="preserve">stages of </w:t>
      </w:r>
      <w:r w:rsidR="00381C7C" w:rsidRPr="002A6AC8">
        <w:rPr>
          <w:b/>
          <w:bCs/>
          <w:rPrChange w:id="445" w:author="Wang, David" w:date="2022-07-09T17:44:00Z">
            <w:rPr/>
          </w:rPrChange>
        </w:rPr>
        <w:t>(A)</w:t>
      </w:r>
      <w:r w:rsidR="00381C7C">
        <w:t xml:space="preserve"> </w:t>
      </w:r>
      <w:r w:rsidR="00AE4BFE">
        <w:t>mild heating (</w:t>
      </w:r>
      <w:r w:rsidR="00381C7C">
        <w:t>incipient catagenesis</w:t>
      </w:r>
      <w:r w:rsidR="00AE4BFE">
        <w:t>)</w:t>
      </w:r>
      <w:r w:rsidR="00381C7C">
        <w:t xml:space="preserve">; </w:t>
      </w:r>
      <w:r w:rsidR="00381C7C" w:rsidRPr="002A6AC8">
        <w:rPr>
          <w:b/>
          <w:bCs/>
          <w:rPrChange w:id="446" w:author="Wang, David" w:date="2022-07-09T17:44:00Z">
            <w:rPr/>
          </w:rPrChange>
        </w:rPr>
        <w:t xml:space="preserve">(B) </w:t>
      </w:r>
      <w:r w:rsidR="00AE4BFE">
        <w:t>moderate heating (</w:t>
      </w:r>
      <w:r w:rsidR="00381C7C">
        <w:t xml:space="preserve">oil </w:t>
      </w:r>
      <w:del w:id="447" w:author="Wang, David" w:date="2022-06-21T13:46:00Z">
        <w:r w:rsidR="00381C7C" w:rsidDel="003E219A">
          <w:delText>generation</w:delText>
        </w:r>
      </w:del>
      <w:ins w:id="448" w:author="Wang, David" w:date="2022-06-21T13:46:00Z">
        <w:r w:rsidR="003E219A">
          <w:t>window</w:t>
        </w:r>
      </w:ins>
      <w:r w:rsidR="00AE4BFE">
        <w:t>)</w:t>
      </w:r>
      <w:r w:rsidR="00381C7C">
        <w:t xml:space="preserve">; and </w:t>
      </w:r>
      <w:r w:rsidR="00381C7C" w:rsidRPr="002A6AC8">
        <w:rPr>
          <w:b/>
          <w:bCs/>
          <w:rPrChange w:id="449" w:author="Wang, David" w:date="2022-07-09T17:44:00Z">
            <w:rPr/>
          </w:rPrChange>
        </w:rPr>
        <w:t>(C)</w:t>
      </w:r>
      <w:r w:rsidR="00381C7C">
        <w:t xml:space="preserve"> </w:t>
      </w:r>
      <w:r w:rsidR="00AE4BFE">
        <w:t xml:space="preserve">extensive </w:t>
      </w:r>
      <w:r w:rsidR="00106A15">
        <w:t>heating</w:t>
      </w:r>
      <w:r w:rsidR="00AE4BFE">
        <w:t xml:space="preserve"> (</w:t>
      </w:r>
      <w:r w:rsidR="00381C7C">
        <w:t>gas window</w:t>
      </w:r>
      <w:r w:rsidR="00AE4BFE">
        <w:t>)</w:t>
      </w:r>
      <w:r w:rsidR="00381C7C">
        <w:t xml:space="preserve">. </w:t>
      </w:r>
    </w:p>
    <w:p w14:paraId="69CF5C95" w14:textId="469703C0" w:rsidR="00D1452A" w:rsidRPr="008D00B4" w:rsidRDefault="006B5230" w:rsidP="00D1452A">
      <w:r w:rsidRPr="006B5230">
        <w:rPr>
          <w:noProof/>
        </w:rPr>
        <w:lastRenderedPageBreak/>
        <w:drawing>
          <wp:inline distT="0" distB="0" distL="0" distR="0" wp14:anchorId="193668CF" wp14:editId="42191236">
            <wp:extent cx="4572000" cy="3454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454371"/>
                    </a:xfrm>
                    <a:prstGeom prst="rect">
                      <a:avLst/>
                    </a:prstGeom>
                    <a:noFill/>
                    <a:ln>
                      <a:noFill/>
                    </a:ln>
                  </pic:spPr>
                </pic:pic>
              </a:graphicData>
            </a:graphic>
          </wp:inline>
        </w:drawing>
      </w:r>
    </w:p>
    <w:p w14:paraId="531FBD09" w14:textId="43399493" w:rsidR="00D1452A" w:rsidRDefault="00D1452A" w:rsidP="00373998">
      <w:pPr>
        <w:tabs>
          <w:tab w:val="clear" w:pos="360"/>
          <w:tab w:val="clear" w:pos="720"/>
          <w:tab w:val="clear" w:pos="10080"/>
        </w:tabs>
      </w:pPr>
      <w:r w:rsidRPr="008D00B4">
        <w:rPr>
          <w:b/>
        </w:rPr>
        <w:t xml:space="preserve">Fig. </w:t>
      </w:r>
      <w:bookmarkStart w:id="450" w:name="figYields"/>
      <w:ins w:id="451" w:author="Wang, David" w:date="2022-06-21T13:05:00Z">
        <w:r w:rsidR="000F63F6">
          <w:rPr>
            <w:b/>
            <w:noProof/>
          </w:rPr>
          <w:t>7</w:t>
        </w:r>
      </w:ins>
      <w:del w:id="452" w:author="Wang, David" w:date="2022-06-21T13:04:00Z">
        <w:r w:rsidR="001E2B19" w:rsidDel="00E52BB5">
          <w:rPr>
            <w:b/>
            <w:noProof/>
          </w:rPr>
          <w:delText>8</w:delText>
        </w:r>
      </w:del>
      <w:bookmarkEnd w:id="450"/>
      <w:r w:rsidRPr="008D00B4">
        <w:rPr>
          <w:b/>
        </w:rPr>
        <w:t>.</w:t>
      </w:r>
      <w:r w:rsidRPr="008D00B4">
        <w:t xml:space="preserve">  </w:t>
      </w:r>
      <w:r w:rsidR="00373998">
        <w:t xml:space="preserve">Schematic yields of oil and natural gas when generation occurs from source rock in the absence (A) and presence (B) of water as a source of </w:t>
      </w:r>
      <w:del w:id="453" w:author="Wang, David" w:date="2022-07-07T13:10:00Z">
        <w:r w:rsidR="00373998" w:rsidDel="004C15B7">
          <w:delText>hydrogen</w:delText>
        </w:r>
      </w:del>
      <w:ins w:id="454" w:author="Wang, David" w:date="2022-07-07T13:10:00Z">
        <w:r w:rsidR="004C15B7">
          <w:t>H</w:t>
        </w:r>
      </w:ins>
      <w:r w:rsidR="00373998">
        <w:t xml:space="preserve">.  </w:t>
      </w:r>
      <w:r w:rsidR="00373998" w:rsidRPr="002A6AC8">
        <w:rPr>
          <w:b/>
          <w:bCs/>
          <w:rPrChange w:id="455" w:author="Wang, David" w:date="2022-07-09T17:44:00Z">
            <w:rPr/>
          </w:rPrChange>
        </w:rPr>
        <w:t>(A)</w:t>
      </w:r>
      <w:r w:rsidR="00373998">
        <w:t xml:space="preserve"> Traditional model of the amount and timing of organic alteration products generated during progressive burial in sedimentary basins that assumes </w:t>
      </w:r>
      <w:ins w:id="456" w:author="Wang, David" w:date="2022-07-07T13:10:00Z">
        <w:r w:rsidR="004C15B7">
          <w:t xml:space="preserve">that </w:t>
        </w:r>
      </w:ins>
      <w:del w:id="457" w:author="Wang, David" w:date="2022-07-07T13:10:00Z">
        <w:r w:rsidR="00373998" w:rsidDel="004C15B7">
          <w:delText xml:space="preserve">hydrogen </w:delText>
        </w:r>
      </w:del>
      <w:ins w:id="458" w:author="Wang, David" w:date="2022-07-07T13:10:00Z">
        <w:r w:rsidR="004C15B7">
          <w:t xml:space="preserve">H </w:t>
        </w:r>
      </w:ins>
      <w:r w:rsidR="00373998">
        <w:t xml:space="preserve">in organic alteration products </w:t>
      </w:r>
      <w:del w:id="459" w:author="Wang, David" w:date="2022-07-07T13:10:00Z">
        <w:r w:rsidR="00373998" w:rsidDel="004C15B7">
          <w:delText xml:space="preserve">are </w:delText>
        </w:r>
      </w:del>
      <w:ins w:id="460" w:author="Wang, David" w:date="2022-07-07T13:10:00Z">
        <w:r w:rsidR="004C15B7">
          <w:t xml:space="preserve">is </w:t>
        </w:r>
      </w:ins>
      <w:r w:rsidR="00373998">
        <w:t>derived only from kerogen</w:t>
      </w:r>
      <w:ins w:id="461" w:author="Wang, David" w:date="2022-07-07T13:10:00Z">
        <w:r w:rsidR="004C15B7">
          <w:t xml:space="preserve"> and bitumen</w:t>
        </w:r>
      </w:ins>
      <w:r w:rsidR="00373998">
        <w:t xml:space="preserve">. The form of this figure is constrained by the maturation trends shown in the Van Krevelen diagram.  </w:t>
      </w:r>
      <w:r w:rsidR="00373998" w:rsidRPr="002A6AC8">
        <w:rPr>
          <w:b/>
          <w:bCs/>
          <w:rPrChange w:id="462" w:author="Wang, David" w:date="2022-07-09T17:44:00Z">
            <w:rPr/>
          </w:rPrChange>
        </w:rPr>
        <w:t>(B)</w:t>
      </w:r>
      <w:r w:rsidR="00373998">
        <w:t xml:space="preserve"> Schematic illustration of the amount and timing of organic alteration products generated if water and minerals are allowed to contribute the requisite </w:t>
      </w:r>
      <w:del w:id="463" w:author="Wang, David" w:date="2022-07-07T13:10:00Z">
        <w:r w:rsidR="00373998" w:rsidDel="004C15B7">
          <w:delText xml:space="preserve">hydrogen </w:delText>
        </w:r>
      </w:del>
      <w:ins w:id="464" w:author="Wang, David" w:date="2022-07-07T13:10:00Z">
        <w:r w:rsidR="004C15B7">
          <w:t xml:space="preserve">H </w:t>
        </w:r>
      </w:ins>
      <w:r w:rsidR="00373998">
        <w:t xml:space="preserve">for the formation of hydrocarbons.  Illustration is after Seewald </w:t>
      </w:r>
      <w:r w:rsidR="00373998" w:rsidRPr="00373998">
        <w:rPr>
          <w:rFonts w:cs="Times New Roman"/>
        </w:rPr>
        <w:t>(2003)</w:t>
      </w:r>
      <w:r w:rsidR="00373998">
        <w:t xml:space="preserve"> and Hunt </w:t>
      </w:r>
      <w:r w:rsidR="00373998" w:rsidRPr="00373998">
        <w:rPr>
          <w:rFonts w:cs="Times New Roman"/>
        </w:rPr>
        <w:t>(1996)</w:t>
      </w:r>
      <w:r w:rsidR="00373998">
        <w:t>.</w:t>
      </w:r>
      <w:r w:rsidR="00A435D6">
        <w:t xml:space="preserve">  </w:t>
      </w:r>
      <w:r w:rsidR="006B5230">
        <w:t>Listed values of %</w:t>
      </w:r>
      <w:r w:rsidR="006B5230" w:rsidRPr="00C25E88">
        <w:rPr>
          <w:i/>
        </w:rPr>
        <w:t>R</w:t>
      </w:r>
      <w:r w:rsidR="006B5230" w:rsidRPr="006B5230">
        <w:rPr>
          <w:vertAlign w:val="subscript"/>
        </w:rPr>
        <w:t>o</w:t>
      </w:r>
      <w:r w:rsidR="00A435D6">
        <w:t xml:space="preserve"> </w:t>
      </w:r>
      <w:r w:rsidR="00900DAB">
        <w:t>and temperature are from an EASY%R</w:t>
      </w:r>
      <w:r w:rsidR="00900DAB" w:rsidRPr="00140FD3">
        <w:t>o</w:t>
      </w:r>
      <w:r w:rsidR="00900DAB">
        <w:t xml:space="preserve"> calculation </w:t>
      </w:r>
      <w:r w:rsidR="00F554F2">
        <w:t>applying</w:t>
      </w:r>
      <w:r w:rsidR="00900DAB">
        <w:t xml:space="preserve"> a </w:t>
      </w:r>
      <w:r w:rsidR="00A435D6">
        <w:t>heating rate of ~0.4 °C per Myr.</w:t>
      </w:r>
    </w:p>
    <w:p w14:paraId="03749475" w14:textId="3D752D23" w:rsidR="002A6AC8" w:rsidRDefault="002A6AC8">
      <w:pPr>
        <w:tabs>
          <w:tab w:val="clear" w:pos="360"/>
          <w:tab w:val="clear" w:pos="720"/>
          <w:tab w:val="clear" w:pos="10080"/>
        </w:tabs>
        <w:rPr>
          <w:ins w:id="465" w:author="Wang, David" w:date="2022-07-09T17:43:00Z"/>
        </w:rPr>
      </w:pPr>
      <w:ins w:id="466" w:author="Wang, David" w:date="2022-07-09T17:43:00Z">
        <w:r>
          <w:br w:type="page"/>
        </w:r>
      </w:ins>
    </w:p>
    <w:p w14:paraId="5351693C" w14:textId="3B246354" w:rsidR="00D1452A" w:rsidRDefault="00187C54" w:rsidP="00D1452A">
      <w:pPr>
        <w:tabs>
          <w:tab w:val="clear" w:pos="360"/>
          <w:tab w:val="clear" w:pos="720"/>
          <w:tab w:val="clear" w:pos="10080"/>
        </w:tabs>
        <w:rPr>
          <w:ins w:id="467" w:author="Wang, David" w:date="2022-07-09T17:45:00Z"/>
        </w:rPr>
      </w:pPr>
      <w:ins w:id="468" w:author="Wang, David" w:date="2022-07-09T18:39:00Z">
        <w:r>
          <w:rPr>
            <w:noProof/>
          </w:rPr>
          <w:lastRenderedPageBreak/>
          <w:drawing>
            <wp:inline distT="0" distB="0" distL="0" distR="0" wp14:anchorId="0EBD1EE3" wp14:editId="0B4B3995">
              <wp:extent cx="4572000" cy="29153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915352"/>
                      </a:xfrm>
                      <a:prstGeom prst="rect">
                        <a:avLst/>
                      </a:prstGeom>
                      <a:noFill/>
                      <a:ln>
                        <a:noFill/>
                      </a:ln>
                    </pic:spPr>
                  </pic:pic>
                </a:graphicData>
              </a:graphic>
            </wp:inline>
          </w:drawing>
        </w:r>
      </w:ins>
    </w:p>
    <w:p w14:paraId="02F0F13C" w14:textId="6B4D56E7" w:rsidR="002A6AC8" w:rsidRDefault="002A6AC8" w:rsidP="00D1452A">
      <w:pPr>
        <w:tabs>
          <w:tab w:val="clear" w:pos="360"/>
          <w:tab w:val="clear" w:pos="720"/>
          <w:tab w:val="clear" w:pos="10080"/>
        </w:tabs>
      </w:pPr>
      <w:ins w:id="469" w:author="Wang, David" w:date="2022-07-09T17:45:00Z">
        <w:r w:rsidRPr="008D00B4">
          <w:rPr>
            <w:b/>
          </w:rPr>
          <w:t xml:space="preserve">Fig. </w:t>
        </w:r>
        <w:r>
          <w:rPr>
            <w:b/>
            <w:noProof/>
          </w:rPr>
          <w:t>8</w:t>
        </w:r>
        <w:r w:rsidRPr="008D00B4">
          <w:rPr>
            <w:b/>
          </w:rPr>
          <w:t>.</w:t>
        </w:r>
        <w:r w:rsidRPr="008D00B4">
          <w:t xml:space="preserve">  </w:t>
        </w:r>
      </w:ins>
      <w:ins w:id="470" w:author="Wang, David" w:date="2022-07-09T19:27:00Z">
        <w:r w:rsidR="003A31A9">
          <w:t>Influence of cooling rate on the c</w:t>
        </w:r>
      </w:ins>
      <w:ins w:id="471" w:author="Wang, David" w:date="2022-07-09T17:53:00Z">
        <w:r w:rsidR="00ED3F89">
          <w:t xml:space="preserve">losure </w:t>
        </w:r>
      </w:ins>
      <w:ins w:id="472" w:author="Wang, David" w:date="2022-07-09T19:27:00Z">
        <w:r w:rsidR="003A31A9">
          <w:t xml:space="preserve">temperature </w:t>
        </w:r>
      </w:ins>
      <w:ins w:id="473" w:author="Wang, David" w:date="2022-07-09T17:53:00Z">
        <w:r w:rsidR="00ED3F89">
          <w:t>of</w:t>
        </w:r>
      </w:ins>
      <w:ins w:id="474" w:author="Wang, David" w:date="2022-07-09T17:54:00Z">
        <w:r w:rsidR="002D3F1B">
          <w:t xml:space="preserve"> hydrogen isotopic </w:t>
        </w:r>
      </w:ins>
      <w:ins w:id="475" w:author="Wang, David" w:date="2022-07-09T17:53:00Z">
        <w:r w:rsidR="00ED3F89">
          <w:t>exchange</w:t>
        </w:r>
      </w:ins>
      <w:ins w:id="476" w:author="Wang, David" w:date="2022-07-09T17:45:00Z">
        <w:r>
          <w:t xml:space="preserve"> </w:t>
        </w:r>
      </w:ins>
      <w:ins w:id="477" w:author="Wang, David" w:date="2022-07-09T19:27:00Z">
        <w:r w:rsidR="003A31A9">
          <w:t>between methane and water</w:t>
        </w:r>
      </w:ins>
      <w:ins w:id="478" w:author="Wang, David" w:date="2022-07-09T17:47:00Z">
        <w:r>
          <w:t xml:space="preserve">.  </w:t>
        </w:r>
      </w:ins>
      <w:ins w:id="479" w:author="Wang, David" w:date="2022-07-09T17:48:00Z">
        <w:r w:rsidR="00ED3F89">
          <w:t xml:space="preserve">Each </w:t>
        </w:r>
      </w:ins>
      <w:ins w:id="480" w:author="Wang, David" w:date="2022-07-09T18:01:00Z">
        <w:r w:rsidR="00B85FC7">
          <w:t>fluid</w:t>
        </w:r>
      </w:ins>
      <w:ins w:id="481" w:author="Wang, David" w:date="2022-07-09T17:48:00Z">
        <w:r w:rsidR="00ED3F89">
          <w:t xml:space="preserve"> was cooled</w:t>
        </w:r>
      </w:ins>
      <w:ins w:id="482" w:author="Wang, David" w:date="2022-07-09T17:58:00Z">
        <w:r w:rsidR="00E938CC">
          <w:t xml:space="preserve"> from </w:t>
        </w:r>
      </w:ins>
      <w:ins w:id="483" w:author="Wang, David" w:date="2022-07-09T18:01:00Z">
        <w:r w:rsidR="00870515">
          <w:t xml:space="preserve">an initial temperature of </w:t>
        </w:r>
      </w:ins>
      <w:ins w:id="484" w:author="Wang, David" w:date="2022-07-09T17:58:00Z">
        <w:r w:rsidR="00E938CC">
          <w:t>125, 150, 175, or 200</w:t>
        </w:r>
      </w:ins>
      <w:ins w:id="485" w:author="Wang, David" w:date="2022-07-09T17:51:00Z">
        <w:r w:rsidR="00ED3F89" w:rsidRPr="00ED3F89">
          <w:t xml:space="preserve"> </w:t>
        </w:r>
      </w:ins>
      <w:ins w:id="486" w:author="Wang, David" w:date="2022-07-09T17:58:00Z">
        <w:r w:rsidR="00E938CC" w:rsidRPr="002A6AC8">
          <w:t>°C</w:t>
        </w:r>
        <w:r w:rsidR="00E938CC">
          <w:t xml:space="preserve"> </w:t>
        </w:r>
      </w:ins>
      <w:ins w:id="487" w:author="Wang, David" w:date="2022-07-09T19:03:00Z">
        <w:r w:rsidR="000E790B">
          <w:t xml:space="preserve">(upright numbers at right of curves) </w:t>
        </w:r>
      </w:ins>
      <w:ins w:id="488" w:author="Wang, David" w:date="2022-07-09T17:51:00Z">
        <w:r w:rsidR="00ED3F89">
          <w:t xml:space="preserve">down to </w:t>
        </w:r>
      </w:ins>
      <w:ins w:id="489" w:author="Wang, David" w:date="2022-07-09T18:01:00Z">
        <w:r w:rsidR="00870515">
          <w:t xml:space="preserve">a final temperature of </w:t>
        </w:r>
      </w:ins>
      <w:ins w:id="490" w:author="Wang, David" w:date="2022-07-09T17:51:00Z">
        <w:r w:rsidR="00ED3F89">
          <w:t xml:space="preserve">80 </w:t>
        </w:r>
        <w:r w:rsidR="00ED3F89" w:rsidRPr="002A6AC8">
          <w:t>°C</w:t>
        </w:r>
      </w:ins>
      <w:ins w:id="491" w:author="Wang, David" w:date="2022-07-09T17:48:00Z">
        <w:r w:rsidR="00ED3F89">
          <w:t xml:space="preserve"> </w:t>
        </w:r>
      </w:ins>
      <w:ins w:id="492" w:author="Wang, David" w:date="2022-07-09T17:51:00Z">
        <w:r w:rsidR="00ED3F89">
          <w:t xml:space="preserve">at a rate of either </w:t>
        </w:r>
        <w:r w:rsidR="00ED3F89" w:rsidRPr="00ED3F89">
          <w:rPr>
            <w:b/>
            <w:bCs/>
            <w:rPrChange w:id="493" w:author="Wang, David" w:date="2022-07-09T17:52:00Z">
              <w:rPr/>
            </w:rPrChange>
          </w:rPr>
          <w:t>(A)</w:t>
        </w:r>
        <w:r w:rsidR="00ED3F89">
          <w:t xml:space="preserve"> </w:t>
        </w:r>
      </w:ins>
      <w:ins w:id="494" w:author="Wang, David" w:date="2022-07-09T18:50:00Z">
        <w:r w:rsidR="004F42E4" w:rsidRPr="004F42E4">
          <w:t>−</w:t>
        </w:r>
      </w:ins>
      <w:ins w:id="495" w:author="Wang, David" w:date="2022-07-09T18:44:00Z">
        <w:r w:rsidR="0041604E">
          <w:t>5</w:t>
        </w:r>
      </w:ins>
      <w:ins w:id="496" w:author="Wang, David" w:date="2022-07-09T17:51:00Z">
        <w:r w:rsidR="00ED3F89">
          <w:t xml:space="preserve">0 </w:t>
        </w:r>
        <w:r w:rsidR="00ED3F89" w:rsidRPr="002A6AC8">
          <w:t>°C</w:t>
        </w:r>
        <w:r w:rsidR="00ED3F89">
          <w:t>/Myr</w:t>
        </w:r>
      </w:ins>
      <w:ins w:id="497" w:author="Wang, David" w:date="2022-07-09T18:53:00Z">
        <w:r w:rsidR="00937CA6">
          <w:t xml:space="preserve"> (</w:t>
        </w:r>
      </w:ins>
      <w:ins w:id="498" w:author="Wang, David" w:date="2022-07-09T19:00:00Z">
        <w:r w:rsidR="009F66AE">
          <w:t xml:space="preserve">e.g., </w:t>
        </w:r>
      </w:ins>
      <w:ins w:id="499" w:author="Wang, David" w:date="2022-07-09T18:55:00Z">
        <w:r w:rsidR="009F66AE">
          <w:t>representing mig</w:t>
        </w:r>
      </w:ins>
      <w:ins w:id="500" w:author="Wang, David" w:date="2022-07-09T18:56:00Z">
        <w:r w:rsidR="009F66AE">
          <w:t>ration</w:t>
        </w:r>
      </w:ins>
      <w:ins w:id="501" w:author="Wang, David" w:date="2022-07-09T18:58:00Z">
        <w:r w:rsidR="009F66AE">
          <w:t xml:space="preserve"> from source to reservoir</w:t>
        </w:r>
      </w:ins>
      <w:ins w:id="502" w:author="Wang, David" w:date="2022-07-09T18:53:00Z">
        <w:r w:rsidR="00937CA6">
          <w:t>),</w:t>
        </w:r>
      </w:ins>
      <w:ins w:id="503" w:author="Wang, David" w:date="2022-07-09T17:51:00Z">
        <w:r w:rsidR="00ED3F89">
          <w:t xml:space="preserve"> or </w:t>
        </w:r>
        <w:r w:rsidR="00ED3F89" w:rsidRPr="00ED3F89">
          <w:rPr>
            <w:b/>
            <w:bCs/>
            <w:rPrChange w:id="504" w:author="Wang, David" w:date="2022-07-09T17:52:00Z">
              <w:rPr/>
            </w:rPrChange>
          </w:rPr>
          <w:t>(B)</w:t>
        </w:r>
        <w:r w:rsidR="00ED3F89">
          <w:t xml:space="preserve"> </w:t>
        </w:r>
      </w:ins>
      <w:ins w:id="505" w:author="Wang, David" w:date="2022-07-09T18:50:00Z">
        <w:r w:rsidR="004F42E4" w:rsidRPr="004F42E4">
          <w:t>−</w:t>
        </w:r>
      </w:ins>
      <w:ins w:id="506" w:author="Wang, David" w:date="2022-07-09T18:44:00Z">
        <w:r w:rsidR="0041604E">
          <w:t>0.5</w:t>
        </w:r>
      </w:ins>
      <w:ins w:id="507" w:author="Wang, David" w:date="2022-07-09T17:51:00Z">
        <w:r w:rsidR="00ED3F89">
          <w:t xml:space="preserve"> </w:t>
        </w:r>
        <w:r w:rsidR="00ED3F89" w:rsidRPr="002A6AC8">
          <w:t>°C</w:t>
        </w:r>
        <w:r w:rsidR="00ED3F89">
          <w:t>/Myr</w:t>
        </w:r>
      </w:ins>
      <w:ins w:id="508" w:author="Wang, David" w:date="2022-07-09T18:53:00Z">
        <w:r w:rsidR="00937CA6">
          <w:t xml:space="preserve"> (</w:t>
        </w:r>
      </w:ins>
      <w:ins w:id="509" w:author="Wang, David" w:date="2022-07-09T19:00:00Z">
        <w:r w:rsidR="009F66AE">
          <w:t xml:space="preserve">e.g., </w:t>
        </w:r>
      </w:ins>
      <w:ins w:id="510" w:author="Wang, David" w:date="2022-07-09T18:56:00Z">
        <w:r w:rsidR="009F66AE">
          <w:t>representing</w:t>
        </w:r>
      </w:ins>
      <w:ins w:id="511" w:author="Wang, David" w:date="2022-07-09T19:00:00Z">
        <w:r w:rsidR="009F66AE">
          <w:t xml:space="preserve"> </w:t>
        </w:r>
      </w:ins>
      <w:ins w:id="512" w:author="Wang, David" w:date="2022-07-09T19:02:00Z">
        <w:r w:rsidR="000E790B">
          <w:t xml:space="preserve">gradual </w:t>
        </w:r>
      </w:ins>
      <w:ins w:id="513" w:author="Wang, David" w:date="2022-07-09T18:59:00Z">
        <w:r w:rsidR="009F66AE">
          <w:t>cooling of a</w:t>
        </w:r>
      </w:ins>
      <w:ins w:id="514" w:author="Wang, David" w:date="2022-07-09T19:05:00Z">
        <w:r w:rsidR="004E604D">
          <w:t>n unconventional,</w:t>
        </w:r>
      </w:ins>
      <w:ins w:id="515" w:author="Wang, David" w:date="2022-07-09T18:59:00Z">
        <w:r w:rsidR="009F66AE">
          <w:t xml:space="preserve"> source-rock reservoir </w:t>
        </w:r>
      </w:ins>
      <w:ins w:id="516" w:author="Wang, David" w:date="2022-07-09T19:02:00Z">
        <w:r w:rsidR="000E790B">
          <w:t>from maximum burial</w:t>
        </w:r>
      </w:ins>
      <w:ins w:id="517" w:author="Wang, David" w:date="2022-07-09T18:53:00Z">
        <w:r w:rsidR="00937CA6">
          <w:t>)</w:t>
        </w:r>
      </w:ins>
      <w:ins w:id="518" w:author="Wang, David" w:date="2022-07-09T17:52:00Z">
        <w:r w:rsidR="00ED3F89">
          <w:t xml:space="preserve">.  </w:t>
        </w:r>
      </w:ins>
      <w:ins w:id="519" w:author="Wang, David" w:date="2022-07-09T18:00:00Z">
        <w:r w:rsidR="00E938CC">
          <w:t xml:space="preserve">The initial </w:t>
        </w:r>
      </w:ins>
      <w:ins w:id="520" w:author="Wang, David" w:date="2022-07-09T18:01:00Z">
        <w:r w:rsidR="00E938CC">
          <w:t xml:space="preserve">methane </w:t>
        </w:r>
      </w:ins>
      <w:ins w:id="521" w:author="Wang, David" w:date="2022-07-09T18:00:00Z">
        <w:r w:rsidR="00E938CC">
          <w:t>was</w:t>
        </w:r>
      </w:ins>
      <w:ins w:id="522" w:author="Wang, David" w:date="2022-07-09T18:50:00Z">
        <w:r w:rsidR="004F42E4">
          <w:t xml:space="preserve"> </w:t>
        </w:r>
      </w:ins>
      <w:ins w:id="523" w:author="Wang, David" w:date="2022-07-09T19:02:00Z">
        <w:r w:rsidR="000E790B">
          <w:t xml:space="preserve">assigned </w:t>
        </w:r>
      </w:ins>
      <w:ins w:id="524" w:author="Wang, David" w:date="2022-07-09T18:51:00Z">
        <w:r w:rsidR="004F42E4">
          <w:t xml:space="preserve">an </w:t>
        </w:r>
      </w:ins>
      <w:ins w:id="525" w:author="Wang, David" w:date="2022-07-09T19:02:00Z">
        <w:r w:rsidR="000E790B">
          <w:t xml:space="preserve">arbitrary </w:t>
        </w:r>
      </w:ins>
      <w:ins w:id="526" w:author="Wang, David" w:date="2022-07-09T18:51:00Z">
        <w:r w:rsidR="004F42E4">
          <w:t xml:space="preserve">isotopic temperature of </w:t>
        </w:r>
      </w:ins>
      <w:ins w:id="527" w:author="Wang, David" w:date="2022-07-09T18:00:00Z">
        <w:r w:rsidR="00E938CC">
          <w:t xml:space="preserve">250 </w:t>
        </w:r>
        <w:r w:rsidR="00E938CC" w:rsidRPr="002A6AC8">
          <w:t>°C</w:t>
        </w:r>
        <w:r w:rsidR="00E938CC">
          <w:t xml:space="preserve"> in all simulations (</w:t>
        </w:r>
        <w:r w:rsidR="00E938CC" w:rsidRPr="002A6AC8">
          <w:t>Δ</w:t>
        </w:r>
        <w:r w:rsidR="00E938CC" w:rsidRPr="002263F7">
          <w:rPr>
            <w:vertAlign w:val="superscript"/>
          </w:rPr>
          <w:t>13</w:t>
        </w:r>
        <w:r w:rsidR="00E938CC" w:rsidRPr="002A6AC8">
          <w:t>CH</w:t>
        </w:r>
        <w:r w:rsidR="00E938CC" w:rsidRPr="002263F7">
          <w:rPr>
            <w:vertAlign w:val="subscript"/>
          </w:rPr>
          <w:t>3</w:t>
        </w:r>
        <w:r w:rsidR="00E938CC" w:rsidRPr="002A6AC8">
          <w:t>D</w:t>
        </w:r>
        <w:r w:rsidR="00E938CC">
          <w:t xml:space="preserve"> </w:t>
        </w:r>
      </w:ins>
      <w:ins w:id="528" w:author="Wang, David" w:date="2022-07-09T18:52:00Z">
        <w:r w:rsidR="004F42E4" w:rsidRPr="004F42E4">
          <w:t>≈</w:t>
        </w:r>
      </w:ins>
      <w:ins w:id="529" w:author="Wang, David" w:date="2022-07-09T18:00:00Z">
        <w:r w:rsidR="00E938CC">
          <w:t xml:space="preserve"> 2.00</w:t>
        </w:r>
        <w:r w:rsidR="00E938CC" w:rsidRPr="00E938CC">
          <w:t>‰</w:t>
        </w:r>
        <w:r w:rsidR="00E938CC">
          <w:t xml:space="preserve">).  </w:t>
        </w:r>
      </w:ins>
      <w:ins w:id="530" w:author="Wang, David" w:date="2022-07-09T17:52:00Z">
        <w:r w:rsidR="00ED3F89">
          <w:t>Curves show the predicted</w:t>
        </w:r>
      </w:ins>
      <w:ins w:id="531" w:author="Wang, David" w:date="2022-07-09T18:53:00Z">
        <w:r w:rsidR="006B768D">
          <w:t xml:space="preserve"> methane</w:t>
        </w:r>
      </w:ins>
      <w:ins w:id="532" w:author="Wang, David" w:date="2022-07-09T17:52:00Z">
        <w:r w:rsidR="00ED3F89">
          <w:t xml:space="preserve"> isotopic temperature assuming continuous exchange with </w:t>
        </w:r>
      </w:ins>
      <w:ins w:id="533" w:author="Wang, David" w:date="2022-07-09T17:54:00Z">
        <w:r w:rsidR="00B27FD4">
          <w:t xml:space="preserve">55.5 mol/L </w:t>
        </w:r>
      </w:ins>
      <w:ins w:id="534" w:author="Wang, David" w:date="2022-07-09T17:52:00Z">
        <w:r w:rsidR="00ED3F89">
          <w:t>water</w:t>
        </w:r>
      </w:ins>
      <w:ins w:id="535" w:author="Wang, David" w:date="2022-07-09T17:54:00Z">
        <w:r w:rsidR="00B27FD4">
          <w:t xml:space="preserve"> using the kinetic</w:t>
        </w:r>
      </w:ins>
      <w:ins w:id="536" w:author="Wang, David" w:date="2022-07-09T17:55:00Z">
        <w:r w:rsidR="00B27FD4">
          <w:t xml:space="preserve"> parameters</w:t>
        </w:r>
      </w:ins>
      <w:ins w:id="537" w:author="Wang, David" w:date="2022-07-09T17:54:00Z">
        <w:r w:rsidR="00B27FD4">
          <w:t xml:space="preserve"> for CH</w:t>
        </w:r>
        <w:r w:rsidR="00B27FD4">
          <w:rPr>
            <w:vertAlign w:val="subscript"/>
          </w:rPr>
          <w:t>4</w:t>
        </w:r>
      </w:ins>
      <w:ins w:id="538" w:author="Wang, David" w:date="2022-07-09T17:55:00Z">
        <w:r w:rsidR="00B27FD4" w:rsidRPr="00B27FD4">
          <w:rPr>
            <w:rPrChange w:id="539" w:author="Wang, David" w:date="2022-07-09T17:55:00Z">
              <w:rPr>
                <w:vertAlign w:val="subscript"/>
              </w:rPr>
            </w:rPrChange>
          </w:rPr>
          <w:t>–</w:t>
        </w:r>
        <w:r w:rsidR="00B27FD4">
          <w:t>H</w:t>
        </w:r>
        <w:r w:rsidR="00B27FD4" w:rsidRPr="00B27FD4">
          <w:rPr>
            <w:vertAlign w:val="subscript"/>
            <w:rPrChange w:id="540" w:author="Wang, David" w:date="2022-07-09T17:55:00Z">
              <w:rPr/>
            </w:rPrChange>
          </w:rPr>
          <w:t>2</w:t>
        </w:r>
        <w:r w:rsidR="00B27FD4">
          <w:t xml:space="preserve">O exchange </w:t>
        </w:r>
      </w:ins>
      <w:ins w:id="541" w:author="Wang, David" w:date="2022-07-09T18:02:00Z">
        <w:r w:rsidR="00870515">
          <w:t>from</w:t>
        </w:r>
      </w:ins>
      <w:ins w:id="542" w:author="Wang, David" w:date="2022-07-09T17:55:00Z">
        <w:r w:rsidR="00B27FD4">
          <w:t xml:space="preserve"> Turner et al. (2022)</w:t>
        </w:r>
      </w:ins>
      <w:ins w:id="543" w:author="Wang, David" w:date="2022-07-09T17:52:00Z">
        <w:r w:rsidR="00ED3F89">
          <w:t xml:space="preserve">. </w:t>
        </w:r>
      </w:ins>
      <w:ins w:id="544" w:author="Wang, David" w:date="2022-07-09T18:48:00Z">
        <w:r w:rsidR="0043094B">
          <w:t xml:space="preserve"> </w:t>
        </w:r>
      </w:ins>
      <w:ins w:id="545" w:author="Wang, David" w:date="2022-07-09T19:03:00Z">
        <w:r w:rsidR="000E790B">
          <w:t xml:space="preserve">Final methane isotopic temperatures are </w:t>
        </w:r>
      </w:ins>
      <w:ins w:id="546" w:author="Wang, David" w:date="2022-07-09T19:04:00Z">
        <w:r w:rsidR="000E790B">
          <w:t xml:space="preserve">shown </w:t>
        </w:r>
        <w:r w:rsidR="00CC78A5">
          <w:t xml:space="preserve">in rotated labels </w:t>
        </w:r>
        <w:r w:rsidR="000E790B">
          <w:t xml:space="preserve">at the topmost ends of curves.  </w:t>
        </w:r>
      </w:ins>
      <w:ins w:id="547" w:author="Wang, David" w:date="2022-07-09T18:48:00Z">
        <w:r w:rsidR="0043094B">
          <w:t xml:space="preserve">The dotted </w:t>
        </w:r>
      </w:ins>
      <w:ins w:id="548" w:author="Wang, David" w:date="2022-07-09T18:53:00Z">
        <w:r w:rsidR="008C1B26">
          <w:t xml:space="preserve">gray </w:t>
        </w:r>
      </w:ins>
      <w:ins w:id="549" w:author="Wang, David" w:date="2022-07-09T18:48:00Z">
        <w:r w:rsidR="0043094B">
          <w:t>line is a 1:1 line representing thermal equilibrium with surrounding environment.</w:t>
        </w:r>
      </w:ins>
      <w:ins w:id="550" w:author="Wang, David" w:date="2022-07-09T17:51:00Z">
        <w:r w:rsidR="00ED3F89">
          <w:t xml:space="preserve"> </w:t>
        </w:r>
      </w:ins>
    </w:p>
    <w:p w14:paraId="7A980F46" w14:textId="77777777" w:rsidR="00D1452A" w:rsidRPr="008D00B4" w:rsidRDefault="00D1452A" w:rsidP="00D1452A">
      <w:pPr>
        <w:tabs>
          <w:tab w:val="clear" w:pos="360"/>
          <w:tab w:val="clear" w:pos="720"/>
          <w:tab w:val="clear" w:pos="10080"/>
        </w:tabs>
        <w:sectPr w:rsidR="00D1452A" w:rsidRPr="008D00B4" w:rsidSect="00C0360E">
          <w:pgSz w:w="12240" w:h="15840"/>
          <w:pgMar w:top="1440" w:right="1080" w:bottom="1440" w:left="1080" w:header="720" w:footer="720" w:gutter="0"/>
          <w:lnNumType w:countBy="1" w:restart="continuous"/>
          <w:cols w:space="720"/>
          <w:docGrid w:linePitch="360"/>
        </w:sectPr>
      </w:pPr>
    </w:p>
    <w:p w14:paraId="47439303" w14:textId="12CAD57C" w:rsidR="002A3F7A" w:rsidRPr="008D00B4" w:rsidRDefault="00531E52" w:rsidP="00D1452A">
      <w:pPr>
        <w:pStyle w:val="Heading1"/>
        <w:numPr>
          <w:ilvl w:val="0"/>
          <w:numId w:val="0"/>
        </w:numPr>
      </w:pPr>
      <w:r w:rsidRPr="008D00B4">
        <w:lastRenderedPageBreak/>
        <w:t>T</w:t>
      </w:r>
      <w:r w:rsidR="002A3F7A" w:rsidRPr="008D00B4">
        <w:t>ables</w:t>
      </w:r>
    </w:p>
    <w:p w14:paraId="5979559C" w14:textId="43833B7A" w:rsidR="002A3F7A" w:rsidRPr="008D00B4" w:rsidRDefault="002A3F7A" w:rsidP="00BC188A"/>
    <w:p w14:paraId="760D7587" w14:textId="12BEACA7" w:rsidR="00EE4727" w:rsidRPr="008D00B4" w:rsidRDefault="00EE4727" w:rsidP="00EE4727">
      <w:pPr>
        <w:rPr>
          <w:b/>
          <w:sz w:val="20"/>
        </w:rPr>
      </w:pPr>
      <w:r w:rsidRPr="008D00B4">
        <w:rPr>
          <w:b/>
          <w:sz w:val="20"/>
        </w:rPr>
        <w:t xml:space="preserve">Table </w:t>
      </w:r>
      <w:bookmarkStart w:id="551" w:name="tabEA"/>
      <w:r w:rsidR="000F63F6">
        <w:rPr>
          <w:b/>
          <w:noProof/>
          <w:sz w:val="20"/>
        </w:rPr>
        <w:t>1</w:t>
      </w:r>
      <w:bookmarkEnd w:id="551"/>
    </w:p>
    <w:p w14:paraId="7D62C216" w14:textId="7A1414A0" w:rsidR="00EE4727" w:rsidRPr="008D00B4" w:rsidRDefault="009705DE" w:rsidP="00EE4727">
      <w:pPr>
        <w:rPr>
          <w:sz w:val="20"/>
        </w:rPr>
      </w:pPr>
      <w:r>
        <w:rPr>
          <w:sz w:val="20"/>
        </w:rPr>
        <w:t>Elemental analysis of Eagle Ford shale powder that was either</w:t>
      </w:r>
      <w:r w:rsidR="00D06914">
        <w:rPr>
          <w:sz w:val="20"/>
        </w:rPr>
        <w:t>:</w:t>
      </w:r>
      <w:r>
        <w:rPr>
          <w:sz w:val="20"/>
        </w:rPr>
        <w:t xml:space="preserve"> </w:t>
      </w:r>
      <w:r w:rsidR="00971490" w:rsidRPr="00D06914">
        <w:rPr>
          <w:sz w:val="20"/>
        </w:rPr>
        <w:t>dried but otherwise</w:t>
      </w:r>
      <w:r w:rsidR="00971490">
        <w:rPr>
          <w:sz w:val="20"/>
        </w:rPr>
        <w:t xml:space="preserve"> </w:t>
      </w:r>
      <w:r>
        <w:rPr>
          <w:sz w:val="20"/>
        </w:rPr>
        <w:t xml:space="preserve">untreated (UNEX), Soxhlet-extracted (EX), or extracted + decarbonated (DECA).  </w:t>
      </w:r>
      <w:r w:rsidR="00192DD0" w:rsidRPr="00192DD0">
        <w:rPr>
          <w:sz w:val="20"/>
        </w:rPr>
        <w:t>Values represent weight percent of the material that was ingested by the elemental analyzer</w:t>
      </w:r>
      <w:r w:rsidR="00192DD0">
        <w:rPr>
          <w:sz w:val="20"/>
        </w:rPr>
        <w:t xml:space="preserve">.  </w:t>
      </w:r>
      <w:r>
        <w:rPr>
          <w:sz w:val="20"/>
        </w:rPr>
        <w:t>Data from C. Johnson, WHOI, 1996.</w:t>
      </w:r>
    </w:p>
    <w:tbl>
      <w:tblPr>
        <w:tblW w:w="3010" w:type="dxa"/>
        <w:tblInd w:w="93" w:type="dxa"/>
        <w:tblLayout w:type="fixed"/>
        <w:tblCellMar>
          <w:left w:w="43" w:type="dxa"/>
          <w:right w:w="43" w:type="dxa"/>
        </w:tblCellMar>
        <w:tblLook w:val="04A0" w:firstRow="1" w:lastRow="0" w:firstColumn="1" w:lastColumn="0" w:noHBand="0" w:noVBand="1"/>
      </w:tblPr>
      <w:tblGrid>
        <w:gridCol w:w="760"/>
        <w:gridCol w:w="810"/>
        <w:gridCol w:w="720"/>
        <w:gridCol w:w="720"/>
      </w:tblGrid>
      <w:tr w:rsidR="009705DE" w:rsidRPr="008D00B4" w14:paraId="609E11A1" w14:textId="3DCFF954" w:rsidTr="009705DE">
        <w:trPr>
          <w:trHeight w:val="324"/>
        </w:trPr>
        <w:tc>
          <w:tcPr>
            <w:tcW w:w="760" w:type="dxa"/>
            <w:tcBorders>
              <w:top w:val="single" w:sz="4" w:space="0" w:color="auto"/>
              <w:left w:val="nil"/>
              <w:bottom w:val="single" w:sz="4" w:space="0" w:color="auto"/>
              <w:right w:val="nil"/>
            </w:tcBorders>
            <w:shd w:val="clear" w:color="000000" w:fill="auto"/>
            <w:vAlign w:val="center"/>
          </w:tcPr>
          <w:p w14:paraId="77A2DA68" w14:textId="1F6C80FC"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(wt%)</w:t>
            </w:r>
          </w:p>
        </w:tc>
        <w:tc>
          <w:tcPr>
            <w:tcW w:w="810" w:type="dxa"/>
            <w:tcBorders>
              <w:top w:val="single" w:sz="4" w:space="0" w:color="auto"/>
              <w:left w:val="nil"/>
              <w:bottom w:val="single" w:sz="4" w:space="0" w:color="auto"/>
              <w:right w:val="nil"/>
            </w:tcBorders>
            <w:shd w:val="clear" w:color="000000" w:fill="auto"/>
            <w:vAlign w:val="center"/>
          </w:tcPr>
          <w:p w14:paraId="52C160F4" w14:textId="6354DAF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UNEX</w:t>
            </w:r>
          </w:p>
        </w:tc>
        <w:tc>
          <w:tcPr>
            <w:tcW w:w="720" w:type="dxa"/>
            <w:tcBorders>
              <w:top w:val="single" w:sz="4" w:space="0" w:color="auto"/>
              <w:left w:val="nil"/>
              <w:bottom w:val="single" w:sz="4" w:space="0" w:color="auto"/>
              <w:right w:val="nil"/>
            </w:tcBorders>
            <w:shd w:val="clear" w:color="000000" w:fill="auto"/>
            <w:vAlign w:val="center"/>
          </w:tcPr>
          <w:p w14:paraId="170856B6" w14:textId="2A3CF42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EX*</w:t>
            </w:r>
          </w:p>
        </w:tc>
        <w:tc>
          <w:tcPr>
            <w:tcW w:w="720" w:type="dxa"/>
            <w:tcBorders>
              <w:top w:val="single" w:sz="4" w:space="0" w:color="auto"/>
              <w:left w:val="nil"/>
              <w:bottom w:val="single" w:sz="4" w:space="0" w:color="auto"/>
              <w:right w:val="nil"/>
            </w:tcBorders>
            <w:shd w:val="clear" w:color="000000" w:fill="auto"/>
            <w:vAlign w:val="center"/>
          </w:tcPr>
          <w:p w14:paraId="6E9CDFF5" w14:textId="6C2D918F"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DECA</w:t>
            </w:r>
          </w:p>
        </w:tc>
      </w:tr>
      <w:tr w:rsidR="009705DE" w:rsidRPr="008D00B4" w14:paraId="23B03798" w14:textId="1348AF0C"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59B5420A" w14:textId="45DC37E1"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C</w:t>
            </w:r>
          </w:p>
        </w:tc>
        <w:tc>
          <w:tcPr>
            <w:tcW w:w="810" w:type="dxa"/>
            <w:tcBorders>
              <w:top w:val="dotted" w:sz="4" w:space="0" w:color="auto"/>
              <w:left w:val="nil"/>
              <w:bottom w:val="dotted" w:sz="4" w:space="0" w:color="auto"/>
              <w:right w:val="nil"/>
            </w:tcBorders>
            <w:shd w:val="clear" w:color="EBF1DE" w:fill="auto"/>
            <w:vAlign w:val="center"/>
          </w:tcPr>
          <w:p w14:paraId="2DF0B476" w14:textId="4960FF1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12.1</w:t>
            </w:r>
          </w:p>
        </w:tc>
        <w:tc>
          <w:tcPr>
            <w:tcW w:w="720" w:type="dxa"/>
            <w:tcBorders>
              <w:top w:val="dotted" w:sz="4" w:space="0" w:color="auto"/>
              <w:left w:val="nil"/>
              <w:bottom w:val="dotted" w:sz="4" w:space="0" w:color="auto"/>
              <w:right w:val="nil"/>
            </w:tcBorders>
            <w:shd w:val="clear" w:color="EBF1DE" w:fill="auto"/>
            <w:vAlign w:val="center"/>
          </w:tcPr>
          <w:p w14:paraId="4FEA8568" w14:textId="2BA2EFD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11.0</w:t>
            </w:r>
          </w:p>
        </w:tc>
        <w:tc>
          <w:tcPr>
            <w:tcW w:w="720" w:type="dxa"/>
            <w:tcBorders>
              <w:top w:val="dotted" w:sz="4" w:space="0" w:color="auto"/>
              <w:left w:val="nil"/>
              <w:bottom w:val="dotted" w:sz="4" w:space="0" w:color="auto"/>
              <w:right w:val="nil"/>
            </w:tcBorders>
            <w:shd w:val="clear" w:color="EBF1DE" w:fill="auto"/>
            <w:vAlign w:val="center"/>
          </w:tcPr>
          <w:p w14:paraId="66700858" w14:textId="2B3606FF"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6.23</w:t>
            </w:r>
          </w:p>
        </w:tc>
      </w:tr>
      <w:tr w:rsidR="009705DE" w:rsidRPr="008D00B4" w14:paraId="18B964F9" w14:textId="72FCFF84"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F44C3" w14:textId="36503AE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H</w:t>
            </w:r>
          </w:p>
        </w:tc>
        <w:tc>
          <w:tcPr>
            <w:tcW w:w="810" w:type="dxa"/>
            <w:tcBorders>
              <w:top w:val="dotted" w:sz="4" w:space="0" w:color="auto"/>
              <w:left w:val="nil"/>
              <w:bottom w:val="dotted" w:sz="4" w:space="0" w:color="auto"/>
              <w:right w:val="nil"/>
            </w:tcBorders>
            <w:shd w:val="clear" w:color="EBF1DE" w:fill="auto"/>
            <w:vAlign w:val="center"/>
          </w:tcPr>
          <w:p w14:paraId="1078EB9E" w14:textId="1D11C7C9"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0.38</w:t>
            </w:r>
          </w:p>
        </w:tc>
        <w:tc>
          <w:tcPr>
            <w:tcW w:w="720" w:type="dxa"/>
            <w:tcBorders>
              <w:top w:val="dotted" w:sz="4" w:space="0" w:color="auto"/>
              <w:left w:val="nil"/>
              <w:bottom w:val="dotted" w:sz="4" w:space="0" w:color="auto"/>
              <w:right w:val="nil"/>
            </w:tcBorders>
            <w:shd w:val="clear" w:color="EBF1DE" w:fill="auto"/>
            <w:vAlign w:val="center"/>
          </w:tcPr>
          <w:p w14:paraId="4B072847" w14:textId="24D867C5"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0.25</w:t>
            </w:r>
          </w:p>
        </w:tc>
        <w:tc>
          <w:tcPr>
            <w:tcW w:w="720" w:type="dxa"/>
            <w:tcBorders>
              <w:top w:val="dotted" w:sz="4" w:space="0" w:color="auto"/>
              <w:left w:val="nil"/>
              <w:bottom w:val="dotted" w:sz="4" w:space="0" w:color="auto"/>
              <w:right w:val="nil"/>
            </w:tcBorders>
            <w:shd w:val="clear" w:color="EBF1DE" w:fill="auto"/>
            <w:vAlign w:val="center"/>
          </w:tcPr>
          <w:p w14:paraId="6EE36C34" w14:textId="52B73BC7"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1.24</w:t>
            </w:r>
          </w:p>
        </w:tc>
      </w:tr>
      <w:tr w:rsidR="009705DE" w:rsidRPr="008D00B4" w14:paraId="3E8C549D" w14:textId="25BAED78"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B1AD0" w14:textId="64B4BB64"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N</w:t>
            </w:r>
          </w:p>
        </w:tc>
        <w:tc>
          <w:tcPr>
            <w:tcW w:w="810" w:type="dxa"/>
            <w:tcBorders>
              <w:top w:val="dotted" w:sz="4" w:space="0" w:color="auto"/>
              <w:left w:val="nil"/>
              <w:bottom w:val="dotted" w:sz="4" w:space="0" w:color="auto"/>
              <w:right w:val="nil"/>
            </w:tcBorders>
            <w:shd w:val="clear" w:color="EBF1DE" w:fill="auto"/>
            <w:vAlign w:val="center"/>
          </w:tcPr>
          <w:p w14:paraId="69DDA5F9" w14:textId="4E2A2DF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0.18</w:t>
            </w:r>
          </w:p>
        </w:tc>
        <w:tc>
          <w:tcPr>
            <w:tcW w:w="720" w:type="dxa"/>
            <w:tcBorders>
              <w:top w:val="dotted" w:sz="4" w:space="0" w:color="auto"/>
              <w:left w:val="nil"/>
              <w:bottom w:val="dotted" w:sz="4" w:space="0" w:color="auto"/>
              <w:right w:val="nil"/>
            </w:tcBorders>
            <w:shd w:val="clear" w:color="EBF1DE" w:fill="auto"/>
            <w:vAlign w:val="center"/>
          </w:tcPr>
          <w:p w14:paraId="7A67523E" w14:textId="0DF0788A"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0.17</w:t>
            </w:r>
          </w:p>
        </w:tc>
        <w:tc>
          <w:tcPr>
            <w:tcW w:w="720" w:type="dxa"/>
            <w:tcBorders>
              <w:top w:val="dotted" w:sz="4" w:space="0" w:color="auto"/>
              <w:left w:val="nil"/>
              <w:bottom w:val="dotted" w:sz="4" w:space="0" w:color="auto"/>
              <w:right w:val="nil"/>
            </w:tcBorders>
            <w:shd w:val="clear" w:color="EBF1DE" w:fill="auto"/>
            <w:vAlign w:val="center"/>
          </w:tcPr>
          <w:p w14:paraId="0F34E1B3" w14:textId="5A7D24A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0.74</w:t>
            </w:r>
          </w:p>
        </w:tc>
      </w:tr>
      <w:tr w:rsidR="009705DE" w:rsidRPr="008D00B4" w14:paraId="75A7ACD6" w14:textId="4154FC42" w:rsidTr="009705DE">
        <w:trPr>
          <w:trHeight w:val="324"/>
        </w:trPr>
        <w:tc>
          <w:tcPr>
            <w:tcW w:w="760" w:type="dxa"/>
            <w:tcBorders>
              <w:top w:val="dotted" w:sz="4" w:space="0" w:color="auto"/>
              <w:left w:val="nil"/>
              <w:bottom w:val="single" w:sz="4" w:space="0" w:color="auto"/>
              <w:right w:val="nil"/>
            </w:tcBorders>
            <w:shd w:val="clear" w:color="EBF1DE" w:fill="auto"/>
            <w:vAlign w:val="center"/>
          </w:tcPr>
          <w:p w14:paraId="11A87803" w14:textId="70D7653E"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S</w:t>
            </w:r>
          </w:p>
        </w:tc>
        <w:tc>
          <w:tcPr>
            <w:tcW w:w="810" w:type="dxa"/>
            <w:tcBorders>
              <w:top w:val="dotted" w:sz="4" w:space="0" w:color="auto"/>
              <w:left w:val="nil"/>
              <w:bottom w:val="single" w:sz="4" w:space="0" w:color="auto"/>
              <w:right w:val="nil"/>
            </w:tcBorders>
            <w:shd w:val="clear" w:color="EBF1DE" w:fill="auto"/>
            <w:vAlign w:val="center"/>
          </w:tcPr>
          <w:p w14:paraId="0102F017" w14:textId="4332C65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0.37</w:t>
            </w:r>
          </w:p>
        </w:tc>
        <w:tc>
          <w:tcPr>
            <w:tcW w:w="720" w:type="dxa"/>
            <w:tcBorders>
              <w:top w:val="dotted" w:sz="4" w:space="0" w:color="auto"/>
              <w:left w:val="nil"/>
              <w:bottom w:val="single" w:sz="4" w:space="0" w:color="auto"/>
              <w:right w:val="nil"/>
            </w:tcBorders>
            <w:shd w:val="clear" w:color="EBF1DE" w:fill="auto"/>
            <w:vAlign w:val="center"/>
          </w:tcPr>
          <w:p w14:paraId="1F646E17" w14:textId="5D4CF3B0"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&lt;0.2</w:t>
            </w:r>
          </w:p>
        </w:tc>
        <w:tc>
          <w:tcPr>
            <w:tcW w:w="720" w:type="dxa"/>
            <w:tcBorders>
              <w:top w:val="dotted" w:sz="4" w:space="0" w:color="auto"/>
              <w:left w:val="nil"/>
              <w:bottom w:val="single" w:sz="4" w:space="0" w:color="auto"/>
              <w:right w:val="nil"/>
            </w:tcBorders>
            <w:shd w:val="clear" w:color="EBF1DE" w:fill="auto"/>
            <w:vAlign w:val="center"/>
          </w:tcPr>
          <w:p w14:paraId="745E368E" w14:textId="0DF3C89A"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2.3</w:t>
            </w:r>
          </w:p>
        </w:tc>
      </w:tr>
    </w:tbl>
    <w:p w14:paraId="3C9E7512" w14:textId="705FF0B9" w:rsidR="00EE4727" w:rsidRDefault="009705DE" w:rsidP="00EE4727">
      <w:pPr>
        <w:spacing w:after="0"/>
        <w:rPr>
          <w:sz w:val="20"/>
        </w:rPr>
      </w:pPr>
      <w:r>
        <w:rPr>
          <w:sz w:val="20"/>
        </w:rPr>
        <w:t>*Used in the experiment.</w:t>
      </w:r>
    </w:p>
    <w:p w14:paraId="694DFDB4" w14:textId="77777777" w:rsidR="00EE4727" w:rsidRPr="008D00B4" w:rsidRDefault="00EE4727">
      <w:pPr>
        <w:tabs>
          <w:tab w:val="clear" w:pos="360"/>
          <w:tab w:val="clear" w:pos="720"/>
          <w:tab w:val="clear" w:pos="10080"/>
        </w:tabs>
        <w:rPr>
          <w:b/>
          <w:sz w:val="20"/>
        </w:rPr>
      </w:pPr>
      <w:r w:rsidRPr="008D00B4">
        <w:rPr>
          <w:b/>
          <w:sz w:val="20"/>
        </w:rPr>
        <w:br w:type="page"/>
      </w:r>
    </w:p>
    <w:p w14:paraId="2608E8CF" w14:textId="0E8F0A91" w:rsidR="001E5807" w:rsidRPr="008D00B4" w:rsidRDefault="00EE4727" w:rsidP="00BC188A">
      <w:pPr>
        <w:rPr>
          <w:b/>
          <w:sz w:val="20"/>
        </w:rPr>
      </w:pPr>
      <w:r w:rsidRPr="008D00B4">
        <w:rPr>
          <w:b/>
          <w:sz w:val="20"/>
        </w:rPr>
        <w:lastRenderedPageBreak/>
        <w:t xml:space="preserve">Table </w:t>
      </w:r>
      <w:bookmarkStart w:id="552" w:name="tabConcs"/>
      <w:r w:rsidR="000F63F6">
        <w:rPr>
          <w:b/>
          <w:noProof/>
          <w:sz w:val="20"/>
        </w:rPr>
        <w:t>2</w:t>
      </w:r>
      <w:bookmarkEnd w:id="552"/>
    </w:p>
    <w:p w14:paraId="3ED804CC" w14:textId="6EBD0A19" w:rsidR="001E5807" w:rsidRPr="008D00B4" w:rsidRDefault="00FC01D4" w:rsidP="00BC188A">
      <w:pPr>
        <w:tabs>
          <w:tab w:val="clear" w:pos="360"/>
          <w:tab w:val="clear" w:pos="720"/>
          <w:tab w:val="clear" w:pos="10080"/>
        </w:tabs>
        <w:rPr>
          <w:sz w:val="20"/>
        </w:rPr>
      </w:pPr>
      <w:r>
        <w:rPr>
          <w:sz w:val="20"/>
        </w:rPr>
        <w:t>Concentration of aqueous species during heating of Soxhlet-extracted Eagle Ford shale at 200 to 350 </w:t>
      </w:r>
      <w:r w:rsidRPr="00FC01D4">
        <w:rPr>
          <w:sz w:val="20"/>
        </w:rPr>
        <w:t>°C</w:t>
      </w:r>
      <w:r>
        <w:rPr>
          <w:sz w:val="20"/>
        </w:rPr>
        <w:t xml:space="preserve"> and 350 bar in the presence of saline D</w:t>
      </w:r>
      <w:r>
        <w:rPr>
          <w:sz w:val="20"/>
          <w:vertAlign w:val="subscript"/>
        </w:rPr>
        <w:t>2</w:t>
      </w:r>
      <w:r>
        <w:rPr>
          <w:sz w:val="20"/>
        </w:rPr>
        <w:t>O fluid.</w:t>
      </w:r>
      <w:r w:rsidR="001E5807" w:rsidRPr="008D00B4">
        <w:rPr>
          <w:sz w:val="20"/>
        </w:rPr>
        <w:t xml:space="preserve">  </w:t>
      </w:r>
    </w:p>
    <w:tbl>
      <w:tblPr>
        <w:tblW w:w="9207" w:type="dxa"/>
        <w:tblInd w:w="93" w:type="dxa"/>
        <w:tblLayout w:type="fixed"/>
        <w:tblCellMar>
          <w:left w:w="43" w:type="dxa"/>
          <w:right w:w="43" w:type="dxa"/>
        </w:tblCellMar>
        <w:tblLook w:val="04A0" w:firstRow="1" w:lastRow="0" w:firstColumn="1" w:lastColumn="0" w:noHBand="0" w:noVBand="1"/>
      </w:tblPr>
      <w:tblGrid>
        <w:gridCol w:w="864"/>
        <w:gridCol w:w="796"/>
        <w:gridCol w:w="1165"/>
        <w:gridCol w:w="1285"/>
        <w:gridCol w:w="1450"/>
        <w:gridCol w:w="1052"/>
        <w:gridCol w:w="1430"/>
        <w:gridCol w:w="1165"/>
      </w:tblGrid>
      <w:tr w:rsidR="00EB16F4" w:rsidRPr="008D00B4" w14:paraId="793005C9" w14:textId="0CCC035A" w:rsidTr="00EB16F4">
        <w:trPr>
          <w:trHeight w:val="331"/>
        </w:trPr>
        <w:tc>
          <w:tcPr>
            <w:tcW w:w="864" w:type="dxa"/>
            <w:tcBorders>
              <w:top w:val="single" w:sz="4" w:space="0" w:color="auto"/>
              <w:left w:val="nil"/>
              <w:bottom w:val="single" w:sz="4" w:space="0" w:color="auto"/>
              <w:right w:val="nil"/>
            </w:tcBorders>
            <w:shd w:val="clear" w:color="000000" w:fill="auto"/>
            <w:vAlign w:val="center"/>
          </w:tcPr>
          <w:p w14:paraId="30E8A222" w14:textId="47F33024" w:rsidR="00EB16F4" w:rsidRPr="00FC01D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color w:val="000000"/>
                <w:sz w:val="18"/>
                <w:szCs w:val="18"/>
              </w:rPr>
              <w:t>Time Pt #</w:t>
            </w:r>
          </w:p>
        </w:tc>
        <w:tc>
          <w:tcPr>
            <w:tcW w:w="796" w:type="dxa"/>
            <w:tcBorders>
              <w:top w:val="single" w:sz="4" w:space="0" w:color="auto"/>
              <w:left w:val="nil"/>
              <w:bottom w:val="single" w:sz="4" w:space="0" w:color="auto"/>
              <w:right w:val="nil"/>
            </w:tcBorders>
            <w:shd w:val="clear" w:color="000000" w:fill="auto"/>
            <w:noWrap/>
            <w:vAlign w:val="center"/>
          </w:tcPr>
          <w:p w14:paraId="67A0CA9D" w14:textId="044891C8" w:rsidR="00EB16F4" w:rsidRPr="00FC01D4" w:rsidRDefault="00EB16F4" w:rsidP="00DE3D92">
            <w:pPr>
              <w:tabs>
                <w:tab w:val="clear" w:pos="360"/>
                <w:tab w:val="clear" w:pos="720"/>
                <w:tab w:val="clear" w:pos="10080"/>
              </w:tabs>
              <w:spacing w:after="0" w:line="240" w:lineRule="auto"/>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Time (h)</w:t>
            </w:r>
          </w:p>
        </w:tc>
        <w:tc>
          <w:tcPr>
            <w:tcW w:w="1165" w:type="dxa"/>
            <w:tcBorders>
              <w:top w:val="single" w:sz="4" w:space="0" w:color="auto"/>
              <w:left w:val="nil"/>
              <w:bottom w:val="single" w:sz="4" w:space="0" w:color="auto"/>
              <w:right w:val="nil"/>
            </w:tcBorders>
            <w:shd w:val="clear" w:color="000000" w:fill="auto"/>
            <w:vAlign w:val="center"/>
          </w:tcPr>
          <w:p w14:paraId="417470AC" w14:textId="2783C4EC" w:rsidR="00EB16F4" w:rsidRPr="00C17FB7" w:rsidRDefault="007F59B2"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7F59B2">
              <w:rPr>
                <w:rFonts w:asciiTheme="majorHAnsi" w:eastAsia="Times New Roman" w:hAnsiTheme="majorHAnsi" w:cstheme="majorHAnsi"/>
                <w:color w:val="000000"/>
                <w:sz w:val="18"/>
                <w:szCs w:val="18"/>
              </w:rPr>
              <w:t>H</w:t>
            </w:r>
            <w:r w:rsidR="00EB16F4" w:rsidRPr="007F59B2">
              <w:rPr>
                <w:rFonts w:asciiTheme="majorHAnsi" w:eastAsia="Times New Roman" w:hAnsiTheme="majorHAnsi" w:cstheme="majorHAnsi"/>
                <w:color w:val="000000"/>
                <w:sz w:val="18"/>
                <w:szCs w:val="18"/>
                <w:vertAlign w:val="subscript"/>
              </w:rPr>
              <w:t>2</w:t>
            </w:r>
            <w:r w:rsidR="00EB16F4">
              <w:rPr>
                <w:rFonts w:asciiTheme="majorHAnsi" w:eastAsia="Times New Roman" w:hAnsiTheme="majorHAnsi" w:cstheme="majorHAnsi"/>
                <w:color w:val="000000"/>
                <w:sz w:val="18"/>
                <w:szCs w:val="18"/>
              </w:rPr>
              <w:t xml:space="preserve"> (</w:t>
            </w:r>
            <w:r w:rsidR="00EB16F4" w:rsidRPr="00DE3D92">
              <w:rPr>
                <w:rFonts w:asciiTheme="majorHAnsi" w:eastAsia="Times New Roman" w:hAnsiTheme="majorHAnsi" w:cstheme="majorHAnsi"/>
                <w:color w:val="000000"/>
                <w:sz w:val="18"/>
                <w:szCs w:val="18"/>
              </w:rPr>
              <w:t>µ</w:t>
            </w:r>
            <w:r w:rsidR="00EB16F4">
              <w:rPr>
                <w:rFonts w:asciiTheme="majorHAnsi" w:eastAsia="Times New Roman" w:hAnsiTheme="majorHAnsi" w:cstheme="majorHAnsi"/>
                <w:color w:val="000000"/>
                <w:sz w:val="18"/>
                <w:szCs w:val="18"/>
              </w:rPr>
              <w:t>mol/kg</w:t>
            </w:r>
            <w:r w:rsidR="00EB16F4" w:rsidRPr="008D00B4">
              <w:rPr>
                <w:rFonts w:asciiTheme="majorHAnsi" w:eastAsia="Times New Roman" w:hAnsiTheme="majorHAnsi" w:cstheme="majorHAnsi"/>
                <w:color w:val="000000"/>
                <w:sz w:val="18"/>
                <w:szCs w:val="18"/>
              </w:rPr>
              <w:t>)</w:t>
            </w:r>
            <w:r w:rsidR="00EB16F4">
              <w:rPr>
                <w:rFonts w:asciiTheme="majorHAnsi" w:eastAsia="Times New Roman" w:hAnsiTheme="majorHAnsi" w:cstheme="majorHAnsi"/>
                <w:color w:val="000000"/>
                <w:sz w:val="18"/>
                <w:szCs w:val="18"/>
                <w:vertAlign w:val="superscript"/>
              </w:rPr>
              <w:t>a</w:t>
            </w:r>
          </w:p>
        </w:tc>
        <w:tc>
          <w:tcPr>
            <w:tcW w:w="1285" w:type="dxa"/>
            <w:tcBorders>
              <w:top w:val="single" w:sz="4" w:space="0" w:color="auto"/>
              <w:left w:val="nil"/>
              <w:bottom w:val="single" w:sz="4" w:space="0" w:color="auto"/>
              <w:right w:val="nil"/>
            </w:tcBorders>
            <w:shd w:val="clear" w:color="000000" w:fill="auto"/>
            <w:vAlign w:val="center"/>
          </w:tcPr>
          <w:p w14:paraId="2B134DED" w14:textId="1051E49F"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sidRPr="008D00B4">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r>
              <w:rPr>
                <w:rFonts w:asciiTheme="majorHAnsi" w:eastAsia="Times New Roman" w:hAnsiTheme="majorHAnsi" w:cstheme="majorHAnsi"/>
                <w:color w:val="000000"/>
                <w:sz w:val="18"/>
                <w:szCs w:val="18"/>
              </w:rPr>
              <w:t>mol/kg</w:t>
            </w:r>
            <w:r w:rsidRPr="008D00B4">
              <w:rPr>
                <w:rFonts w:asciiTheme="majorHAnsi" w:eastAsia="Times New Roman" w:hAnsiTheme="majorHAnsi" w:cstheme="majorHAnsi"/>
                <w:color w:val="000000"/>
                <w:sz w:val="18"/>
                <w:szCs w:val="18"/>
              </w:rPr>
              <w:t>)</w:t>
            </w:r>
          </w:p>
        </w:tc>
        <w:tc>
          <w:tcPr>
            <w:tcW w:w="1450" w:type="dxa"/>
            <w:tcBorders>
              <w:top w:val="single" w:sz="4" w:space="0" w:color="auto"/>
              <w:left w:val="nil"/>
              <w:bottom w:val="single" w:sz="4" w:space="0" w:color="auto"/>
              <w:right w:val="nil"/>
            </w:tcBorders>
            <w:shd w:val="clear" w:color="000000" w:fill="auto"/>
            <w:vAlign w:val="center"/>
          </w:tcPr>
          <w:p w14:paraId="2B9D5CA5" w14:textId="3D89870E"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∑CO</w:t>
            </w:r>
            <w:r w:rsidRPr="008D00B4">
              <w:rPr>
                <w:rFonts w:asciiTheme="majorHAnsi" w:eastAsia="Times New Roman" w:hAnsiTheme="majorHAnsi" w:cstheme="majorHAnsi"/>
                <w:color w:val="000000"/>
                <w:sz w:val="18"/>
                <w:szCs w:val="18"/>
                <w:vertAlign w:val="subscript"/>
              </w:rPr>
              <w:t>2</w:t>
            </w:r>
            <w:r w:rsidRPr="008D00B4">
              <w:rPr>
                <w:rFonts w:asciiTheme="majorHAnsi" w:eastAsia="Times New Roman" w:hAnsiTheme="majorHAnsi" w:cstheme="majorHAnsi"/>
                <w:color w:val="000000"/>
                <w:sz w:val="18"/>
                <w:szCs w:val="18"/>
              </w:rPr>
              <w:t xml:space="preserve"> (mm</w:t>
            </w:r>
            <w:r>
              <w:rPr>
                <w:rFonts w:asciiTheme="majorHAnsi" w:eastAsia="Times New Roman" w:hAnsiTheme="majorHAnsi" w:cstheme="majorHAnsi"/>
                <w:color w:val="000000"/>
                <w:sz w:val="18"/>
                <w:szCs w:val="18"/>
              </w:rPr>
              <w:t>ol/kg</w:t>
            </w:r>
            <w:r w:rsidRPr="008D00B4">
              <w:rPr>
                <w:rFonts w:asciiTheme="majorHAnsi" w:eastAsia="Times New Roman" w:hAnsiTheme="majorHAnsi" w:cstheme="majorHAnsi"/>
                <w:color w:val="000000"/>
                <w:sz w:val="18"/>
                <w:szCs w:val="18"/>
              </w:rPr>
              <w:t>)</w:t>
            </w:r>
          </w:p>
        </w:tc>
        <w:tc>
          <w:tcPr>
            <w:tcW w:w="1052" w:type="dxa"/>
            <w:tcBorders>
              <w:top w:val="single" w:sz="4" w:space="0" w:color="auto"/>
              <w:left w:val="nil"/>
              <w:bottom w:val="single" w:sz="4" w:space="0" w:color="auto"/>
              <w:right w:val="nil"/>
            </w:tcBorders>
            <w:shd w:val="clear" w:color="000000" w:fill="auto"/>
            <w:vAlign w:val="center"/>
          </w:tcPr>
          <w:p w14:paraId="18310EF5" w14:textId="077159F3" w:rsidR="00EB16F4" w:rsidRPr="00C206F7" w:rsidRDefault="00EB16F4" w:rsidP="00C17FB7">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Pr>
                <w:rFonts w:asciiTheme="majorHAnsi" w:eastAsia="Times New Roman" w:hAnsiTheme="majorHAnsi" w:cstheme="majorHAnsi"/>
                <w:color w:val="000000"/>
                <w:sz w:val="18"/>
                <w:szCs w:val="18"/>
              </w:rPr>
              <w:t>/</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rPr>
              <w:t>C</w:t>
            </w:r>
            <w:r>
              <w:rPr>
                <w:rFonts w:asciiTheme="majorHAnsi" w:eastAsia="Times New Roman" w:hAnsiTheme="majorHAnsi" w:cstheme="majorHAnsi"/>
                <w:color w:val="000000"/>
                <w:sz w:val="18"/>
                <w:szCs w:val="18"/>
                <w:vertAlign w:val="subscript"/>
              </w:rPr>
              <w:t xml:space="preserve">2–4 </w:t>
            </w:r>
            <w:r>
              <w:rPr>
                <w:rFonts w:asciiTheme="majorHAnsi" w:eastAsia="Times New Roman" w:hAnsiTheme="majorHAnsi" w:cstheme="majorHAnsi"/>
                <w:color w:val="000000"/>
                <w:sz w:val="18"/>
                <w:szCs w:val="18"/>
                <w:vertAlign w:val="superscript"/>
              </w:rPr>
              <w:t>b</w:t>
            </w:r>
          </w:p>
        </w:tc>
        <w:tc>
          <w:tcPr>
            <w:tcW w:w="1430" w:type="dxa"/>
            <w:tcBorders>
              <w:top w:val="single" w:sz="4" w:space="0" w:color="auto"/>
              <w:left w:val="nil"/>
              <w:bottom w:val="single" w:sz="4" w:space="0" w:color="auto"/>
              <w:right w:val="nil"/>
            </w:tcBorders>
            <w:shd w:val="clear" w:color="000000" w:fill="auto"/>
            <w:vAlign w:val="center"/>
          </w:tcPr>
          <w:p w14:paraId="53519311" w14:textId="2E2B72D8" w:rsidR="00EB16F4" w:rsidRPr="00EB16F4" w:rsidRDefault="00EB16F4" w:rsidP="00C17FB7">
            <w:pPr>
              <w:tabs>
                <w:tab w:val="clear" w:pos="360"/>
                <w:tab w:val="clear" w:pos="720"/>
                <w:tab w:val="clear" w:pos="10080"/>
              </w:tabs>
              <w:spacing w:after="0" w:line="240" w:lineRule="auto"/>
              <w:ind w:right="20"/>
              <w:jc w:val="center"/>
              <w:rPr>
                <w:sz w:val="18"/>
                <w:szCs w:val="18"/>
              </w:rPr>
            </w:pPr>
            <w:r w:rsidRPr="008D00B4">
              <w:rPr>
                <w:rFonts w:asciiTheme="majorHAnsi" w:eastAsia="Times New Roman" w:hAnsiTheme="majorHAnsi" w:cstheme="majorHAnsi"/>
                <w:color w:val="000000"/>
                <w:sz w:val="18"/>
                <w:szCs w:val="18"/>
              </w:rPr>
              <w:t>∑</w:t>
            </w:r>
            <w:r>
              <w:rPr>
                <w:sz w:val="18"/>
                <w:szCs w:val="18"/>
              </w:rPr>
              <w:t>H</w:t>
            </w:r>
            <w:r>
              <w:rPr>
                <w:sz w:val="18"/>
                <w:szCs w:val="18"/>
                <w:vertAlign w:val="subscript"/>
              </w:rPr>
              <w:t>2</w:t>
            </w:r>
            <w:r>
              <w:rPr>
                <w:sz w:val="18"/>
                <w:szCs w:val="18"/>
              </w:rPr>
              <w:t>S (mmol/kg)</w:t>
            </w:r>
          </w:p>
        </w:tc>
        <w:tc>
          <w:tcPr>
            <w:tcW w:w="1165" w:type="dxa"/>
            <w:tcBorders>
              <w:top w:val="single" w:sz="4" w:space="0" w:color="auto"/>
              <w:left w:val="nil"/>
              <w:bottom w:val="single" w:sz="4" w:space="0" w:color="auto"/>
              <w:right w:val="nil"/>
            </w:tcBorders>
            <w:shd w:val="clear" w:color="000000" w:fill="auto"/>
            <w:vAlign w:val="center"/>
          </w:tcPr>
          <w:p w14:paraId="09A94C1F" w14:textId="0BA6C936" w:rsidR="00EB16F4" w:rsidRPr="008D00B4" w:rsidRDefault="00EB16F4" w:rsidP="00EB16F4">
            <w:pPr>
              <w:tabs>
                <w:tab w:val="clear" w:pos="360"/>
                <w:tab w:val="clear" w:pos="720"/>
                <w:tab w:val="clear" w:pos="10080"/>
              </w:tabs>
              <w:spacing w:after="0" w:line="240" w:lineRule="auto"/>
              <w:ind w:right="20"/>
              <w:jc w:val="center"/>
              <w:rPr>
                <w:rFonts w:asciiTheme="majorHAnsi" w:eastAsia="Times New Roman" w:hAnsiTheme="majorHAnsi" w:cstheme="majorHAnsi"/>
                <w:bCs/>
                <w:sz w:val="18"/>
                <w:szCs w:val="18"/>
              </w:rPr>
            </w:pPr>
            <w:r w:rsidRPr="008D00B4">
              <w:rPr>
                <w:rFonts w:asciiTheme="majorHAnsi" w:eastAsia="Times New Roman" w:hAnsiTheme="majorHAnsi" w:cstheme="majorHAnsi"/>
                <w:bCs/>
                <w:sz w:val="18"/>
                <w:szCs w:val="18"/>
              </w:rPr>
              <w:t>p</w:t>
            </w:r>
            <w:r>
              <w:rPr>
                <w:rFonts w:asciiTheme="majorHAnsi" w:eastAsia="Times New Roman" w:hAnsiTheme="majorHAnsi" w:cstheme="majorHAnsi"/>
                <w:bCs/>
                <w:sz w:val="18"/>
                <w:szCs w:val="18"/>
              </w:rPr>
              <w:t xml:space="preserve">D (25 </w:t>
            </w:r>
            <w:r w:rsidRPr="00DE3D92">
              <w:rPr>
                <w:rFonts w:asciiTheme="majorHAnsi" w:eastAsia="Times New Roman" w:hAnsiTheme="majorHAnsi" w:cstheme="majorHAnsi"/>
                <w:bCs/>
                <w:sz w:val="18"/>
                <w:szCs w:val="18"/>
              </w:rPr>
              <w:t>°C</w:t>
            </w:r>
            <w:r>
              <w:rPr>
                <w:rFonts w:asciiTheme="majorHAnsi" w:eastAsia="Times New Roman" w:hAnsiTheme="majorHAnsi" w:cstheme="majorHAnsi"/>
                <w:bCs/>
                <w:sz w:val="18"/>
                <w:szCs w:val="18"/>
              </w:rPr>
              <w:t>)</w:t>
            </w:r>
            <w:r>
              <w:rPr>
                <w:rFonts w:asciiTheme="majorHAnsi" w:eastAsia="Times New Roman" w:hAnsiTheme="majorHAnsi" w:cstheme="majorHAnsi"/>
                <w:bCs/>
                <w:sz w:val="18"/>
                <w:szCs w:val="18"/>
                <w:vertAlign w:val="superscript"/>
              </w:rPr>
              <w:t>c</w:t>
            </w:r>
          </w:p>
        </w:tc>
      </w:tr>
      <w:tr w:rsidR="00EB16F4" w:rsidRPr="008D00B4" w14:paraId="7DEDC478" w14:textId="3ED9EC1F" w:rsidTr="00EB16F4">
        <w:trPr>
          <w:trHeight w:val="324"/>
        </w:trPr>
        <w:tc>
          <w:tcPr>
            <w:tcW w:w="8042" w:type="dxa"/>
            <w:gridSpan w:val="7"/>
            <w:tcBorders>
              <w:top w:val="single" w:sz="4" w:space="0" w:color="auto"/>
              <w:left w:val="nil"/>
              <w:right w:val="nil"/>
            </w:tcBorders>
            <w:shd w:val="clear" w:color="EBF1DE" w:fill="auto"/>
            <w:vAlign w:val="center"/>
          </w:tcPr>
          <w:p w14:paraId="0A34A5F0" w14:textId="188165CA" w:rsidR="00EB16F4" w:rsidRPr="008D00B4" w:rsidRDefault="00EB16F4" w:rsidP="00DE3D92">
            <w:pPr>
              <w:tabs>
                <w:tab w:val="clear" w:pos="360"/>
                <w:tab w:val="clear" w:pos="720"/>
                <w:tab w:val="clear" w:pos="10080"/>
              </w:tabs>
              <w:spacing w:after="0" w:line="240" w:lineRule="auto"/>
              <w:ind w:right="24"/>
              <w:rPr>
                <w:sz w:val="18"/>
                <w:szCs w:val="18"/>
              </w:rPr>
            </w:pPr>
            <w:r>
              <w:rPr>
                <w:rFonts w:asciiTheme="majorHAnsi" w:eastAsia="Times New Roman" w:hAnsiTheme="majorHAnsi" w:cstheme="majorHAnsi"/>
                <w:bCs/>
                <w:i/>
                <w:sz w:val="18"/>
                <w:szCs w:val="18"/>
              </w:rPr>
              <w:t xml:space="preserve">Experiment begun with 52.6 g of fluid at temperature of 200 </w:t>
            </w:r>
            <w:r w:rsidRPr="005708B2">
              <w:rPr>
                <w:rFonts w:asciiTheme="majorHAnsi" w:eastAsia="Times New Roman" w:hAnsiTheme="majorHAnsi" w:cstheme="majorHAnsi"/>
                <w:bCs/>
                <w:i/>
                <w:sz w:val="18"/>
                <w:szCs w:val="18"/>
              </w:rPr>
              <w:t>°C</w:t>
            </w:r>
          </w:p>
        </w:tc>
        <w:tc>
          <w:tcPr>
            <w:tcW w:w="1165" w:type="dxa"/>
            <w:tcBorders>
              <w:top w:val="single" w:sz="4" w:space="0" w:color="auto"/>
              <w:left w:val="nil"/>
              <w:right w:val="nil"/>
            </w:tcBorders>
            <w:shd w:val="clear" w:color="EBF1DE" w:fill="auto"/>
            <w:vAlign w:val="center"/>
          </w:tcPr>
          <w:p w14:paraId="49443734" w14:textId="77777777" w:rsidR="00EB16F4" w:rsidRDefault="00EB16F4" w:rsidP="00EB16F4">
            <w:pPr>
              <w:tabs>
                <w:tab w:val="clear" w:pos="360"/>
                <w:tab w:val="clear" w:pos="720"/>
                <w:tab w:val="clear" w:pos="10080"/>
              </w:tabs>
              <w:spacing w:after="0" w:line="240" w:lineRule="auto"/>
              <w:ind w:right="24"/>
              <w:jc w:val="center"/>
              <w:rPr>
                <w:rFonts w:asciiTheme="majorHAnsi" w:eastAsia="Times New Roman" w:hAnsiTheme="majorHAnsi" w:cstheme="majorHAnsi"/>
                <w:bCs/>
                <w:i/>
                <w:sz w:val="18"/>
                <w:szCs w:val="18"/>
              </w:rPr>
            </w:pPr>
          </w:p>
        </w:tc>
      </w:tr>
      <w:tr w:rsidR="00EB16F4" w:rsidRPr="008D00B4" w14:paraId="7277B99B" w14:textId="5906ACD7" w:rsidTr="00EB16F4">
        <w:trPr>
          <w:trHeight w:val="324"/>
        </w:trPr>
        <w:tc>
          <w:tcPr>
            <w:tcW w:w="864" w:type="dxa"/>
            <w:tcBorders>
              <w:left w:val="nil"/>
              <w:right w:val="nil"/>
            </w:tcBorders>
            <w:shd w:val="clear" w:color="EBF1DE" w:fill="auto"/>
            <w:vAlign w:val="center"/>
          </w:tcPr>
          <w:p w14:paraId="5A6D7408" w14:textId="372AB3E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w:t>
            </w:r>
          </w:p>
        </w:tc>
        <w:tc>
          <w:tcPr>
            <w:tcW w:w="796" w:type="dxa"/>
            <w:tcBorders>
              <w:left w:val="nil"/>
              <w:right w:val="nil"/>
            </w:tcBorders>
            <w:shd w:val="clear" w:color="EBF1DE" w:fill="auto"/>
            <w:noWrap/>
            <w:vAlign w:val="center"/>
          </w:tcPr>
          <w:p w14:paraId="34094F2B" w14:textId="1C00FD0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w:t>
            </w:r>
          </w:p>
        </w:tc>
        <w:tc>
          <w:tcPr>
            <w:tcW w:w="1165" w:type="dxa"/>
            <w:tcBorders>
              <w:left w:val="nil"/>
              <w:right w:val="nil"/>
            </w:tcBorders>
            <w:shd w:val="clear" w:color="EBF1DE" w:fill="auto"/>
            <w:vAlign w:val="center"/>
          </w:tcPr>
          <w:p w14:paraId="0BDBE8EB" w14:textId="6B2CAC08" w:rsidR="00EB16F4" w:rsidRPr="005708B2" w:rsidRDefault="006B6C24" w:rsidP="00496CFE">
            <w:pPr>
              <w:tabs>
                <w:tab w:val="clear" w:pos="360"/>
                <w:tab w:val="clear" w:pos="720"/>
                <w:tab w:val="clear" w:pos="10080"/>
              </w:tabs>
              <w:spacing w:after="0" w:line="240" w:lineRule="auto"/>
              <w:ind w:right="42"/>
              <w:jc w:val="center"/>
              <w:rPr>
                <w:sz w:val="18"/>
                <w:szCs w:val="18"/>
              </w:rPr>
            </w:pPr>
            <w:r>
              <w:rPr>
                <w:sz w:val="18"/>
                <w:szCs w:val="18"/>
              </w:rPr>
              <w:t>BDL (&lt;13</w:t>
            </w:r>
            <w:r w:rsidR="00EB16F4">
              <w:rPr>
                <w:sz w:val="18"/>
                <w:szCs w:val="18"/>
              </w:rPr>
              <w:t>)</w:t>
            </w:r>
          </w:p>
        </w:tc>
        <w:tc>
          <w:tcPr>
            <w:tcW w:w="1285" w:type="dxa"/>
            <w:tcBorders>
              <w:left w:val="nil"/>
              <w:right w:val="nil"/>
            </w:tcBorders>
            <w:shd w:val="clear" w:color="EBF1DE" w:fill="auto"/>
            <w:vAlign w:val="center"/>
          </w:tcPr>
          <w:p w14:paraId="0E832B48" w14:textId="0DFCA697"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1.2</w:t>
            </w:r>
          </w:p>
        </w:tc>
        <w:tc>
          <w:tcPr>
            <w:tcW w:w="1450" w:type="dxa"/>
            <w:tcBorders>
              <w:left w:val="nil"/>
              <w:right w:val="nil"/>
            </w:tcBorders>
            <w:shd w:val="clear" w:color="EBF1DE" w:fill="auto"/>
            <w:vAlign w:val="center"/>
          </w:tcPr>
          <w:p w14:paraId="7735C572" w14:textId="14979175"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4.8</w:t>
            </w:r>
          </w:p>
        </w:tc>
        <w:tc>
          <w:tcPr>
            <w:tcW w:w="1052" w:type="dxa"/>
            <w:tcBorders>
              <w:left w:val="nil"/>
              <w:right w:val="nil"/>
            </w:tcBorders>
            <w:shd w:val="clear" w:color="EBF1DE" w:fill="auto"/>
            <w:vAlign w:val="center"/>
          </w:tcPr>
          <w:p w14:paraId="30E78372" w14:textId="2B1CE85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0.78</w:t>
            </w:r>
          </w:p>
        </w:tc>
        <w:tc>
          <w:tcPr>
            <w:tcW w:w="1430" w:type="dxa"/>
            <w:tcBorders>
              <w:left w:val="nil"/>
              <w:right w:val="nil"/>
            </w:tcBorders>
            <w:shd w:val="clear" w:color="EBF1DE" w:fill="auto"/>
            <w:vAlign w:val="center"/>
          </w:tcPr>
          <w:p w14:paraId="340AF9D7" w14:textId="31EC3241"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021A3F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C695A2F" w14:textId="559C6890" w:rsidTr="00EB16F4">
        <w:trPr>
          <w:trHeight w:val="324"/>
        </w:trPr>
        <w:tc>
          <w:tcPr>
            <w:tcW w:w="864" w:type="dxa"/>
            <w:tcBorders>
              <w:left w:val="nil"/>
              <w:right w:val="nil"/>
            </w:tcBorders>
            <w:shd w:val="clear" w:color="EBF1DE" w:fill="auto"/>
            <w:vAlign w:val="center"/>
          </w:tcPr>
          <w:p w14:paraId="1897D308" w14:textId="7C445D4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w:t>
            </w:r>
          </w:p>
        </w:tc>
        <w:tc>
          <w:tcPr>
            <w:tcW w:w="796" w:type="dxa"/>
            <w:tcBorders>
              <w:left w:val="nil"/>
              <w:right w:val="nil"/>
            </w:tcBorders>
            <w:shd w:val="clear" w:color="EBF1DE" w:fill="auto"/>
            <w:noWrap/>
            <w:vAlign w:val="center"/>
          </w:tcPr>
          <w:p w14:paraId="13879E8B" w14:textId="6CF8700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164</w:t>
            </w:r>
          </w:p>
        </w:tc>
        <w:tc>
          <w:tcPr>
            <w:tcW w:w="1165" w:type="dxa"/>
            <w:tcBorders>
              <w:left w:val="nil"/>
              <w:right w:val="nil"/>
            </w:tcBorders>
            <w:shd w:val="clear" w:color="EBF1DE" w:fill="auto"/>
            <w:vAlign w:val="center"/>
          </w:tcPr>
          <w:p w14:paraId="4280E74C" w14:textId="78261796" w:rsidR="00EB16F4" w:rsidRPr="005708B2" w:rsidRDefault="006B6C24" w:rsidP="00496CFE">
            <w:pPr>
              <w:tabs>
                <w:tab w:val="clear" w:pos="360"/>
                <w:tab w:val="clear" w:pos="720"/>
                <w:tab w:val="clear" w:pos="10080"/>
              </w:tabs>
              <w:spacing w:after="0" w:line="240" w:lineRule="auto"/>
              <w:ind w:right="42"/>
              <w:jc w:val="center"/>
              <w:rPr>
                <w:sz w:val="18"/>
                <w:szCs w:val="18"/>
              </w:rPr>
            </w:pPr>
            <w:r>
              <w:rPr>
                <w:sz w:val="18"/>
                <w:szCs w:val="18"/>
              </w:rPr>
              <w:t>BDL (&lt;13</w:t>
            </w:r>
            <w:r w:rsidR="00EB16F4">
              <w:rPr>
                <w:sz w:val="18"/>
                <w:szCs w:val="18"/>
              </w:rPr>
              <w:t>)</w:t>
            </w:r>
          </w:p>
        </w:tc>
        <w:tc>
          <w:tcPr>
            <w:tcW w:w="1285" w:type="dxa"/>
            <w:tcBorders>
              <w:left w:val="nil"/>
              <w:right w:val="nil"/>
            </w:tcBorders>
            <w:shd w:val="clear" w:color="EBF1DE" w:fill="auto"/>
            <w:vAlign w:val="center"/>
          </w:tcPr>
          <w:p w14:paraId="66361D5B" w14:textId="308FB2D1"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3.8</w:t>
            </w:r>
          </w:p>
        </w:tc>
        <w:tc>
          <w:tcPr>
            <w:tcW w:w="1450" w:type="dxa"/>
            <w:tcBorders>
              <w:left w:val="nil"/>
              <w:right w:val="nil"/>
            </w:tcBorders>
            <w:shd w:val="clear" w:color="EBF1DE" w:fill="auto"/>
            <w:vAlign w:val="center"/>
          </w:tcPr>
          <w:p w14:paraId="49BEA1C8" w14:textId="15B3F964"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10.8</w:t>
            </w:r>
          </w:p>
        </w:tc>
        <w:tc>
          <w:tcPr>
            <w:tcW w:w="1052" w:type="dxa"/>
            <w:tcBorders>
              <w:left w:val="nil"/>
              <w:right w:val="nil"/>
            </w:tcBorders>
            <w:shd w:val="clear" w:color="EBF1DE" w:fill="auto"/>
            <w:vAlign w:val="center"/>
          </w:tcPr>
          <w:p w14:paraId="1701D135" w14:textId="0F0A1C63"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68100904" w14:textId="61431F3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6C6445BC"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F5C4471" w14:textId="5DD42CF0" w:rsidTr="00EB16F4">
        <w:trPr>
          <w:trHeight w:val="324"/>
        </w:trPr>
        <w:tc>
          <w:tcPr>
            <w:tcW w:w="8042" w:type="dxa"/>
            <w:gridSpan w:val="7"/>
            <w:tcBorders>
              <w:left w:val="nil"/>
              <w:right w:val="nil"/>
            </w:tcBorders>
            <w:shd w:val="clear" w:color="000000" w:fill="auto"/>
            <w:vAlign w:val="center"/>
          </w:tcPr>
          <w:p w14:paraId="3328C5D0" w14:textId="6DCDB2EB"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Temperature raised to 300 </w:t>
            </w:r>
            <w:r w:rsidRPr="005708B2">
              <w:rPr>
                <w:i/>
                <w:sz w:val="18"/>
                <w:szCs w:val="18"/>
              </w:rPr>
              <w:t>°C</w:t>
            </w:r>
          </w:p>
        </w:tc>
        <w:tc>
          <w:tcPr>
            <w:tcW w:w="1165" w:type="dxa"/>
            <w:tcBorders>
              <w:left w:val="nil"/>
              <w:right w:val="nil"/>
            </w:tcBorders>
            <w:shd w:val="clear" w:color="000000" w:fill="auto"/>
            <w:vAlign w:val="center"/>
          </w:tcPr>
          <w:p w14:paraId="2FCCE5E7"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40BBA971" w14:textId="629CAC47" w:rsidTr="00EB16F4">
        <w:trPr>
          <w:trHeight w:val="324"/>
        </w:trPr>
        <w:tc>
          <w:tcPr>
            <w:tcW w:w="864" w:type="dxa"/>
            <w:tcBorders>
              <w:left w:val="nil"/>
              <w:right w:val="nil"/>
            </w:tcBorders>
            <w:shd w:val="clear" w:color="000000" w:fill="auto"/>
            <w:vAlign w:val="center"/>
          </w:tcPr>
          <w:p w14:paraId="00ABAEB6" w14:textId="0755C567"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3</w:t>
            </w:r>
          </w:p>
        </w:tc>
        <w:tc>
          <w:tcPr>
            <w:tcW w:w="796" w:type="dxa"/>
            <w:tcBorders>
              <w:left w:val="nil"/>
              <w:right w:val="nil"/>
            </w:tcBorders>
            <w:shd w:val="clear" w:color="000000" w:fill="auto"/>
            <w:noWrap/>
            <w:vAlign w:val="center"/>
          </w:tcPr>
          <w:p w14:paraId="555A1D29" w14:textId="11EE9F00"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191</w:t>
            </w:r>
          </w:p>
        </w:tc>
        <w:tc>
          <w:tcPr>
            <w:tcW w:w="1165" w:type="dxa"/>
            <w:tcBorders>
              <w:left w:val="nil"/>
              <w:right w:val="nil"/>
            </w:tcBorders>
            <w:shd w:val="clear" w:color="000000" w:fill="auto"/>
            <w:vAlign w:val="center"/>
          </w:tcPr>
          <w:p w14:paraId="193F2D65" w14:textId="3BC6B322"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98.0</w:t>
            </w:r>
          </w:p>
        </w:tc>
        <w:tc>
          <w:tcPr>
            <w:tcW w:w="1285" w:type="dxa"/>
            <w:tcBorders>
              <w:left w:val="nil"/>
              <w:right w:val="nil"/>
            </w:tcBorders>
            <w:shd w:val="clear" w:color="000000" w:fill="auto"/>
            <w:vAlign w:val="center"/>
          </w:tcPr>
          <w:p w14:paraId="27BD347D" w14:textId="13CBCC1A"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8.7</w:t>
            </w:r>
          </w:p>
        </w:tc>
        <w:tc>
          <w:tcPr>
            <w:tcW w:w="1450" w:type="dxa"/>
            <w:tcBorders>
              <w:left w:val="nil"/>
              <w:right w:val="nil"/>
            </w:tcBorders>
            <w:shd w:val="clear" w:color="000000" w:fill="auto"/>
            <w:vAlign w:val="center"/>
          </w:tcPr>
          <w:p w14:paraId="71856D93" w14:textId="34733A89"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21.9</w:t>
            </w:r>
          </w:p>
        </w:tc>
        <w:tc>
          <w:tcPr>
            <w:tcW w:w="1052" w:type="dxa"/>
            <w:tcBorders>
              <w:left w:val="nil"/>
              <w:right w:val="nil"/>
            </w:tcBorders>
            <w:shd w:val="clear" w:color="000000" w:fill="auto"/>
            <w:vAlign w:val="center"/>
          </w:tcPr>
          <w:p w14:paraId="20A1A65E" w14:textId="2E0D0755"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1.68</w:t>
            </w:r>
          </w:p>
        </w:tc>
        <w:tc>
          <w:tcPr>
            <w:tcW w:w="1430" w:type="dxa"/>
            <w:tcBorders>
              <w:left w:val="nil"/>
              <w:right w:val="nil"/>
            </w:tcBorders>
            <w:shd w:val="clear" w:color="000000" w:fill="auto"/>
            <w:vAlign w:val="center"/>
          </w:tcPr>
          <w:p w14:paraId="3F5AA0F9" w14:textId="18E9F154"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2F8A0612"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6B0C4F8" w14:textId="5D17B80E" w:rsidTr="00EB16F4">
        <w:trPr>
          <w:trHeight w:val="324"/>
        </w:trPr>
        <w:tc>
          <w:tcPr>
            <w:tcW w:w="864" w:type="dxa"/>
            <w:tcBorders>
              <w:left w:val="nil"/>
              <w:right w:val="nil"/>
            </w:tcBorders>
            <w:shd w:val="clear" w:color="EBF1DE" w:fill="auto"/>
            <w:vAlign w:val="center"/>
          </w:tcPr>
          <w:p w14:paraId="1AC65AFA" w14:textId="0082C6C8"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w:t>
            </w:r>
          </w:p>
        </w:tc>
        <w:tc>
          <w:tcPr>
            <w:tcW w:w="796" w:type="dxa"/>
            <w:tcBorders>
              <w:left w:val="nil"/>
              <w:right w:val="nil"/>
            </w:tcBorders>
            <w:shd w:val="clear" w:color="EBF1DE" w:fill="auto"/>
            <w:noWrap/>
            <w:vAlign w:val="center"/>
          </w:tcPr>
          <w:p w14:paraId="469CF818" w14:textId="0A56908E"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284</w:t>
            </w:r>
          </w:p>
        </w:tc>
        <w:tc>
          <w:tcPr>
            <w:tcW w:w="1165" w:type="dxa"/>
            <w:tcBorders>
              <w:left w:val="nil"/>
              <w:right w:val="nil"/>
            </w:tcBorders>
            <w:shd w:val="clear" w:color="EBF1DE" w:fill="auto"/>
            <w:vAlign w:val="center"/>
          </w:tcPr>
          <w:p w14:paraId="52CDB2DF" w14:textId="652FFEDD"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247</w:t>
            </w:r>
            <w:r w:rsidR="00E00DDE">
              <w:rPr>
                <w:sz w:val="18"/>
                <w:szCs w:val="18"/>
              </w:rPr>
              <w:t>  </w:t>
            </w:r>
          </w:p>
        </w:tc>
        <w:tc>
          <w:tcPr>
            <w:tcW w:w="1285" w:type="dxa"/>
            <w:tcBorders>
              <w:left w:val="nil"/>
              <w:right w:val="nil"/>
            </w:tcBorders>
            <w:shd w:val="clear" w:color="EBF1DE" w:fill="auto"/>
            <w:vAlign w:val="center"/>
          </w:tcPr>
          <w:p w14:paraId="3853FDD6" w14:textId="0C61C290"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235  </w:t>
            </w:r>
          </w:p>
        </w:tc>
        <w:tc>
          <w:tcPr>
            <w:tcW w:w="1450" w:type="dxa"/>
            <w:tcBorders>
              <w:left w:val="nil"/>
              <w:right w:val="nil"/>
            </w:tcBorders>
            <w:shd w:val="clear" w:color="EBF1DE" w:fill="auto"/>
            <w:vAlign w:val="center"/>
          </w:tcPr>
          <w:p w14:paraId="3E6115FB" w14:textId="43995F01"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45.8</w:t>
            </w:r>
          </w:p>
        </w:tc>
        <w:tc>
          <w:tcPr>
            <w:tcW w:w="1052" w:type="dxa"/>
            <w:tcBorders>
              <w:left w:val="nil"/>
              <w:right w:val="nil"/>
            </w:tcBorders>
            <w:shd w:val="clear" w:color="EBF1DE" w:fill="auto"/>
            <w:vAlign w:val="center"/>
          </w:tcPr>
          <w:p w14:paraId="4D9EDAA4" w14:textId="44DF263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1.30</w:t>
            </w:r>
          </w:p>
        </w:tc>
        <w:tc>
          <w:tcPr>
            <w:tcW w:w="1430" w:type="dxa"/>
            <w:tcBorders>
              <w:left w:val="nil"/>
              <w:right w:val="nil"/>
            </w:tcBorders>
            <w:shd w:val="clear" w:color="EBF1DE" w:fill="auto"/>
            <w:vAlign w:val="center"/>
          </w:tcPr>
          <w:p w14:paraId="75988E7C" w14:textId="395ED1A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1FCD0E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C15F92C" w14:textId="0AE7AD6D" w:rsidTr="00EB16F4">
        <w:trPr>
          <w:trHeight w:val="324"/>
        </w:trPr>
        <w:tc>
          <w:tcPr>
            <w:tcW w:w="864" w:type="dxa"/>
            <w:tcBorders>
              <w:left w:val="nil"/>
              <w:right w:val="nil"/>
            </w:tcBorders>
            <w:shd w:val="clear" w:color="000000" w:fill="auto"/>
            <w:vAlign w:val="center"/>
          </w:tcPr>
          <w:p w14:paraId="5F505A29" w14:textId="3410894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w:t>
            </w:r>
          </w:p>
        </w:tc>
        <w:tc>
          <w:tcPr>
            <w:tcW w:w="796" w:type="dxa"/>
            <w:tcBorders>
              <w:left w:val="nil"/>
              <w:right w:val="nil"/>
            </w:tcBorders>
            <w:shd w:val="clear" w:color="000000" w:fill="auto"/>
            <w:noWrap/>
            <w:vAlign w:val="center"/>
          </w:tcPr>
          <w:p w14:paraId="289FC74A" w14:textId="35F44AFD"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427</w:t>
            </w:r>
          </w:p>
        </w:tc>
        <w:tc>
          <w:tcPr>
            <w:tcW w:w="1165" w:type="dxa"/>
            <w:tcBorders>
              <w:left w:val="nil"/>
              <w:right w:val="nil"/>
            </w:tcBorders>
            <w:shd w:val="clear" w:color="000000" w:fill="auto"/>
            <w:vAlign w:val="center"/>
          </w:tcPr>
          <w:p w14:paraId="24BAC22C" w14:textId="0266BB1E"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392</w:t>
            </w:r>
            <w:r w:rsidR="00E00DDE">
              <w:rPr>
                <w:sz w:val="18"/>
                <w:szCs w:val="18"/>
              </w:rPr>
              <w:t>  </w:t>
            </w:r>
          </w:p>
        </w:tc>
        <w:tc>
          <w:tcPr>
            <w:tcW w:w="1285" w:type="dxa"/>
            <w:tcBorders>
              <w:left w:val="nil"/>
              <w:right w:val="nil"/>
            </w:tcBorders>
            <w:shd w:val="clear" w:color="000000" w:fill="auto"/>
            <w:vAlign w:val="center"/>
          </w:tcPr>
          <w:p w14:paraId="2BB7DE6A" w14:textId="1D71BB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396  </w:t>
            </w:r>
          </w:p>
        </w:tc>
        <w:tc>
          <w:tcPr>
            <w:tcW w:w="1450" w:type="dxa"/>
            <w:tcBorders>
              <w:left w:val="nil"/>
              <w:right w:val="nil"/>
            </w:tcBorders>
            <w:shd w:val="clear" w:color="000000" w:fill="auto"/>
            <w:vAlign w:val="center"/>
          </w:tcPr>
          <w:p w14:paraId="51BF9D92" w14:textId="6DDE7CE8"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65.5</w:t>
            </w:r>
          </w:p>
        </w:tc>
        <w:tc>
          <w:tcPr>
            <w:tcW w:w="1052" w:type="dxa"/>
            <w:tcBorders>
              <w:left w:val="nil"/>
              <w:right w:val="nil"/>
            </w:tcBorders>
            <w:shd w:val="clear" w:color="000000" w:fill="auto"/>
            <w:vAlign w:val="center"/>
          </w:tcPr>
          <w:p w14:paraId="6B6C763F" w14:textId="3FC9D9C2"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1.09</w:t>
            </w:r>
          </w:p>
        </w:tc>
        <w:tc>
          <w:tcPr>
            <w:tcW w:w="1430" w:type="dxa"/>
            <w:tcBorders>
              <w:left w:val="nil"/>
              <w:right w:val="nil"/>
            </w:tcBorders>
            <w:shd w:val="clear" w:color="000000" w:fill="auto"/>
            <w:vAlign w:val="center"/>
          </w:tcPr>
          <w:p w14:paraId="0B795CF3" w14:textId="674207C2"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74F4F15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CD3BFC9" w14:textId="73DC2A30" w:rsidTr="00EB16F4">
        <w:trPr>
          <w:trHeight w:val="324"/>
        </w:trPr>
        <w:tc>
          <w:tcPr>
            <w:tcW w:w="8042" w:type="dxa"/>
            <w:gridSpan w:val="7"/>
            <w:tcBorders>
              <w:left w:val="nil"/>
              <w:right w:val="nil"/>
            </w:tcBorders>
            <w:shd w:val="clear" w:color="EBF1DE" w:fill="auto"/>
            <w:vAlign w:val="center"/>
          </w:tcPr>
          <w:p w14:paraId="5B587D82" w14:textId="63C90AF2"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Injected ~18.3 g starting fluid and raised temperature to 325 </w:t>
            </w:r>
            <w:r w:rsidRPr="005708B2">
              <w:rPr>
                <w:i/>
                <w:sz w:val="18"/>
                <w:szCs w:val="18"/>
              </w:rPr>
              <w:t>°C</w:t>
            </w:r>
          </w:p>
        </w:tc>
        <w:tc>
          <w:tcPr>
            <w:tcW w:w="1165" w:type="dxa"/>
            <w:tcBorders>
              <w:left w:val="nil"/>
              <w:right w:val="nil"/>
            </w:tcBorders>
            <w:shd w:val="clear" w:color="EBF1DE" w:fill="auto"/>
            <w:vAlign w:val="center"/>
          </w:tcPr>
          <w:p w14:paraId="604B76A3"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184777D8" w14:textId="4A132727" w:rsidTr="00EB16F4">
        <w:trPr>
          <w:trHeight w:val="324"/>
        </w:trPr>
        <w:tc>
          <w:tcPr>
            <w:tcW w:w="864" w:type="dxa"/>
            <w:tcBorders>
              <w:left w:val="nil"/>
              <w:right w:val="nil"/>
            </w:tcBorders>
            <w:shd w:val="clear" w:color="EBF1DE" w:fill="auto"/>
            <w:vAlign w:val="center"/>
          </w:tcPr>
          <w:p w14:paraId="69D8C488" w14:textId="32B5CC1E"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w:t>
            </w:r>
          </w:p>
        </w:tc>
        <w:tc>
          <w:tcPr>
            <w:tcW w:w="796" w:type="dxa"/>
            <w:tcBorders>
              <w:left w:val="nil"/>
              <w:right w:val="nil"/>
            </w:tcBorders>
            <w:shd w:val="clear" w:color="EBF1DE" w:fill="auto"/>
            <w:noWrap/>
            <w:vAlign w:val="center"/>
          </w:tcPr>
          <w:p w14:paraId="3BF87FF4" w14:textId="77ED969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451</w:t>
            </w:r>
          </w:p>
        </w:tc>
        <w:tc>
          <w:tcPr>
            <w:tcW w:w="1165" w:type="dxa"/>
            <w:tcBorders>
              <w:left w:val="nil"/>
              <w:right w:val="nil"/>
            </w:tcBorders>
            <w:shd w:val="clear" w:color="EBF1DE" w:fill="auto"/>
            <w:vAlign w:val="center"/>
          </w:tcPr>
          <w:p w14:paraId="475198B8" w14:textId="4A44712F"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477</w:t>
            </w:r>
            <w:r w:rsidR="00E00DDE">
              <w:rPr>
                <w:sz w:val="18"/>
                <w:szCs w:val="18"/>
              </w:rPr>
              <w:t>  </w:t>
            </w:r>
          </w:p>
        </w:tc>
        <w:tc>
          <w:tcPr>
            <w:tcW w:w="1285" w:type="dxa"/>
            <w:tcBorders>
              <w:left w:val="nil"/>
              <w:right w:val="nil"/>
            </w:tcBorders>
            <w:shd w:val="clear" w:color="EBF1DE" w:fill="auto"/>
            <w:vAlign w:val="center"/>
          </w:tcPr>
          <w:p w14:paraId="205CA5F5" w14:textId="2F411E46"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319  </w:t>
            </w:r>
          </w:p>
        </w:tc>
        <w:tc>
          <w:tcPr>
            <w:tcW w:w="1450" w:type="dxa"/>
            <w:tcBorders>
              <w:left w:val="nil"/>
              <w:right w:val="nil"/>
            </w:tcBorders>
            <w:shd w:val="clear" w:color="EBF1DE" w:fill="auto"/>
            <w:vAlign w:val="center"/>
          </w:tcPr>
          <w:p w14:paraId="1D577D0D" w14:textId="0B6ABE6E"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44.7</w:t>
            </w:r>
          </w:p>
        </w:tc>
        <w:tc>
          <w:tcPr>
            <w:tcW w:w="1052" w:type="dxa"/>
            <w:tcBorders>
              <w:left w:val="nil"/>
              <w:right w:val="nil"/>
            </w:tcBorders>
            <w:shd w:val="clear" w:color="EBF1DE" w:fill="auto"/>
            <w:vAlign w:val="center"/>
          </w:tcPr>
          <w:p w14:paraId="4065156B" w14:textId="3DB3AFC8"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00F37E78"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BD1D823"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74A36E6F" w14:textId="1C5D8FCF" w:rsidTr="00EB16F4">
        <w:trPr>
          <w:trHeight w:val="324"/>
        </w:trPr>
        <w:tc>
          <w:tcPr>
            <w:tcW w:w="864" w:type="dxa"/>
            <w:tcBorders>
              <w:left w:val="nil"/>
              <w:right w:val="nil"/>
            </w:tcBorders>
            <w:shd w:val="clear" w:color="EBF1DE" w:fill="auto"/>
            <w:vAlign w:val="center"/>
          </w:tcPr>
          <w:p w14:paraId="02D6FBC7" w14:textId="03646B7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7</w:t>
            </w:r>
          </w:p>
        </w:tc>
        <w:tc>
          <w:tcPr>
            <w:tcW w:w="796" w:type="dxa"/>
            <w:tcBorders>
              <w:left w:val="nil"/>
              <w:right w:val="nil"/>
            </w:tcBorders>
            <w:shd w:val="clear" w:color="EBF1DE" w:fill="auto"/>
            <w:noWrap/>
            <w:vAlign w:val="center"/>
          </w:tcPr>
          <w:p w14:paraId="0C85BA2B" w14:textId="70B7E28B"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598</w:t>
            </w:r>
          </w:p>
        </w:tc>
        <w:tc>
          <w:tcPr>
            <w:tcW w:w="1165" w:type="dxa"/>
            <w:tcBorders>
              <w:left w:val="nil"/>
              <w:right w:val="nil"/>
            </w:tcBorders>
            <w:shd w:val="clear" w:color="EBF1DE" w:fill="auto"/>
            <w:vAlign w:val="center"/>
          </w:tcPr>
          <w:p w14:paraId="6888721C" w14:textId="2F848B58"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791</w:t>
            </w:r>
            <w:r w:rsidR="00E00DDE">
              <w:rPr>
                <w:sz w:val="18"/>
                <w:szCs w:val="18"/>
              </w:rPr>
              <w:t>  </w:t>
            </w:r>
          </w:p>
        </w:tc>
        <w:tc>
          <w:tcPr>
            <w:tcW w:w="1285" w:type="dxa"/>
            <w:tcBorders>
              <w:left w:val="nil"/>
              <w:right w:val="nil"/>
            </w:tcBorders>
            <w:shd w:val="clear" w:color="EBF1DE" w:fill="auto"/>
            <w:vAlign w:val="center"/>
          </w:tcPr>
          <w:p w14:paraId="558E9A6D" w14:textId="7033291C"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825  </w:t>
            </w:r>
          </w:p>
        </w:tc>
        <w:tc>
          <w:tcPr>
            <w:tcW w:w="1450" w:type="dxa"/>
            <w:tcBorders>
              <w:left w:val="nil"/>
              <w:right w:val="nil"/>
            </w:tcBorders>
            <w:shd w:val="clear" w:color="EBF1DE" w:fill="auto"/>
            <w:vAlign w:val="center"/>
          </w:tcPr>
          <w:p w14:paraId="1EC6D9D6" w14:textId="1918360A"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45.3</w:t>
            </w:r>
          </w:p>
        </w:tc>
        <w:tc>
          <w:tcPr>
            <w:tcW w:w="1052" w:type="dxa"/>
            <w:tcBorders>
              <w:left w:val="nil"/>
              <w:right w:val="nil"/>
            </w:tcBorders>
            <w:shd w:val="clear" w:color="EBF1DE" w:fill="auto"/>
            <w:vAlign w:val="center"/>
          </w:tcPr>
          <w:p w14:paraId="7F2EAC83" w14:textId="316B705C"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0.96</w:t>
            </w:r>
          </w:p>
        </w:tc>
        <w:tc>
          <w:tcPr>
            <w:tcW w:w="1430" w:type="dxa"/>
            <w:tcBorders>
              <w:left w:val="nil"/>
              <w:right w:val="nil"/>
            </w:tcBorders>
            <w:shd w:val="clear" w:color="EBF1DE" w:fill="auto"/>
            <w:vAlign w:val="center"/>
          </w:tcPr>
          <w:p w14:paraId="08D19CC4" w14:textId="063E0B9B"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4C62AA8D"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DBE8B40" w14:textId="0035BF77" w:rsidTr="00EB16F4">
        <w:trPr>
          <w:trHeight w:val="324"/>
        </w:trPr>
        <w:tc>
          <w:tcPr>
            <w:tcW w:w="8042" w:type="dxa"/>
            <w:gridSpan w:val="7"/>
            <w:tcBorders>
              <w:left w:val="nil"/>
              <w:right w:val="nil"/>
            </w:tcBorders>
            <w:shd w:val="clear" w:color="EBF1DE" w:fill="auto"/>
            <w:vAlign w:val="center"/>
          </w:tcPr>
          <w:p w14:paraId="303D60FD" w14:textId="5CE9D9F1"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Raised temperature to 350 </w:t>
            </w:r>
            <w:r w:rsidRPr="005708B2">
              <w:rPr>
                <w:i/>
                <w:sz w:val="18"/>
                <w:szCs w:val="18"/>
              </w:rPr>
              <w:t>°C</w:t>
            </w:r>
          </w:p>
        </w:tc>
        <w:tc>
          <w:tcPr>
            <w:tcW w:w="1165" w:type="dxa"/>
            <w:tcBorders>
              <w:left w:val="nil"/>
              <w:right w:val="nil"/>
            </w:tcBorders>
            <w:shd w:val="clear" w:color="EBF1DE" w:fill="auto"/>
            <w:vAlign w:val="center"/>
          </w:tcPr>
          <w:p w14:paraId="28FEDC59"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537E338C" w14:textId="54580AF0" w:rsidTr="00EB16F4">
        <w:trPr>
          <w:trHeight w:val="324"/>
        </w:trPr>
        <w:tc>
          <w:tcPr>
            <w:tcW w:w="864" w:type="dxa"/>
            <w:tcBorders>
              <w:left w:val="nil"/>
              <w:right w:val="nil"/>
            </w:tcBorders>
            <w:shd w:val="clear" w:color="EBF1DE" w:fill="auto"/>
            <w:vAlign w:val="center"/>
          </w:tcPr>
          <w:p w14:paraId="7E6D585A" w14:textId="6F4AAAA8" w:rsidR="00EB16F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w:t>
            </w:r>
          </w:p>
        </w:tc>
        <w:tc>
          <w:tcPr>
            <w:tcW w:w="796" w:type="dxa"/>
            <w:tcBorders>
              <w:left w:val="nil"/>
              <w:right w:val="nil"/>
            </w:tcBorders>
            <w:shd w:val="clear" w:color="EBF1DE" w:fill="auto"/>
            <w:noWrap/>
            <w:vAlign w:val="center"/>
          </w:tcPr>
          <w:p w14:paraId="43E38203" w14:textId="597AE2B5"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617</w:t>
            </w:r>
          </w:p>
        </w:tc>
        <w:tc>
          <w:tcPr>
            <w:tcW w:w="1165" w:type="dxa"/>
            <w:tcBorders>
              <w:left w:val="nil"/>
              <w:right w:val="nil"/>
            </w:tcBorders>
            <w:shd w:val="clear" w:color="EBF1DE" w:fill="auto"/>
            <w:vAlign w:val="center"/>
          </w:tcPr>
          <w:p w14:paraId="09FF76BF" w14:textId="7862D6FC"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969</w:t>
            </w:r>
            <w:r w:rsidR="00E00DDE">
              <w:rPr>
                <w:sz w:val="18"/>
                <w:szCs w:val="18"/>
              </w:rPr>
              <w:t>  </w:t>
            </w:r>
          </w:p>
        </w:tc>
        <w:tc>
          <w:tcPr>
            <w:tcW w:w="1285" w:type="dxa"/>
            <w:tcBorders>
              <w:left w:val="nil"/>
              <w:right w:val="nil"/>
            </w:tcBorders>
            <w:shd w:val="clear" w:color="EBF1DE" w:fill="auto"/>
            <w:vAlign w:val="center"/>
          </w:tcPr>
          <w:p w14:paraId="287B4612" w14:textId="5B9A3872" w:rsidR="00EB16F4" w:rsidRPr="006B295F" w:rsidRDefault="00EB16F4" w:rsidP="006B295F">
            <w:pPr>
              <w:tabs>
                <w:tab w:val="clear" w:pos="360"/>
                <w:tab w:val="clear" w:pos="720"/>
                <w:tab w:val="clear" w:pos="10080"/>
              </w:tabs>
              <w:spacing w:after="0" w:line="240" w:lineRule="auto"/>
              <w:ind w:right="288"/>
              <w:jc w:val="right"/>
              <w:rPr>
                <w:sz w:val="18"/>
                <w:szCs w:val="18"/>
                <w:vertAlign w:val="superscript"/>
              </w:rPr>
            </w:pPr>
            <w:r>
              <w:rPr>
                <w:sz w:val="18"/>
                <w:szCs w:val="18"/>
              </w:rPr>
              <w:t>1.32 </w:t>
            </w:r>
            <w:r w:rsidRPr="006B295F">
              <w:rPr>
                <w:sz w:val="18"/>
                <w:szCs w:val="18"/>
              </w:rPr>
              <w:t>×</w:t>
            </w:r>
            <w:r>
              <w:rPr>
                <w:sz w:val="18"/>
                <w:szCs w:val="18"/>
              </w:rPr>
              <w:t xml:space="preserve"> 10</w:t>
            </w:r>
            <w:r>
              <w:rPr>
                <w:sz w:val="18"/>
                <w:szCs w:val="18"/>
                <w:vertAlign w:val="superscript"/>
              </w:rPr>
              <w:t>3</w:t>
            </w:r>
          </w:p>
        </w:tc>
        <w:tc>
          <w:tcPr>
            <w:tcW w:w="1450" w:type="dxa"/>
            <w:tcBorders>
              <w:left w:val="nil"/>
              <w:right w:val="nil"/>
            </w:tcBorders>
            <w:shd w:val="clear" w:color="EBF1DE" w:fill="auto"/>
            <w:vAlign w:val="center"/>
          </w:tcPr>
          <w:p w14:paraId="1C3BDB5C" w14:textId="50DDDA53"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54.4</w:t>
            </w:r>
          </w:p>
        </w:tc>
        <w:tc>
          <w:tcPr>
            <w:tcW w:w="1052" w:type="dxa"/>
            <w:tcBorders>
              <w:left w:val="nil"/>
              <w:right w:val="nil"/>
            </w:tcBorders>
            <w:shd w:val="clear" w:color="EBF1DE" w:fill="auto"/>
            <w:vAlign w:val="center"/>
          </w:tcPr>
          <w:p w14:paraId="3F5B2274" w14:textId="01C2580F"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1.01</w:t>
            </w:r>
          </w:p>
        </w:tc>
        <w:tc>
          <w:tcPr>
            <w:tcW w:w="1430" w:type="dxa"/>
            <w:tcBorders>
              <w:left w:val="nil"/>
              <w:right w:val="nil"/>
            </w:tcBorders>
            <w:shd w:val="clear" w:color="EBF1DE" w:fill="auto"/>
            <w:vAlign w:val="center"/>
          </w:tcPr>
          <w:p w14:paraId="2645814D"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0A881C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2DE70B5" w14:textId="6B87EBBC" w:rsidTr="00EB16F4">
        <w:trPr>
          <w:trHeight w:val="324"/>
        </w:trPr>
        <w:tc>
          <w:tcPr>
            <w:tcW w:w="864" w:type="dxa"/>
            <w:tcBorders>
              <w:left w:val="nil"/>
              <w:bottom w:val="single" w:sz="4" w:space="0" w:color="auto"/>
              <w:right w:val="nil"/>
            </w:tcBorders>
            <w:shd w:val="clear" w:color="EBF1DE" w:fill="auto"/>
            <w:vAlign w:val="center"/>
          </w:tcPr>
          <w:p w14:paraId="4E9F1944" w14:textId="1E81EBF0"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9</w:t>
            </w:r>
          </w:p>
        </w:tc>
        <w:tc>
          <w:tcPr>
            <w:tcW w:w="796" w:type="dxa"/>
            <w:tcBorders>
              <w:left w:val="nil"/>
              <w:bottom w:val="single" w:sz="4" w:space="0" w:color="auto"/>
              <w:right w:val="nil"/>
            </w:tcBorders>
            <w:shd w:val="clear" w:color="EBF1DE" w:fill="auto"/>
            <w:noWrap/>
            <w:vAlign w:val="center"/>
          </w:tcPr>
          <w:p w14:paraId="489911E8" w14:textId="5A582F7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836</w:t>
            </w:r>
          </w:p>
        </w:tc>
        <w:tc>
          <w:tcPr>
            <w:tcW w:w="1165" w:type="dxa"/>
            <w:tcBorders>
              <w:left w:val="nil"/>
              <w:bottom w:val="single" w:sz="4" w:space="0" w:color="auto"/>
              <w:right w:val="nil"/>
            </w:tcBorders>
            <w:shd w:val="clear" w:color="EBF1DE" w:fill="auto"/>
            <w:vAlign w:val="center"/>
          </w:tcPr>
          <w:p w14:paraId="24B97318" w14:textId="38D76366"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1,110</w:t>
            </w:r>
            <w:r w:rsidR="00E00DDE">
              <w:rPr>
                <w:sz w:val="18"/>
                <w:szCs w:val="18"/>
              </w:rPr>
              <w:t>  </w:t>
            </w:r>
          </w:p>
        </w:tc>
        <w:tc>
          <w:tcPr>
            <w:tcW w:w="1285" w:type="dxa"/>
            <w:tcBorders>
              <w:left w:val="nil"/>
              <w:bottom w:val="single" w:sz="4" w:space="0" w:color="auto"/>
              <w:right w:val="nil"/>
            </w:tcBorders>
            <w:shd w:val="clear" w:color="EBF1DE" w:fill="auto"/>
            <w:vAlign w:val="center"/>
          </w:tcPr>
          <w:p w14:paraId="79812433" w14:textId="4E18A364"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3.47 </w:t>
            </w:r>
            <w:r w:rsidRPr="006B295F">
              <w:rPr>
                <w:sz w:val="18"/>
                <w:szCs w:val="18"/>
              </w:rPr>
              <w:t>×</w:t>
            </w:r>
            <w:r>
              <w:rPr>
                <w:sz w:val="18"/>
                <w:szCs w:val="18"/>
              </w:rPr>
              <w:t xml:space="preserve"> 10</w:t>
            </w:r>
            <w:r>
              <w:rPr>
                <w:sz w:val="18"/>
                <w:szCs w:val="18"/>
                <w:vertAlign w:val="superscript"/>
              </w:rPr>
              <w:t>3</w:t>
            </w:r>
          </w:p>
        </w:tc>
        <w:tc>
          <w:tcPr>
            <w:tcW w:w="1450" w:type="dxa"/>
            <w:tcBorders>
              <w:left w:val="nil"/>
              <w:bottom w:val="single" w:sz="4" w:space="0" w:color="auto"/>
              <w:right w:val="nil"/>
            </w:tcBorders>
            <w:shd w:val="clear" w:color="EBF1DE" w:fill="auto"/>
            <w:vAlign w:val="center"/>
          </w:tcPr>
          <w:p w14:paraId="3BFDA7E9" w14:textId="6A0D80EF"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51.2</w:t>
            </w:r>
          </w:p>
        </w:tc>
        <w:tc>
          <w:tcPr>
            <w:tcW w:w="1052" w:type="dxa"/>
            <w:tcBorders>
              <w:left w:val="nil"/>
              <w:bottom w:val="single" w:sz="4" w:space="0" w:color="auto"/>
              <w:right w:val="nil"/>
            </w:tcBorders>
            <w:shd w:val="clear" w:color="EBF1DE" w:fill="auto"/>
            <w:vAlign w:val="center"/>
          </w:tcPr>
          <w:p w14:paraId="098EDF06" w14:textId="17B8FABD"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bottom w:val="single" w:sz="4" w:space="0" w:color="auto"/>
              <w:right w:val="nil"/>
            </w:tcBorders>
            <w:shd w:val="clear" w:color="EBF1DE" w:fill="auto"/>
            <w:vAlign w:val="center"/>
          </w:tcPr>
          <w:p w14:paraId="4B30CFFC" w14:textId="55E59257" w:rsidR="00EB16F4" w:rsidRPr="005708B2" w:rsidRDefault="00EB16F4" w:rsidP="00763048">
            <w:pPr>
              <w:tabs>
                <w:tab w:val="clear" w:pos="360"/>
                <w:tab w:val="clear" w:pos="720"/>
                <w:tab w:val="clear" w:pos="10080"/>
              </w:tabs>
              <w:spacing w:after="0" w:line="240" w:lineRule="auto"/>
              <w:ind w:right="432"/>
              <w:jc w:val="right"/>
              <w:rPr>
                <w:sz w:val="18"/>
                <w:szCs w:val="18"/>
              </w:rPr>
            </w:pPr>
            <w:r>
              <w:rPr>
                <w:sz w:val="18"/>
                <w:szCs w:val="18"/>
              </w:rPr>
              <w:t>18.0</w:t>
            </w:r>
          </w:p>
        </w:tc>
        <w:tc>
          <w:tcPr>
            <w:tcW w:w="1165" w:type="dxa"/>
            <w:tcBorders>
              <w:left w:val="nil"/>
              <w:bottom w:val="single" w:sz="4" w:space="0" w:color="auto"/>
              <w:right w:val="nil"/>
            </w:tcBorders>
            <w:shd w:val="clear" w:color="EBF1DE" w:fill="auto"/>
            <w:vAlign w:val="center"/>
          </w:tcPr>
          <w:p w14:paraId="586B84D4" w14:textId="27CB2932" w:rsidR="00EB16F4" w:rsidRDefault="00EB16F4" w:rsidP="00EB16F4">
            <w:pPr>
              <w:tabs>
                <w:tab w:val="clear" w:pos="360"/>
                <w:tab w:val="clear" w:pos="720"/>
                <w:tab w:val="clear" w:pos="10080"/>
              </w:tabs>
              <w:spacing w:after="0" w:line="240" w:lineRule="auto"/>
              <w:ind w:right="432"/>
              <w:jc w:val="center"/>
              <w:rPr>
                <w:sz w:val="18"/>
                <w:szCs w:val="18"/>
              </w:rPr>
            </w:pPr>
            <w:r>
              <w:rPr>
                <w:sz w:val="18"/>
                <w:szCs w:val="18"/>
              </w:rPr>
              <w:t>5.90</w:t>
            </w:r>
          </w:p>
        </w:tc>
      </w:tr>
    </w:tbl>
    <w:p w14:paraId="3A96B8CE" w14:textId="77777777" w:rsidR="001E5807" w:rsidRPr="008D00B4" w:rsidRDefault="001E5807" w:rsidP="00BC188A">
      <w:pPr>
        <w:spacing w:after="0"/>
        <w:rPr>
          <w:sz w:val="20"/>
        </w:rPr>
      </w:pPr>
    </w:p>
    <w:p w14:paraId="433C83A3" w14:textId="607D4B18" w:rsidR="001E5807" w:rsidRPr="008D00B4" w:rsidRDefault="001E5807" w:rsidP="00BC188A">
      <w:pPr>
        <w:spacing w:after="0"/>
        <w:rPr>
          <w:sz w:val="20"/>
        </w:rPr>
      </w:pPr>
      <w:r w:rsidRPr="008D00B4">
        <w:rPr>
          <w:sz w:val="20"/>
        </w:rPr>
        <w:t>Analytical uncertainties (2</w:t>
      </w:r>
      <w:r w:rsidR="00476060" w:rsidRPr="008D00B4">
        <w:rPr>
          <w:i/>
          <w:sz w:val="20"/>
        </w:rPr>
        <w:t>s</w:t>
      </w:r>
      <w:r w:rsidRPr="008D00B4">
        <w:rPr>
          <w:sz w:val="20"/>
        </w:rPr>
        <w:t xml:space="preserve">) are ±2 °C for </w:t>
      </w:r>
      <w:r w:rsidRPr="008D00B4">
        <w:rPr>
          <w:i/>
          <w:sz w:val="20"/>
        </w:rPr>
        <w:t>T</w:t>
      </w:r>
      <w:r w:rsidR="00BC4AF7">
        <w:rPr>
          <w:sz w:val="20"/>
        </w:rPr>
        <w:t xml:space="preserve">; ±10% for </w:t>
      </w:r>
      <w:r w:rsidR="007F59B2">
        <w:rPr>
          <w:sz w:val="20"/>
        </w:rPr>
        <w:t>H</w:t>
      </w:r>
      <w:r w:rsidRPr="008D00B4">
        <w:rPr>
          <w:sz w:val="20"/>
          <w:vertAlign w:val="subscript"/>
        </w:rPr>
        <w:t>2</w:t>
      </w:r>
      <w:r w:rsidR="00BC4AF7">
        <w:rPr>
          <w:sz w:val="20"/>
        </w:rPr>
        <w:t>;</w:t>
      </w:r>
      <w:r w:rsidR="00BC4AF7" w:rsidRPr="00BC4AF7">
        <w:rPr>
          <w:sz w:val="20"/>
        </w:rPr>
        <w:t xml:space="preserve"> </w:t>
      </w:r>
      <w:r w:rsidR="00BC4AF7">
        <w:rPr>
          <w:sz w:val="20"/>
        </w:rPr>
        <w:t>±5% for</w:t>
      </w:r>
      <w:r w:rsidRPr="008D00B4">
        <w:rPr>
          <w:sz w:val="20"/>
        </w:rPr>
        <w:t xml:space="preserve"> </w:t>
      </w:r>
      <w:r w:rsidR="00393B63" w:rsidRPr="008D00B4">
        <w:rPr>
          <w:sz w:val="20"/>
        </w:rPr>
        <w:t>∑</w:t>
      </w:r>
      <w:r w:rsidRPr="008D00B4">
        <w:rPr>
          <w:sz w:val="20"/>
        </w:rPr>
        <w:t>CO</w:t>
      </w:r>
      <w:r w:rsidRPr="008D00B4">
        <w:rPr>
          <w:sz w:val="20"/>
          <w:vertAlign w:val="subscript"/>
        </w:rPr>
        <w:t>2</w:t>
      </w:r>
      <w:r w:rsidRPr="008D00B4">
        <w:rPr>
          <w:sz w:val="20"/>
        </w:rPr>
        <w:t>, CH</w:t>
      </w:r>
      <w:r w:rsidRPr="008D00B4">
        <w:rPr>
          <w:sz w:val="20"/>
          <w:vertAlign w:val="subscript"/>
        </w:rPr>
        <w:t>4</w:t>
      </w:r>
      <w:r w:rsidR="00443CDE">
        <w:rPr>
          <w:sz w:val="20"/>
        </w:rPr>
        <w:t>, and C</w:t>
      </w:r>
      <w:r w:rsidR="00EF6D04">
        <w:rPr>
          <w:sz w:val="20"/>
          <w:vertAlign w:val="subscript"/>
        </w:rPr>
        <w:t>2</w:t>
      </w:r>
      <w:r w:rsidR="00443CDE">
        <w:rPr>
          <w:sz w:val="20"/>
        </w:rPr>
        <w:t xml:space="preserve"> </w:t>
      </w:r>
      <w:r w:rsidR="00EF6D04">
        <w:rPr>
          <w:sz w:val="20"/>
        </w:rPr>
        <w:t>to C</w:t>
      </w:r>
      <w:r w:rsidR="00EF6D04">
        <w:rPr>
          <w:sz w:val="20"/>
          <w:vertAlign w:val="subscript"/>
        </w:rPr>
        <w:t>4</w:t>
      </w:r>
      <w:r w:rsidR="00EF6D04">
        <w:rPr>
          <w:sz w:val="20"/>
        </w:rPr>
        <w:t xml:space="preserve"> </w:t>
      </w:r>
      <w:r w:rsidR="00443CDE">
        <w:rPr>
          <w:sz w:val="20"/>
        </w:rPr>
        <w:t>hydrocarbons</w:t>
      </w:r>
      <w:r w:rsidR="00EB16F4">
        <w:rPr>
          <w:sz w:val="20"/>
        </w:rPr>
        <w:t>, ±2</w:t>
      </w:r>
      <w:r w:rsidR="00EB16F4" w:rsidRPr="008D00B4">
        <w:rPr>
          <w:sz w:val="20"/>
        </w:rPr>
        <w:t>%</w:t>
      </w:r>
      <w:r w:rsidR="00EB16F4">
        <w:rPr>
          <w:sz w:val="20"/>
        </w:rPr>
        <w:t xml:space="preserve"> for </w:t>
      </w:r>
      <w:r w:rsidR="00EB16F4" w:rsidRPr="008D00B4">
        <w:rPr>
          <w:sz w:val="20"/>
        </w:rPr>
        <w:t>∑</w:t>
      </w:r>
      <w:r w:rsidR="00EB16F4">
        <w:rPr>
          <w:sz w:val="20"/>
        </w:rPr>
        <w:t>H</w:t>
      </w:r>
      <w:r w:rsidR="00EB16F4" w:rsidRPr="00EB16F4">
        <w:rPr>
          <w:sz w:val="20"/>
          <w:vertAlign w:val="subscript"/>
        </w:rPr>
        <w:t>2</w:t>
      </w:r>
      <w:r w:rsidR="00EB16F4">
        <w:rPr>
          <w:sz w:val="20"/>
        </w:rPr>
        <w:t>S</w:t>
      </w:r>
      <w:r w:rsidR="007832AC">
        <w:rPr>
          <w:sz w:val="20"/>
        </w:rPr>
        <w:t>; and ±0.05 units for pD.  Concentrations are</w:t>
      </w:r>
      <w:r w:rsidR="00EC66BE">
        <w:rPr>
          <w:sz w:val="20"/>
        </w:rPr>
        <w:t xml:space="preserve"> molar quantities</w:t>
      </w:r>
      <w:r w:rsidR="007832AC">
        <w:rPr>
          <w:sz w:val="20"/>
        </w:rPr>
        <w:t xml:space="preserve"> per kg fluid.</w:t>
      </w:r>
    </w:p>
    <w:p w14:paraId="0392E507" w14:textId="77777777" w:rsidR="001E5807" w:rsidRPr="008D00B4" w:rsidRDefault="001E5807" w:rsidP="00BC188A">
      <w:pPr>
        <w:spacing w:after="0"/>
        <w:rPr>
          <w:sz w:val="20"/>
        </w:rPr>
      </w:pPr>
    </w:p>
    <w:p w14:paraId="06F813A3" w14:textId="4BD4ABE2" w:rsidR="00740198" w:rsidRPr="00C17FB7" w:rsidRDefault="00C17FB7" w:rsidP="003C752A">
      <w:pPr>
        <w:spacing w:after="0"/>
        <w:rPr>
          <w:sz w:val="20"/>
        </w:rPr>
      </w:pPr>
      <w:r w:rsidRPr="008D00B4">
        <w:rPr>
          <w:sz w:val="20"/>
          <w:vertAlign w:val="superscript"/>
        </w:rPr>
        <w:t>a</w:t>
      </w:r>
      <w:r w:rsidRPr="008D00B4">
        <w:rPr>
          <w:sz w:val="20"/>
        </w:rPr>
        <w:t xml:space="preserve"> </w:t>
      </w:r>
      <w:r>
        <w:rPr>
          <w:sz w:val="20"/>
        </w:rPr>
        <w:t xml:space="preserve">Determined </w:t>
      </w:r>
      <w:r w:rsidR="000A538F">
        <w:rPr>
          <w:sz w:val="20"/>
        </w:rPr>
        <w:t>from thermal conductivity response</w:t>
      </w:r>
      <w:r>
        <w:rPr>
          <w:sz w:val="20"/>
        </w:rPr>
        <w:t xml:space="preserve"> calibrated against a known H</w:t>
      </w:r>
      <w:r>
        <w:rPr>
          <w:sz w:val="20"/>
          <w:vertAlign w:val="subscript"/>
        </w:rPr>
        <w:t>2</w:t>
      </w:r>
      <w:r>
        <w:rPr>
          <w:sz w:val="20"/>
        </w:rPr>
        <w:t xml:space="preserve"> standard</w:t>
      </w:r>
      <w:r w:rsidR="006B6C24">
        <w:rPr>
          <w:sz w:val="20"/>
        </w:rPr>
        <w:t>, and then multiplied by 1.35 to account for the difference in thermal conductivity between D</w:t>
      </w:r>
      <w:r w:rsidR="006B6C24">
        <w:rPr>
          <w:sz w:val="20"/>
          <w:vertAlign w:val="subscript"/>
        </w:rPr>
        <w:t>2</w:t>
      </w:r>
      <w:r w:rsidR="006B6C24">
        <w:rPr>
          <w:sz w:val="20"/>
        </w:rPr>
        <w:t xml:space="preserve"> and </w:t>
      </w:r>
      <w:r w:rsidR="00BC4AF7">
        <w:rPr>
          <w:sz w:val="20"/>
          <w:vertAlign w:val="superscript"/>
        </w:rPr>
        <w:t>1</w:t>
      </w:r>
      <w:r w:rsidR="006B6C24">
        <w:rPr>
          <w:sz w:val="20"/>
        </w:rPr>
        <w:t>H</w:t>
      </w:r>
      <w:r w:rsidR="006B6C24">
        <w:rPr>
          <w:sz w:val="20"/>
          <w:vertAlign w:val="subscript"/>
        </w:rPr>
        <w:t>2</w:t>
      </w:r>
      <w:r w:rsidR="006B6C24">
        <w:rPr>
          <w:sz w:val="20"/>
        </w:rPr>
        <w:t xml:space="preserve"> </w:t>
      </w:r>
      <w:r w:rsidR="00745DBD" w:rsidRPr="00745DBD">
        <w:rPr>
          <w:rFonts w:cs="Times New Roman"/>
          <w:sz w:val="20"/>
        </w:rPr>
        <w:t>(Saxena and Saxena, 1970; Whisnant et al., 2011)</w:t>
      </w:r>
      <w:r>
        <w:rPr>
          <w:sz w:val="20"/>
        </w:rPr>
        <w:t xml:space="preserve">.  </w:t>
      </w:r>
    </w:p>
    <w:p w14:paraId="247A5A91" w14:textId="4783135B" w:rsidR="00C17FB7" w:rsidRPr="00C206F7" w:rsidRDefault="00C17FB7" w:rsidP="003C752A">
      <w:pPr>
        <w:spacing w:after="0"/>
        <w:rPr>
          <w:sz w:val="20"/>
          <w:vertAlign w:val="subscript"/>
        </w:rPr>
      </w:pPr>
      <w:r>
        <w:rPr>
          <w:sz w:val="20"/>
          <w:vertAlign w:val="superscript"/>
        </w:rPr>
        <w:t>b</w:t>
      </w:r>
      <w:r w:rsidRPr="008D00B4">
        <w:rPr>
          <w:sz w:val="20"/>
        </w:rPr>
        <w:t xml:space="preserve"> </w:t>
      </w:r>
      <w:r>
        <w:rPr>
          <w:sz w:val="20"/>
        </w:rPr>
        <w:t xml:space="preserve">Calculated as the molar ratio of methane to the sum of ethane, propane, isobutane, and </w:t>
      </w:r>
      <w:r>
        <w:rPr>
          <w:i/>
          <w:sz w:val="20"/>
        </w:rPr>
        <w:t>n</w:t>
      </w:r>
      <w:r>
        <w:rPr>
          <w:sz w:val="20"/>
        </w:rPr>
        <w:t>-butane.</w:t>
      </w:r>
    </w:p>
    <w:p w14:paraId="341467B0" w14:textId="63573E4F" w:rsidR="00C206F7" w:rsidRPr="00DE3D92" w:rsidRDefault="00C17FB7" w:rsidP="00C206F7">
      <w:pPr>
        <w:spacing w:after="0"/>
        <w:rPr>
          <w:sz w:val="20"/>
        </w:rPr>
      </w:pPr>
      <w:r>
        <w:rPr>
          <w:sz w:val="20"/>
          <w:vertAlign w:val="superscript"/>
        </w:rPr>
        <w:t>c</w:t>
      </w:r>
      <w:r w:rsidR="00C206F7" w:rsidRPr="008D00B4">
        <w:rPr>
          <w:sz w:val="20"/>
        </w:rPr>
        <w:t xml:space="preserve"> </w:t>
      </w:r>
      <w:r w:rsidR="00C206F7">
        <w:rPr>
          <w:sz w:val="20"/>
        </w:rPr>
        <w:t>The listed pD value was calculated from pH measured with a glass electrode: pD = pH</w:t>
      </w:r>
      <w:r w:rsidR="00C206F7">
        <w:rPr>
          <w:sz w:val="20"/>
          <w:vertAlign w:val="subscript"/>
        </w:rPr>
        <w:t>measured</w:t>
      </w:r>
      <w:r w:rsidR="00D70667">
        <w:rPr>
          <w:sz w:val="20"/>
        </w:rPr>
        <w:t xml:space="preserve"> + 0.41 </w:t>
      </w:r>
      <w:r w:rsidR="00D70667" w:rsidRPr="00D70667">
        <w:rPr>
          <w:rFonts w:cs="Times New Roman"/>
          <w:sz w:val="20"/>
        </w:rPr>
        <w:t>(Glasoe and Long, 1960)</w:t>
      </w:r>
      <w:r w:rsidR="00C206F7">
        <w:rPr>
          <w:sz w:val="20"/>
        </w:rPr>
        <w:t>.</w:t>
      </w:r>
    </w:p>
    <w:p w14:paraId="063D51CE" w14:textId="7FE60E13" w:rsidR="00A83E9D" w:rsidRPr="00EE4727" w:rsidRDefault="000A6EAA" w:rsidP="00766C4C">
      <w:pPr>
        <w:spacing w:after="0"/>
        <w:rPr>
          <w:b/>
          <w:sz w:val="20"/>
        </w:rPr>
      </w:pPr>
      <w:r w:rsidRPr="008D00B4">
        <w:rPr>
          <w:sz w:val="20"/>
        </w:rPr>
        <w:t xml:space="preserve"> </w:t>
      </w:r>
    </w:p>
    <w:sectPr w:rsidR="00A83E9D" w:rsidRPr="00EE4727" w:rsidSect="001645B7">
      <w:pgSz w:w="12240" w:h="15840"/>
      <w:pgMar w:top="1440" w:right="1080" w:bottom="144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5D165" w14:textId="77777777" w:rsidR="00A41DFB" w:rsidRDefault="00A41DFB" w:rsidP="00F815F9">
      <w:pPr>
        <w:spacing w:after="0" w:line="240" w:lineRule="auto"/>
      </w:pPr>
      <w:r>
        <w:separator/>
      </w:r>
    </w:p>
  </w:endnote>
  <w:endnote w:type="continuationSeparator" w:id="0">
    <w:p w14:paraId="7FC3B909" w14:textId="77777777" w:rsidR="00A41DFB" w:rsidRDefault="00A41DFB" w:rsidP="00F815F9">
      <w:pPr>
        <w:spacing w:after="0" w:line="240" w:lineRule="auto"/>
      </w:pPr>
      <w:r>
        <w:continuationSeparator/>
      </w:r>
    </w:p>
  </w:endnote>
  <w:endnote w:type="continuationNotice" w:id="1">
    <w:p w14:paraId="6902FBBC" w14:textId="77777777" w:rsidR="00A41DFB" w:rsidRDefault="00A41D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579686"/>
      <w:docPartObj>
        <w:docPartGallery w:val="Page Numbers (Bottom of Page)"/>
        <w:docPartUnique/>
      </w:docPartObj>
    </w:sdtPr>
    <w:sdtEndPr>
      <w:rPr>
        <w:noProof/>
      </w:rPr>
    </w:sdtEndPr>
    <w:sdtContent>
      <w:p w14:paraId="40FCF1F0" w14:textId="4EFCBCB7" w:rsidR="00D24D5A" w:rsidRDefault="00D24D5A">
        <w:pPr>
          <w:pStyle w:val="Footer"/>
          <w:jc w:val="center"/>
        </w:pPr>
        <w:r>
          <w:fldChar w:fldCharType="begin"/>
        </w:r>
        <w:r>
          <w:instrText xml:space="preserve"> PAGE   \* MERGEFORMAT </w:instrText>
        </w:r>
        <w:r>
          <w:fldChar w:fldCharType="separate"/>
        </w:r>
        <w:r w:rsidR="001E2B19">
          <w:rPr>
            <w:noProof/>
          </w:rPr>
          <w:t>21</w:t>
        </w:r>
        <w:r>
          <w:rPr>
            <w:noProof/>
          </w:rPr>
          <w:fldChar w:fldCharType="end"/>
        </w:r>
      </w:p>
    </w:sdtContent>
  </w:sdt>
  <w:p w14:paraId="5290A8E7" w14:textId="77777777" w:rsidR="00D24D5A" w:rsidRDefault="00D24D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C2A5B" w14:textId="77777777" w:rsidR="00A41DFB" w:rsidRDefault="00A41DFB" w:rsidP="00F815F9">
      <w:pPr>
        <w:spacing w:after="0" w:line="240" w:lineRule="auto"/>
      </w:pPr>
      <w:r>
        <w:separator/>
      </w:r>
    </w:p>
  </w:footnote>
  <w:footnote w:type="continuationSeparator" w:id="0">
    <w:p w14:paraId="537978B9" w14:textId="77777777" w:rsidR="00A41DFB" w:rsidRDefault="00A41DFB" w:rsidP="00F815F9">
      <w:pPr>
        <w:spacing w:after="0" w:line="240" w:lineRule="auto"/>
      </w:pPr>
      <w:r>
        <w:continuationSeparator/>
      </w:r>
    </w:p>
  </w:footnote>
  <w:footnote w:type="continuationNotice" w:id="1">
    <w:p w14:paraId="404A2960" w14:textId="77777777" w:rsidR="00A41DFB" w:rsidRDefault="00A41DFB">
      <w:pPr>
        <w:spacing w:after="0" w:line="240" w:lineRule="auto"/>
      </w:pPr>
    </w:p>
  </w:footnote>
  <w:footnote w:id="2">
    <w:p w14:paraId="1EB7CE3B" w14:textId="5F32A230" w:rsidR="00D24D5A" w:rsidRDefault="00D24D5A">
      <w:pPr>
        <w:pStyle w:val="FootnoteText"/>
      </w:pPr>
      <w:r w:rsidRPr="0045429F">
        <w:rPr>
          <w:rStyle w:val="FootnoteReference"/>
        </w:rPr>
        <w:footnoteRef/>
      </w:r>
      <w:r>
        <w:t xml:space="preserve"> </w:t>
      </w:r>
      <w:r w:rsidRPr="00FD2D4B">
        <w:t>This deconvolution scheme has been used to derive concentrations of methane-</w:t>
      </w:r>
      <w:r w:rsidRPr="00C34299">
        <w:rPr>
          <w:i/>
        </w:rPr>
        <w:t>d</w:t>
      </w:r>
      <w:r w:rsidRPr="00FD2D4B">
        <w:t xml:space="preserve"> isotopologues from mass spectral data for a separate experimental exchange study</w:t>
      </w:r>
      <w:r>
        <w:t xml:space="preserve"> (A. Sattler, pers. comm.)</w:t>
      </w:r>
      <w:r w:rsidRPr="00FD2D4B">
        <w:t>.</w:t>
      </w:r>
    </w:p>
  </w:footnote>
  <w:footnote w:id="3">
    <w:p w14:paraId="090A66A5" w14:textId="56D2D285" w:rsidR="00D24D5A" w:rsidRDefault="00D24D5A">
      <w:pPr>
        <w:pStyle w:val="FootnoteText"/>
      </w:pPr>
      <w:r w:rsidRPr="0045429F">
        <w:rPr>
          <w:rStyle w:val="FootnoteReference"/>
        </w:rPr>
        <w:footnoteRef/>
      </w:r>
      <w:r>
        <w:t xml:space="preserve"> </w:t>
      </w:r>
      <w:r w:rsidRPr="00807EED">
        <w:t xml:space="preserve">Results of this experiment were first presented in </w:t>
      </w:r>
      <w:r>
        <w:t xml:space="preserve">the appendix of </w:t>
      </w:r>
      <w:r w:rsidRPr="00807EED">
        <w:t>a Ph.D. thesis</w:t>
      </w:r>
      <w:r>
        <w:t xml:space="preserve"> </w:t>
      </w:r>
      <w:r w:rsidRPr="006841FB">
        <w:rPr>
          <w:rFonts w:cs="Times New Roman"/>
        </w:rPr>
        <w:t>(Wang, 2017)</w:t>
      </w:r>
      <w:r w:rsidRPr="00807EED">
        <w:t>. T</w:t>
      </w:r>
      <w:r>
        <w:t>hat earlier</w:t>
      </w:r>
      <w:r w:rsidRPr="00807EED">
        <w:t xml:space="preserve"> </w:t>
      </w:r>
      <w:r>
        <w:t xml:space="preserve">analysis contained </w:t>
      </w:r>
      <w:r w:rsidRPr="00807EED">
        <w:t xml:space="preserve">a mathematical error </w:t>
      </w:r>
      <w:r>
        <w:t>(</w:t>
      </w:r>
      <w:r w:rsidRPr="00807EED">
        <w:t>neglected to divide by the relative peak areas of the pure isotopologue standards).  As a result</w:t>
      </w:r>
      <w:r>
        <w:t>, Fig. B.3 of that</w:t>
      </w:r>
      <w:r w:rsidRPr="00807EED">
        <w:t xml:space="preserve"> thesis appears different than </w:t>
      </w:r>
      <w:r w:rsidRPr="00ED6AD8">
        <w:rPr>
          <w:b/>
        </w:rPr>
        <w:t>Fig. </w:t>
      </w:r>
      <w:ins w:id="65" w:author="Wang, David" w:date="2022-06-21T13:05:00Z">
        <w:r w:rsidR="000F63F6">
          <w:rPr>
            <w:b/>
            <w:noProof/>
          </w:rPr>
          <w:t>4</w:t>
        </w:r>
      </w:ins>
      <w:del w:id="66" w:author="Wang, David" w:date="2022-06-21T13:05:00Z">
        <w:r w:rsidR="001E2B19" w:rsidDel="000F63F6">
          <w:rPr>
            <w:b/>
            <w:noProof/>
          </w:rPr>
          <w:delText>5</w:delText>
        </w:r>
      </w:del>
      <w:r>
        <w:t xml:space="preserve"> in this paper</w:t>
      </w:r>
      <w:r w:rsidRPr="00807EED">
        <w:t>.</w:t>
      </w:r>
    </w:p>
  </w:footnote>
  <w:footnote w:id="4">
    <w:p w14:paraId="6FACAB86" w14:textId="40D3D13F" w:rsidR="00864E41" w:rsidRDefault="00864E41" w:rsidP="00864E41">
      <w:pPr>
        <w:pStyle w:val="FootnoteText"/>
      </w:pPr>
      <w:ins w:id="85" w:author="Wang, David" w:date="2022-06-21T13:27:00Z">
        <w:r>
          <w:rPr>
            <w:rStyle w:val="FootnoteReference"/>
          </w:rPr>
          <w:footnoteRef/>
        </w:r>
        <w:r>
          <w:t xml:space="preserve"> </w:t>
        </w:r>
      </w:ins>
      <w:ins w:id="86" w:author="Wang, David" w:date="2022-06-21T13:28:00Z">
        <w:r>
          <w:t>While it is not an important factor in exchange between CH</w:t>
        </w:r>
        <w:r>
          <w:rPr>
            <w:vertAlign w:val="subscript"/>
          </w:rPr>
          <w:t>4</w:t>
        </w:r>
        <w:r>
          <w:t xml:space="preserve"> and D</w:t>
        </w:r>
        <w:r>
          <w:rPr>
            <w:vertAlign w:val="subscript"/>
          </w:rPr>
          <w:t>2</w:t>
        </w:r>
        <w:r>
          <w:t>O, t</w:t>
        </w:r>
      </w:ins>
      <w:ins w:id="87" w:author="Wang, David" w:date="2022-06-21T13:27:00Z">
        <w:r>
          <w:t>he source rock matrix is likely important as a catalyst for the exchange of kerogen-bound H with D</w:t>
        </w:r>
        <w:r w:rsidRPr="00864E41">
          <w:rPr>
            <w:vertAlign w:val="subscript"/>
            <w:rPrChange w:id="88" w:author="Wang, David" w:date="2022-06-21T13:27:00Z">
              <w:rPr/>
            </w:rPrChange>
          </w:rPr>
          <w:t>2</w:t>
        </w:r>
        <w:r>
          <w:t>O (prior to methane generation)</w:t>
        </w:r>
      </w:ins>
      <w:ins w:id="89" w:author="Wang, David" w:date="2022-06-21T13:28:00Z">
        <w:r>
          <w:t xml:space="preserve">, a process discussed in </w:t>
        </w:r>
        <w:r w:rsidRPr="00864E41">
          <w:t>§</w:t>
        </w:r>
        <w:r>
          <w:t>3.4.2</w:t>
        </w:r>
      </w:ins>
      <w:ins w:id="90" w:author="Wang, David" w:date="2022-06-21T13:29:00Z">
        <w:r w:rsidR="0056017A">
          <w:t xml:space="preserve"> and in Alexander et al. (1984)</w:t>
        </w:r>
      </w:ins>
      <w:ins w:id="91" w:author="Wang, David" w:date="2022-06-21T13:28:00Z">
        <w:r>
          <w:t>.</w:t>
        </w:r>
      </w:ins>
    </w:p>
  </w:footnote>
  <w:footnote w:id="5">
    <w:p w14:paraId="58F7CB32" w14:textId="2103485E" w:rsidR="00D24D5A" w:rsidRDefault="00D24D5A">
      <w:pPr>
        <w:pStyle w:val="FootnoteText"/>
      </w:pPr>
      <w:r w:rsidRPr="0045429F">
        <w:rPr>
          <w:rStyle w:val="FootnoteReference"/>
        </w:rPr>
        <w:footnoteRef/>
      </w:r>
      <w:r>
        <w:t xml:space="preserve"> </w:t>
      </w:r>
      <w:r w:rsidRPr="004476CF">
        <w:t xml:space="preserve">It is </w:t>
      </w:r>
      <w:r>
        <w:t>conceivable</w:t>
      </w:r>
      <w:r w:rsidRPr="004476CF">
        <w:t xml:space="preserve"> that the C</w:t>
      </w:r>
      <w:r w:rsidRPr="00673CE2">
        <w:rPr>
          <w:vertAlign w:val="superscript"/>
        </w:rPr>
        <w:t>1</w:t>
      </w:r>
      <w:r w:rsidRPr="004476CF">
        <w:t>H</w:t>
      </w:r>
      <w:r w:rsidRPr="004476CF">
        <w:rPr>
          <w:vertAlign w:val="subscript"/>
        </w:rPr>
        <w:t>4</w:t>
      </w:r>
      <w:r w:rsidRPr="004476CF">
        <w:t xml:space="preserve"> observed at time point #2 may have been </w:t>
      </w:r>
      <w:r>
        <w:t xml:space="preserve">gas originally present but </w:t>
      </w:r>
      <w:r w:rsidRPr="004476CF">
        <w:t>sorbed to a solid phase</w:t>
      </w:r>
      <w:r>
        <w:t xml:space="preserve"> at the start of the experiment</w:t>
      </w:r>
      <w:r w:rsidRPr="004476CF">
        <w:t xml:space="preserve"> and </w:t>
      </w:r>
      <w:r>
        <w:t xml:space="preserve">later </w:t>
      </w:r>
      <w:r w:rsidRPr="004476CF">
        <w:t>leached into the fluid, but we consider this unlikely because</w:t>
      </w:r>
      <w:r>
        <w:t xml:space="preserve"> Soxhlet extraction should have removed nearly all of the CH</w:t>
      </w:r>
      <w:r>
        <w:rPr>
          <w:vertAlign w:val="subscript"/>
        </w:rPr>
        <w:t>4</w:t>
      </w:r>
      <w:r>
        <w:t xml:space="preserve"> initially sorbed.  Furthermore,</w:t>
      </w:r>
      <w:r w:rsidRPr="004476CF">
        <w:t xml:space="preserve"> the concentration of methane tri</w:t>
      </w:r>
      <w:r>
        <w:t>pled between time points #1 (19 </w:t>
      </w:r>
      <w:r w:rsidRPr="004476CF">
        <w:t xml:space="preserve">h) and #2 (164 h).  Release of sorbed gases was probably nearly complete by 19 h.  </w:t>
      </w:r>
    </w:p>
  </w:footnote>
  <w:footnote w:id="6">
    <w:p w14:paraId="75595453" w14:textId="038FDFD7" w:rsidR="00D24D5A" w:rsidRDefault="00D24D5A" w:rsidP="000116DF">
      <w:pPr>
        <w:pStyle w:val="FootnoteText"/>
      </w:pPr>
      <w:r w:rsidRPr="0045429F">
        <w:rPr>
          <w:rStyle w:val="FootnoteReference"/>
        </w:rPr>
        <w:footnoteRef/>
      </w:r>
      <w:r>
        <w:t xml:space="preserve"> This might be verified by </w:t>
      </w:r>
      <w:r w:rsidRPr="00DC5227">
        <w:t xml:space="preserve">heating normal water </w:t>
      </w:r>
      <w:r>
        <w:t>(</w:t>
      </w:r>
      <w:r w:rsidRPr="00DC5227">
        <w:rPr>
          <w:vertAlign w:val="superscript"/>
        </w:rPr>
        <w:t>1</w:t>
      </w:r>
      <w:r>
        <w:t>H</w:t>
      </w:r>
      <w:r w:rsidRPr="00DC5227">
        <w:rPr>
          <w:vertAlign w:val="subscript"/>
        </w:rPr>
        <w:t>2</w:t>
      </w:r>
      <w:r>
        <w:t xml:space="preserve">O) </w:t>
      </w:r>
      <w:r w:rsidRPr="00DC5227">
        <w:t xml:space="preserve">in the presence of </w:t>
      </w:r>
      <w:r>
        <w:t xml:space="preserve">an initial charge of </w:t>
      </w:r>
      <w:r w:rsidRPr="00DC5227">
        <w:t>CD</w:t>
      </w:r>
      <w:r w:rsidRPr="00DC5227">
        <w:rPr>
          <w:vertAlign w:val="subscript"/>
        </w:rPr>
        <w:t>4</w:t>
      </w:r>
      <w:r w:rsidRPr="00DC5227">
        <w:t xml:space="preserve"> and monitoring </w:t>
      </w:r>
      <w:r>
        <w:t xml:space="preserve">for any </w:t>
      </w:r>
      <w:r w:rsidRPr="00DC5227">
        <w:t>increase in the δD value of water.</w:t>
      </w:r>
    </w:p>
  </w:footnote>
  <w:footnote w:id="7">
    <w:p w14:paraId="6F5106E4" w14:textId="7134CB72" w:rsidR="00D24D5A" w:rsidRPr="000D46E9" w:rsidRDefault="00D24D5A" w:rsidP="0099534A">
      <w:pPr>
        <w:pStyle w:val="FootnoteText"/>
      </w:pPr>
      <w:r w:rsidRPr="0045429F">
        <w:rPr>
          <w:rStyle w:val="FootnoteReference"/>
        </w:rPr>
        <w:footnoteRef/>
      </w:r>
      <w:r>
        <w:t xml:space="preserve"> Calculated as [CH</w:t>
      </w:r>
      <w:r>
        <w:rPr>
          <w:vertAlign w:val="subscript"/>
        </w:rPr>
        <w:t>4</w:t>
      </w:r>
      <w:r>
        <w:t xml:space="preserve">] </w:t>
      </w:r>
      <w:r w:rsidRPr="000D46E9">
        <w:t xml:space="preserve">× </w:t>
      </w:r>
      <w:r>
        <w:t>V</w:t>
      </w:r>
      <w:r>
        <w:rPr>
          <w:vertAlign w:val="subscript"/>
        </w:rPr>
        <w:t>remaining</w:t>
      </w:r>
      <w:r>
        <w:t xml:space="preserve"> + </w:t>
      </w:r>
      <w:r w:rsidRPr="000D46E9">
        <w:t>∑</w:t>
      </w:r>
      <w:r>
        <w:t>( [CH</w:t>
      </w:r>
      <w:r>
        <w:rPr>
          <w:vertAlign w:val="subscript"/>
        </w:rPr>
        <w:t>4</w:t>
      </w:r>
      <w:r>
        <w:t xml:space="preserve">] </w:t>
      </w:r>
      <w:r w:rsidRPr="000D46E9">
        <w:t>×</w:t>
      </w:r>
      <w:r>
        <w:t xml:space="preserve"> V</w:t>
      </w:r>
      <w:r>
        <w:rPr>
          <w:vertAlign w:val="subscript"/>
        </w:rPr>
        <w:t>withdrawn</w:t>
      </w:r>
      <w:r>
        <w:t xml:space="preserve"> ).  </w:t>
      </w:r>
    </w:p>
  </w:footnote>
  <w:footnote w:id="8">
    <w:p w14:paraId="3C271884" w14:textId="6ABF23B0" w:rsidR="00027F43" w:rsidRDefault="00027F43">
      <w:pPr>
        <w:pStyle w:val="FootnoteText"/>
      </w:pPr>
      <w:ins w:id="202" w:author="Wang, David" w:date="2022-07-09T19:35:00Z">
        <w:r>
          <w:rPr>
            <w:rStyle w:val="FootnoteReference"/>
          </w:rPr>
          <w:footnoteRef/>
        </w:r>
        <w:r>
          <w:t xml:space="preserve"> </w:t>
        </w:r>
      </w:ins>
      <w:ins w:id="203" w:author="Wang, David" w:date="2022-07-09T19:40:00Z">
        <w:r w:rsidR="000C7167">
          <w:t>M</w:t>
        </w:r>
      </w:ins>
      <w:ins w:id="204" w:author="Wang, David" w:date="2022-07-09T19:36:00Z">
        <w:r>
          <w:t>ore comprehensive discussion</w:t>
        </w:r>
      </w:ins>
      <w:ins w:id="205" w:author="Wang, David" w:date="2022-07-09T19:40:00Z">
        <w:r w:rsidR="000C7167">
          <w:t>s</w:t>
        </w:r>
      </w:ins>
      <w:ins w:id="206" w:author="Wang, David" w:date="2022-07-09T19:36:00Z">
        <w:r>
          <w:t xml:space="preserve"> of </w:t>
        </w:r>
      </w:ins>
      <w:ins w:id="207" w:author="Wang, David" w:date="2022-07-09T19:37:00Z">
        <w:r>
          <w:t>closure</w:t>
        </w:r>
      </w:ins>
      <w:ins w:id="208" w:author="Wang, David" w:date="2022-07-09T19:38:00Z">
        <w:r>
          <w:t xml:space="preserve"> (quenching)</w:t>
        </w:r>
      </w:ins>
      <w:ins w:id="209" w:author="Wang, David" w:date="2022-07-09T19:37:00Z">
        <w:r>
          <w:t xml:space="preserve"> temperatures for </w:t>
        </w:r>
      </w:ins>
      <w:ins w:id="210" w:author="Wang, David" w:date="2022-07-09T19:39:00Z">
        <w:r>
          <w:t>D/H</w:t>
        </w:r>
      </w:ins>
      <w:ins w:id="211" w:author="Wang, David" w:date="2022-07-09T19:37:00Z">
        <w:r>
          <w:t xml:space="preserve"> exchange</w:t>
        </w:r>
      </w:ins>
      <w:ins w:id="212" w:author="Wang, David" w:date="2022-07-09T19:38:00Z">
        <w:r>
          <w:t xml:space="preserve"> reactions</w:t>
        </w:r>
      </w:ins>
      <w:ins w:id="213" w:author="Wang, David" w:date="2022-07-09T19:37:00Z">
        <w:r>
          <w:t xml:space="preserve"> of </w:t>
        </w:r>
      </w:ins>
      <w:ins w:id="214" w:author="Wang, David" w:date="2022-07-09T19:39:00Z">
        <w:r w:rsidR="000C7167">
          <w:t>CH</w:t>
        </w:r>
        <w:r w:rsidR="000C7167">
          <w:rPr>
            <w:vertAlign w:val="subscript"/>
          </w:rPr>
          <w:t>4</w:t>
        </w:r>
      </w:ins>
      <w:ins w:id="215" w:author="Wang, David" w:date="2022-07-09T19:37:00Z">
        <w:r>
          <w:t xml:space="preserve"> can be found in Wang et al</w:t>
        </w:r>
      </w:ins>
      <w:ins w:id="216" w:author="Wang, David" w:date="2022-07-09T19:38:00Z">
        <w:r>
          <w:t>. (2018), Turner et al. (2022), and references therein.</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0E04" w14:textId="77777777" w:rsidR="00D24D5A" w:rsidRDefault="00D24D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C9CD1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E233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9E04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16D7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D286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0E8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C067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3895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FE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45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3453C"/>
    <w:multiLevelType w:val="hybridMultilevel"/>
    <w:tmpl w:val="91D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142D1"/>
    <w:multiLevelType w:val="multilevel"/>
    <w:tmpl w:val="58144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340831"/>
    <w:multiLevelType w:val="hybridMultilevel"/>
    <w:tmpl w:val="9CBC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04F5"/>
    <w:multiLevelType w:val="hybridMultilevel"/>
    <w:tmpl w:val="6834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2E86"/>
    <w:multiLevelType w:val="hybridMultilevel"/>
    <w:tmpl w:val="241A4016"/>
    <w:lvl w:ilvl="0" w:tplc="DF54552E">
      <w:start w:val="1"/>
      <w:numFmt w:val="lowerRoman"/>
      <w:lvlText w:val="(%1)"/>
      <w:lvlJc w:val="left"/>
      <w:pPr>
        <w:ind w:left="720" w:hanging="72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A7A70"/>
    <w:multiLevelType w:val="multilevel"/>
    <w:tmpl w:val="FD9E25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6205D39"/>
    <w:multiLevelType w:val="hybridMultilevel"/>
    <w:tmpl w:val="03D8C750"/>
    <w:lvl w:ilvl="0" w:tplc="F4F2B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41F99"/>
    <w:multiLevelType w:val="hybridMultilevel"/>
    <w:tmpl w:val="EC3C473E"/>
    <w:lvl w:ilvl="0" w:tplc="FD9E2C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5951912">
    <w:abstractNumId w:val="9"/>
  </w:num>
  <w:num w:numId="2" w16cid:durableId="1914074754">
    <w:abstractNumId w:val="7"/>
  </w:num>
  <w:num w:numId="3" w16cid:durableId="1527013701">
    <w:abstractNumId w:val="6"/>
  </w:num>
  <w:num w:numId="4" w16cid:durableId="1225412790">
    <w:abstractNumId w:val="5"/>
  </w:num>
  <w:num w:numId="5" w16cid:durableId="36011132">
    <w:abstractNumId w:val="4"/>
  </w:num>
  <w:num w:numId="6" w16cid:durableId="1707681178">
    <w:abstractNumId w:val="11"/>
  </w:num>
  <w:num w:numId="7" w16cid:durableId="951286289">
    <w:abstractNumId w:val="8"/>
  </w:num>
  <w:num w:numId="8" w16cid:durableId="1236863491">
    <w:abstractNumId w:val="3"/>
  </w:num>
  <w:num w:numId="9" w16cid:durableId="318971647">
    <w:abstractNumId w:val="2"/>
  </w:num>
  <w:num w:numId="10" w16cid:durableId="680356144">
    <w:abstractNumId w:val="1"/>
  </w:num>
  <w:num w:numId="11" w16cid:durableId="1871189230">
    <w:abstractNumId w:val="0"/>
  </w:num>
  <w:num w:numId="12" w16cid:durableId="1873300989">
    <w:abstractNumId w:val="16"/>
  </w:num>
  <w:num w:numId="13" w16cid:durableId="151455302">
    <w:abstractNumId w:val="17"/>
  </w:num>
  <w:num w:numId="14" w16cid:durableId="881602281">
    <w:abstractNumId w:val="10"/>
  </w:num>
  <w:num w:numId="15" w16cid:durableId="1623220006">
    <w:abstractNumId w:val="15"/>
  </w:num>
  <w:num w:numId="16" w16cid:durableId="1458260818">
    <w:abstractNumId w:val="13"/>
  </w:num>
  <w:num w:numId="17" w16cid:durableId="1423839991">
    <w:abstractNumId w:val="14"/>
  </w:num>
  <w:num w:numId="18" w16cid:durableId="117757951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ng, David">
    <w15:presenceInfo w15:providerId="None" w15:userId="Wang, Dav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 - Sort In Text by Yea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D21FA"/>
    <w:rsid w:val="00000251"/>
    <w:rsid w:val="00000C58"/>
    <w:rsid w:val="0000117A"/>
    <w:rsid w:val="00001693"/>
    <w:rsid w:val="00001A1E"/>
    <w:rsid w:val="00001A7A"/>
    <w:rsid w:val="00001A89"/>
    <w:rsid w:val="00001AC8"/>
    <w:rsid w:val="00001C1C"/>
    <w:rsid w:val="00001CB9"/>
    <w:rsid w:val="00001FD0"/>
    <w:rsid w:val="00002028"/>
    <w:rsid w:val="00002AB4"/>
    <w:rsid w:val="000031BA"/>
    <w:rsid w:val="000031C4"/>
    <w:rsid w:val="000037B8"/>
    <w:rsid w:val="0000394B"/>
    <w:rsid w:val="00004008"/>
    <w:rsid w:val="00004357"/>
    <w:rsid w:val="0000458E"/>
    <w:rsid w:val="00004A17"/>
    <w:rsid w:val="00004C49"/>
    <w:rsid w:val="000051AC"/>
    <w:rsid w:val="00005473"/>
    <w:rsid w:val="000055C5"/>
    <w:rsid w:val="00005607"/>
    <w:rsid w:val="00005DB1"/>
    <w:rsid w:val="0000652A"/>
    <w:rsid w:val="000066DE"/>
    <w:rsid w:val="00006BB6"/>
    <w:rsid w:val="00006DBD"/>
    <w:rsid w:val="00006E5A"/>
    <w:rsid w:val="00006FE9"/>
    <w:rsid w:val="000071EB"/>
    <w:rsid w:val="00007B63"/>
    <w:rsid w:val="000101FE"/>
    <w:rsid w:val="000102F1"/>
    <w:rsid w:val="000103EA"/>
    <w:rsid w:val="00010411"/>
    <w:rsid w:val="00010457"/>
    <w:rsid w:val="000108FC"/>
    <w:rsid w:val="00010D8B"/>
    <w:rsid w:val="000116DF"/>
    <w:rsid w:val="00011758"/>
    <w:rsid w:val="0001178A"/>
    <w:rsid w:val="00011791"/>
    <w:rsid w:val="00011FE5"/>
    <w:rsid w:val="000120C2"/>
    <w:rsid w:val="0001273E"/>
    <w:rsid w:val="000127E4"/>
    <w:rsid w:val="00012BEB"/>
    <w:rsid w:val="00012E62"/>
    <w:rsid w:val="000131B4"/>
    <w:rsid w:val="000136B8"/>
    <w:rsid w:val="000137A0"/>
    <w:rsid w:val="000137E6"/>
    <w:rsid w:val="00013D8B"/>
    <w:rsid w:val="00014456"/>
    <w:rsid w:val="00014536"/>
    <w:rsid w:val="000145FC"/>
    <w:rsid w:val="000149CE"/>
    <w:rsid w:val="00014A87"/>
    <w:rsid w:val="00014C1C"/>
    <w:rsid w:val="00014DE7"/>
    <w:rsid w:val="00014E3A"/>
    <w:rsid w:val="0001504B"/>
    <w:rsid w:val="0001511C"/>
    <w:rsid w:val="00015528"/>
    <w:rsid w:val="000155A7"/>
    <w:rsid w:val="00015C13"/>
    <w:rsid w:val="00015C7E"/>
    <w:rsid w:val="00015D40"/>
    <w:rsid w:val="00016046"/>
    <w:rsid w:val="00016142"/>
    <w:rsid w:val="000161A2"/>
    <w:rsid w:val="00016728"/>
    <w:rsid w:val="00016771"/>
    <w:rsid w:val="000167FF"/>
    <w:rsid w:val="00016A03"/>
    <w:rsid w:val="00016A56"/>
    <w:rsid w:val="00016C91"/>
    <w:rsid w:val="00016E78"/>
    <w:rsid w:val="0001754B"/>
    <w:rsid w:val="00017AF5"/>
    <w:rsid w:val="00017F52"/>
    <w:rsid w:val="00017F6B"/>
    <w:rsid w:val="00020367"/>
    <w:rsid w:val="00020389"/>
    <w:rsid w:val="0002070D"/>
    <w:rsid w:val="000209BE"/>
    <w:rsid w:val="00020DBE"/>
    <w:rsid w:val="00020F8B"/>
    <w:rsid w:val="000216EF"/>
    <w:rsid w:val="00021A5B"/>
    <w:rsid w:val="00021F14"/>
    <w:rsid w:val="00022098"/>
    <w:rsid w:val="0002243A"/>
    <w:rsid w:val="0002290F"/>
    <w:rsid w:val="00022B80"/>
    <w:rsid w:val="000231D4"/>
    <w:rsid w:val="000232C7"/>
    <w:rsid w:val="000238A7"/>
    <w:rsid w:val="0002397B"/>
    <w:rsid w:val="00023D27"/>
    <w:rsid w:val="00023DEB"/>
    <w:rsid w:val="00023F5F"/>
    <w:rsid w:val="00024038"/>
    <w:rsid w:val="000240E5"/>
    <w:rsid w:val="0002434E"/>
    <w:rsid w:val="0002436C"/>
    <w:rsid w:val="0002441D"/>
    <w:rsid w:val="00024561"/>
    <w:rsid w:val="000246CF"/>
    <w:rsid w:val="00024EEA"/>
    <w:rsid w:val="00025014"/>
    <w:rsid w:val="00025656"/>
    <w:rsid w:val="00025747"/>
    <w:rsid w:val="00025915"/>
    <w:rsid w:val="00025C5C"/>
    <w:rsid w:val="00025EA2"/>
    <w:rsid w:val="00026210"/>
    <w:rsid w:val="00026525"/>
    <w:rsid w:val="00026A92"/>
    <w:rsid w:val="00026AC6"/>
    <w:rsid w:val="00026E6D"/>
    <w:rsid w:val="000270F5"/>
    <w:rsid w:val="000274EC"/>
    <w:rsid w:val="00027575"/>
    <w:rsid w:val="00027597"/>
    <w:rsid w:val="00027711"/>
    <w:rsid w:val="00027730"/>
    <w:rsid w:val="00027A8B"/>
    <w:rsid w:val="00027F43"/>
    <w:rsid w:val="000302D6"/>
    <w:rsid w:val="00030587"/>
    <w:rsid w:val="000307B6"/>
    <w:rsid w:val="00030929"/>
    <w:rsid w:val="00031049"/>
    <w:rsid w:val="00031436"/>
    <w:rsid w:val="00031681"/>
    <w:rsid w:val="0003183D"/>
    <w:rsid w:val="00031BA7"/>
    <w:rsid w:val="00031F83"/>
    <w:rsid w:val="00032077"/>
    <w:rsid w:val="000320EE"/>
    <w:rsid w:val="00032310"/>
    <w:rsid w:val="0003248B"/>
    <w:rsid w:val="00032BA7"/>
    <w:rsid w:val="00032E43"/>
    <w:rsid w:val="00033031"/>
    <w:rsid w:val="0003327D"/>
    <w:rsid w:val="00033417"/>
    <w:rsid w:val="00033549"/>
    <w:rsid w:val="00033666"/>
    <w:rsid w:val="00033A81"/>
    <w:rsid w:val="00033B03"/>
    <w:rsid w:val="00033F12"/>
    <w:rsid w:val="00034029"/>
    <w:rsid w:val="00034732"/>
    <w:rsid w:val="000347CE"/>
    <w:rsid w:val="00034BA4"/>
    <w:rsid w:val="00035360"/>
    <w:rsid w:val="0003581D"/>
    <w:rsid w:val="00036929"/>
    <w:rsid w:val="00036A03"/>
    <w:rsid w:val="00036A2C"/>
    <w:rsid w:val="00036CF1"/>
    <w:rsid w:val="00036DB9"/>
    <w:rsid w:val="00037249"/>
    <w:rsid w:val="000376F9"/>
    <w:rsid w:val="00037D97"/>
    <w:rsid w:val="00040350"/>
    <w:rsid w:val="00040508"/>
    <w:rsid w:val="00040AE5"/>
    <w:rsid w:val="00040D82"/>
    <w:rsid w:val="000410BD"/>
    <w:rsid w:val="000417D8"/>
    <w:rsid w:val="00041B81"/>
    <w:rsid w:val="00041EA1"/>
    <w:rsid w:val="00042722"/>
    <w:rsid w:val="000427FD"/>
    <w:rsid w:val="00042C76"/>
    <w:rsid w:val="00042CFB"/>
    <w:rsid w:val="00042E27"/>
    <w:rsid w:val="00042E29"/>
    <w:rsid w:val="000430FD"/>
    <w:rsid w:val="00043316"/>
    <w:rsid w:val="0004342F"/>
    <w:rsid w:val="000434D7"/>
    <w:rsid w:val="000434F7"/>
    <w:rsid w:val="00043D09"/>
    <w:rsid w:val="00043DCC"/>
    <w:rsid w:val="00043F7C"/>
    <w:rsid w:val="00043F99"/>
    <w:rsid w:val="0004407C"/>
    <w:rsid w:val="000443A4"/>
    <w:rsid w:val="000443C8"/>
    <w:rsid w:val="0004450D"/>
    <w:rsid w:val="00044524"/>
    <w:rsid w:val="00044AE8"/>
    <w:rsid w:val="00044F02"/>
    <w:rsid w:val="00044FA2"/>
    <w:rsid w:val="00045161"/>
    <w:rsid w:val="0004566F"/>
    <w:rsid w:val="00045D52"/>
    <w:rsid w:val="00045DC1"/>
    <w:rsid w:val="00045EDD"/>
    <w:rsid w:val="00045F29"/>
    <w:rsid w:val="000460AD"/>
    <w:rsid w:val="00046125"/>
    <w:rsid w:val="000462C8"/>
    <w:rsid w:val="0004668B"/>
    <w:rsid w:val="00046788"/>
    <w:rsid w:val="0004694A"/>
    <w:rsid w:val="000469D4"/>
    <w:rsid w:val="00046C2E"/>
    <w:rsid w:val="00046FB7"/>
    <w:rsid w:val="000470E4"/>
    <w:rsid w:val="00047628"/>
    <w:rsid w:val="0004787A"/>
    <w:rsid w:val="00047AC9"/>
    <w:rsid w:val="00047CFF"/>
    <w:rsid w:val="00047D61"/>
    <w:rsid w:val="00050069"/>
    <w:rsid w:val="00050924"/>
    <w:rsid w:val="00050939"/>
    <w:rsid w:val="00050998"/>
    <w:rsid w:val="000509D9"/>
    <w:rsid w:val="00050A06"/>
    <w:rsid w:val="00050BFD"/>
    <w:rsid w:val="00051275"/>
    <w:rsid w:val="000512FD"/>
    <w:rsid w:val="000516E1"/>
    <w:rsid w:val="000517B3"/>
    <w:rsid w:val="000519DB"/>
    <w:rsid w:val="00051C28"/>
    <w:rsid w:val="00051F1B"/>
    <w:rsid w:val="00052004"/>
    <w:rsid w:val="00052485"/>
    <w:rsid w:val="00052581"/>
    <w:rsid w:val="00052682"/>
    <w:rsid w:val="00052868"/>
    <w:rsid w:val="00052872"/>
    <w:rsid w:val="00052A72"/>
    <w:rsid w:val="00052C2F"/>
    <w:rsid w:val="00052CF9"/>
    <w:rsid w:val="00052DA0"/>
    <w:rsid w:val="00052EAA"/>
    <w:rsid w:val="00053157"/>
    <w:rsid w:val="00053332"/>
    <w:rsid w:val="000533DA"/>
    <w:rsid w:val="00053C09"/>
    <w:rsid w:val="00054132"/>
    <w:rsid w:val="000541AD"/>
    <w:rsid w:val="00054284"/>
    <w:rsid w:val="00054476"/>
    <w:rsid w:val="000546A3"/>
    <w:rsid w:val="00054A38"/>
    <w:rsid w:val="0005519D"/>
    <w:rsid w:val="00055690"/>
    <w:rsid w:val="0005582C"/>
    <w:rsid w:val="00055865"/>
    <w:rsid w:val="0005595A"/>
    <w:rsid w:val="000559BC"/>
    <w:rsid w:val="00055C2D"/>
    <w:rsid w:val="00055F68"/>
    <w:rsid w:val="0005603B"/>
    <w:rsid w:val="0005611C"/>
    <w:rsid w:val="000562CE"/>
    <w:rsid w:val="00056539"/>
    <w:rsid w:val="000568AB"/>
    <w:rsid w:val="00056C2E"/>
    <w:rsid w:val="00056E39"/>
    <w:rsid w:val="00056EEE"/>
    <w:rsid w:val="00057003"/>
    <w:rsid w:val="0005705E"/>
    <w:rsid w:val="000571E0"/>
    <w:rsid w:val="00057378"/>
    <w:rsid w:val="000575A7"/>
    <w:rsid w:val="000577DE"/>
    <w:rsid w:val="0005791E"/>
    <w:rsid w:val="00057C56"/>
    <w:rsid w:val="0006057A"/>
    <w:rsid w:val="0006087C"/>
    <w:rsid w:val="00060A4F"/>
    <w:rsid w:val="00061114"/>
    <w:rsid w:val="0006122E"/>
    <w:rsid w:val="00061655"/>
    <w:rsid w:val="00061709"/>
    <w:rsid w:val="00061A4B"/>
    <w:rsid w:val="00061D0E"/>
    <w:rsid w:val="000621F3"/>
    <w:rsid w:val="0006223F"/>
    <w:rsid w:val="00062658"/>
    <w:rsid w:val="0006268D"/>
    <w:rsid w:val="00062770"/>
    <w:rsid w:val="000629F2"/>
    <w:rsid w:val="00062BB2"/>
    <w:rsid w:val="00062FEB"/>
    <w:rsid w:val="0006323F"/>
    <w:rsid w:val="000634B8"/>
    <w:rsid w:val="00063657"/>
    <w:rsid w:val="00063873"/>
    <w:rsid w:val="00063E0F"/>
    <w:rsid w:val="000643E4"/>
    <w:rsid w:val="00064C62"/>
    <w:rsid w:val="00064D08"/>
    <w:rsid w:val="0006533D"/>
    <w:rsid w:val="000654EA"/>
    <w:rsid w:val="00065557"/>
    <w:rsid w:val="000655CD"/>
    <w:rsid w:val="000655EF"/>
    <w:rsid w:val="000655F6"/>
    <w:rsid w:val="000657CA"/>
    <w:rsid w:val="000658D9"/>
    <w:rsid w:val="00065932"/>
    <w:rsid w:val="00065CE1"/>
    <w:rsid w:val="000660A7"/>
    <w:rsid w:val="00066183"/>
    <w:rsid w:val="0006658B"/>
    <w:rsid w:val="00066783"/>
    <w:rsid w:val="000668D9"/>
    <w:rsid w:val="000668EB"/>
    <w:rsid w:val="0006693D"/>
    <w:rsid w:val="00066AB5"/>
    <w:rsid w:val="00066CAE"/>
    <w:rsid w:val="00066D9C"/>
    <w:rsid w:val="00067066"/>
    <w:rsid w:val="000672D5"/>
    <w:rsid w:val="00067602"/>
    <w:rsid w:val="00067B98"/>
    <w:rsid w:val="00067C8A"/>
    <w:rsid w:val="00067E0B"/>
    <w:rsid w:val="00067FB2"/>
    <w:rsid w:val="0007034C"/>
    <w:rsid w:val="00070718"/>
    <w:rsid w:val="00070C32"/>
    <w:rsid w:val="00070F29"/>
    <w:rsid w:val="00070F4D"/>
    <w:rsid w:val="00071048"/>
    <w:rsid w:val="000710B0"/>
    <w:rsid w:val="000718AD"/>
    <w:rsid w:val="000718CD"/>
    <w:rsid w:val="0007224C"/>
    <w:rsid w:val="000722EF"/>
    <w:rsid w:val="00072325"/>
    <w:rsid w:val="0007274B"/>
    <w:rsid w:val="00072E17"/>
    <w:rsid w:val="000731C4"/>
    <w:rsid w:val="00073894"/>
    <w:rsid w:val="00073929"/>
    <w:rsid w:val="000739B8"/>
    <w:rsid w:val="00073C01"/>
    <w:rsid w:val="000740EE"/>
    <w:rsid w:val="000747CA"/>
    <w:rsid w:val="000748A6"/>
    <w:rsid w:val="00074922"/>
    <w:rsid w:val="00074F9A"/>
    <w:rsid w:val="00074FE8"/>
    <w:rsid w:val="00074FF2"/>
    <w:rsid w:val="0007505E"/>
    <w:rsid w:val="000757B4"/>
    <w:rsid w:val="00075A78"/>
    <w:rsid w:val="00075B97"/>
    <w:rsid w:val="00075DAD"/>
    <w:rsid w:val="00075F13"/>
    <w:rsid w:val="00075F36"/>
    <w:rsid w:val="000761DC"/>
    <w:rsid w:val="0007647A"/>
    <w:rsid w:val="00076899"/>
    <w:rsid w:val="000768C3"/>
    <w:rsid w:val="000768C7"/>
    <w:rsid w:val="00076BDE"/>
    <w:rsid w:val="00076E90"/>
    <w:rsid w:val="00077125"/>
    <w:rsid w:val="000772A0"/>
    <w:rsid w:val="00077666"/>
    <w:rsid w:val="00077692"/>
    <w:rsid w:val="000778F0"/>
    <w:rsid w:val="00077A69"/>
    <w:rsid w:val="00077D6C"/>
    <w:rsid w:val="00080041"/>
    <w:rsid w:val="0008005E"/>
    <w:rsid w:val="00080081"/>
    <w:rsid w:val="0008027D"/>
    <w:rsid w:val="000803B5"/>
    <w:rsid w:val="000803D3"/>
    <w:rsid w:val="000805BE"/>
    <w:rsid w:val="00080666"/>
    <w:rsid w:val="00080C82"/>
    <w:rsid w:val="0008115C"/>
    <w:rsid w:val="000814D1"/>
    <w:rsid w:val="000817A0"/>
    <w:rsid w:val="00081999"/>
    <w:rsid w:val="00081ACC"/>
    <w:rsid w:val="00081D5E"/>
    <w:rsid w:val="00082140"/>
    <w:rsid w:val="000822D0"/>
    <w:rsid w:val="0008272B"/>
    <w:rsid w:val="00082994"/>
    <w:rsid w:val="00082BBA"/>
    <w:rsid w:val="00082E86"/>
    <w:rsid w:val="00082FDF"/>
    <w:rsid w:val="00082FF0"/>
    <w:rsid w:val="000830F5"/>
    <w:rsid w:val="0008326B"/>
    <w:rsid w:val="000832E1"/>
    <w:rsid w:val="000837FC"/>
    <w:rsid w:val="0008388A"/>
    <w:rsid w:val="00083985"/>
    <w:rsid w:val="00083C48"/>
    <w:rsid w:val="000840D5"/>
    <w:rsid w:val="00084256"/>
    <w:rsid w:val="00084A33"/>
    <w:rsid w:val="00085114"/>
    <w:rsid w:val="00085207"/>
    <w:rsid w:val="0008551B"/>
    <w:rsid w:val="0008553D"/>
    <w:rsid w:val="00085563"/>
    <w:rsid w:val="00085C90"/>
    <w:rsid w:val="00085F05"/>
    <w:rsid w:val="000862CC"/>
    <w:rsid w:val="000864EB"/>
    <w:rsid w:val="0008662D"/>
    <w:rsid w:val="00086800"/>
    <w:rsid w:val="0008691C"/>
    <w:rsid w:val="00086C17"/>
    <w:rsid w:val="000874DB"/>
    <w:rsid w:val="00087AB2"/>
    <w:rsid w:val="00087D21"/>
    <w:rsid w:val="00087E2B"/>
    <w:rsid w:val="00090983"/>
    <w:rsid w:val="000911F7"/>
    <w:rsid w:val="00091468"/>
    <w:rsid w:val="000916E8"/>
    <w:rsid w:val="00091732"/>
    <w:rsid w:val="000917CB"/>
    <w:rsid w:val="00091D53"/>
    <w:rsid w:val="00092304"/>
    <w:rsid w:val="0009238B"/>
    <w:rsid w:val="000926BD"/>
    <w:rsid w:val="00092959"/>
    <w:rsid w:val="00092DDE"/>
    <w:rsid w:val="00093603"/>
    <w:rsid w:val="00093921"/>
    <w:rsid w:val="00093AB5"/>
    <w:rsid w:val="000940C5"/>
    <w:rsid w:val="00094670"/>
    <w:rsid w:val="000946C7"/>
    <w:rsid w:val="0009492F"/>
    <w:rsid w:val="00094A79"/>
    <w:rsid w:val="00094BBE"/>
    <w:rsid w:val="00094BC7"/>
    <w:rsid w:val="00094D6B"/>
    <w:rsid w:val="00094E25"/>
    <w:rsid w:val="0009556D"/>
    <w:rsid w:val="0009594E"/>
    <w:rsid w:val="00095AEF"/>
    <w:rsid w:val="00095D46"/>
    <w:rsid w:val="00095E2B"/>
    <w:rsid w:val="00096377"/>
    <w:rsid w:val="000963CB"/>
    <w:rsid w:val="00096B18"/>
    <w:rsid w:val="00096BA6"/>
    <w:rsid w:val="00096BD1"/>
    <w:rsid w:val="00096E55"/>
    <w:rsid w:val="000972AD"/>
    <w:rsid w:val="000972FF"/>
    <w:rsid w:val="00097306"/>
    <w:rsid w:val="000977FE"/>
    <w:rsid w:val="000979EA"/>
    <w:rsid w:val="000A0650"/>
    <w:rsid w:val="000A098E"/>
    <w:rsid w:val="000A0C04"/>
    <w:rsid w:val="000A0CAA"/>
    <w:rsid w:val="000A1050"/>
    <w:rsid w:val="000A174A"/>
    <w:rsid w:val="000A178D"/>
    <w:rsid w:val="000A190F"/>
    <w:rsid w:val="000A1AC9"/>
    <w:rsid w:val="000A1CD9"/>
    <w:rsid w:val="000A2384"/>
    <w:rsid w:val="000A26C1"/>
    <w:rsid w:val="000A2F8A"/>
    <w:rsid w:val="000A32F4"/>
    <w:rsid w:val="000A3DD1"/>
    <w:rsid w:val="000A479F"/>
    <w:rsid w:val="000A4859"/>
    <w:rsid w:val="000A4FDC"/>
    <w:rsid w:val="000A538F"/>
    <w:rsid w:val="000A549A"/>
    <w:rsid w:val="000A5805"/>
    <w:rsid w:val="000A5E87"/>
    <w:rsid w:val="000A6050"/>
    <w:rsid w:val="000A61E3"/>
    <w:rsid w:val="000A631D"/>
    <w:rsid w:val="000A676C"/>
    <w:rsid w:val="000A6D19"/>
    <w:rsid w:val="000A6D1B"/>
    <w:rsid w:val="000A6EAA"/>
    <w:rsid w:val="000A6FA7"/>
    <w:rsid w:val="000A700C"/>
    <w:rsid w:val="000A7042"/>
    <w:rsid w:val="000A707B"/>
    <w:rsid w:val="000A7292"/>
    <w:rsid w:val="000A7293"/>
    <w:rsid w:val="000A7348"/>
    <w:rsid w:val="000A7587"/>
    <w:rsid w:val="000A7C7D"/>
    <w:rsid w:val="000A7D0D"/>
    <w:rsid w:val="000A7D45"/>
    <w:rsid w:val="000A7F84"/>
    <w:rsid w:val="000A7FAB"/>
    <w:rsid w:val="000B040E"/>
    <w:rsid w:val="000B05DD"/>
    <w:rsid w:val="000B08CA"/>
    <w:rsid w:val="000B0A2D"/>
    <w:rsid w:val="000B0A88"/>
    <w:rsid w:val="000B0D79"/>
    <w:rsid w:val="000B0EC5"/>
    <w:rsid w:val="000B1309"/>
    <w:rsid w:val="000B1337"/>
    <w:rsid w:val="000B1809"/>
    <w:rsid w:val="000B1A5D"/>
    <w:rsid w:val="000B1DF5"/>
    <w:rsid w:val="000B21A6"/>
    <w:rsid w:val="000B24FC"/>
    <w:rsid w:val="000B26A4"/>
    <w:rsid w:val="000B2F6B"/>
    <w:rsid w:val="000B309B"/>
    <w:rsid w:val="000B34DB"/>
    <w:rsid w:val="000B3573"/>
    <w:rsid w:val="000B3663"/>
    <w:rsid w:val="000B38C8"/>
    <w:rsid w:val="000B3926"/>
    <w:rsid w:val="000B3B7B"/>
    <w:rsid w:val="000B3CF8"/>
    <w:rsid w:val="000B4833"/>
    <w:rsid w:val="000B5143"/>
    <w:rsid w:val="000B51D7"/>
    <w:rsid w:val="000B565C"/>
    <w:rsid w:val="000B56DB"/>
    <w:rsid w:val="000B587E"/>
    <w:rsid w:val="000B5A54"/>
    <w:rsid w:val="000B5C3F"/>
    <w:rsid w:val="000B5C72"/>
    <w:rsid w:val="000B5E9B"/>
    <w:rsid w:val="000B5F4C"/>
    <w:rsid w:val="000B607B"/>
    <w:rsid w:val="000B6131"/>
    <w:rsid w:val="000B61B9"/>
    <w:rsid w:val="000B622A"/>
    <w:rsid w:val="000B6877"/>
    <w:rsid w:val="000B6C46"/>
    <w:rsid w:val="000B6D6B"/>
    <w:rsid w:val="000B70FA"/>
    <w:rsid w:val="000B74A6"/>
    <w:rsid w:val="000B767F"/>
    <w:rsid w:val="000B77EA"/>
    <w:rsid w:val="000B789C"/>
    <w:rsid w:val="000B7939"/>
    <w:rsid w:val="000B7A47"/>
    <w:rsid w:val="000B7AB0"/>
    <w:rsid w:val="000B7B1C"/>
    <w:rsid w:val="000B7D2C"/>
    <w:rsid w:val="000C02B2"/>
    <w:rsid w:val="000C0897"/>
    <w:rsid w:val="000C0D30"/>
    <w:rsid w:val="000C10F2"/>
    <w:rsid w:val="000C144A"/>
    <w:rsid w:val="000C1585"/>
    <w:rsid w:val="000C18EC"/>
    <w:rsid w:val="000C1964"/>
    <w:rsid w:val="000C1A80"/>
    <w:rsid w:val="000C1C48"/>
    <w:rsid w:val="000C1CD5"/>
    <w:rsid w:val="000C1E01"/>
    <w:rsid w:val="000C1EE6"/>
    <w:rsid w:val="000C25A5"/>
    <w:rsid w:val="000C270F"/>
    <w:rsid w:val="000C27DA"/>
    <w:rsid w:val="000C2D78"/>
    <w:rsid w:val="000C2F49"/>
    <w:rsid w:val="000C3314"/>
    <w:rsid w:val="000C3399"/>
    <w:rsid w:val="000C3416"/>
    <w:rsid w:val="000C374C"/>
    <w:rsid w:val="000C38B4"/>
    <w:rsid w:val="000C39DC"/>
    <w:rsid w:val="000C3A13"/>
    <w:rsid w:val="000C3A1A"/>
    <w:rsid w:val="000C3B4C"/>
    <w:rsid w:val="000C424C"/>
    <w:rsid w:val="000C42A3"/>
    <w:rsid w:val="000C4704"/>
    <w:rsid w:val="000C4742"/>
    <w:rsid w:val="000C4763"/>
    <w:rsid w:val="000C483B"/>
    <w:rsid w:val="000C48D7"/>
    <w:rsid w:val="000C4B44"/>
    <w:rsid w:val="000C4E8F"/>
    <w:rsid w:val="000C4E93"/>
    <w:rsid w:val="000C52E0"/>
    <w:rsid w:val="000C5456"/>
    <w:rsid w:val="000C5A62"/>
    <w:rsid w:val="000C5BF4"/>
    <w:rsid w:val="000C5F79"/>
    <w:rsid w:val="000C654F"/>
    <w:rsid w:val="000C65DB"/>
    <w:rsid w:val="000C7167"/>
    <w:rsid w:val="000C722E"/>
    <w:rsid w:val="000C749A"/>
    <w:rsid w:val="000C7827"/>
    <w:rsid w:val="000C7E04"/>
    <w:rsid w:val="000C7ECA"/>
    <w:rsid w:val="000C7F71"/>
    <w:rsid w:val="000D023A"/>
    <w:rsid w:val="000D03FD"/>
    <w:rsid w:val="000D0876"/>
    <w:rsid w:val="000D0C05"/>
    <w:rsid w:val="000D0E20"/>
    <w:rsid w:val="000D0E64"/>
    <w:rsid w:val="000D1252"/>
    <w:rsid w:val="000D18B6"/>
    <w:rsid w:val="000D1A22"/>
    <w:rsid w:val="000D1A69"/>
    <w:rsid w:val="000D1B83"/>
    <w:rsid w:val="000D1DFA"/>
    <w:rsid w:val="000D1F7D"/>
    <w:rsid w:val="000D2073"/>
    <w:rsid w:val="000D2179"/>
    <w:rsid w:val="000D23C1"/>
    <w:rsid w:val="000D25DA"/>
    <w:rsid w:val="000D270D"/>
    <w:rsid w:val="000D2823"/>
    <w:rsid w:val="000D2CA4"/>
    <w:rsid w:val="000D3092"/>
    <w:rsid w:val="000D3308"/>
    <w:rsid w:val="000D34BE"/>
    <w:rsid w:val="000D3906"/>
    <w:rsid w:val="000D3A67"/>
    <w:rsid w:val="000D3A7B"/>
    <w:rsid w:val="000D3AC1"/>
    <w:rsid w:val="000D3B6B"/>
    <w:rsid w:val="000D3F9A"/>
    <w:rsid w:val="000D4559"/>
    <w:rsid w:val="000D46E9"/>
    <w:rsid w:val="000D48A9"/>
    <w:rsid w:val="000D4B28"/>
    <w:rsid w:val="000D4D85"/>
    <w:rsid w:val="000D5159"/>
    <w:rsid w:val="000D5621"/>
    <w:rsid w:val="000D56A0"/>
    <w:rsid w:val="000D60EE"/>
    <w:rsid w:val="000D6477"/>
    <w:rsid w:val="000D6605"/>
    <w:rsid w:val="000D6881"/>
    <w:rsid w:val="000D6BC9"/>
    <w:rsid w:val="000D6E0E"/>
    <w:rsid w:val="000D7031"/>
    <w:rsid w:val="000D710C"/>
    <w:rsid w:val="000D7425"/>
    <w:rsid w:val="000D783E"/>
    <w:rsid w:val="000E02F8"/>
    <w:rsid w:val="000E03F7"/>
    <w:rsid w:val="000E043A"/>
    <w:rsid w:val="000E0491"/>
    <w:rsid w:val="000E0C88"/>
    <w:rsid w:val="000E0E10"/>
    <w:rsid w:val="000E0F2E"/>
    <w:rsid w:val="000E1098"/>
    <w:rsid w:val="000E1155"/>
    <w:rsid w:val="000E1163"/>
    <w:rsid w:val="000E11A4"/>
    <w:rsid w:val="000E1216"/>
    <w:rsid w:val="000E1219"/>
    <w:rsid w:val="000E165D"/>
    <w:rsid w:val="000E1662"/>
    <w:rsid w:val="000E1A0F"/>
    <w:rsid w:val="000E1AEB"/>
    <w:rsid w:val="000E1B39"/>
    <w:rsid w:val="000E1E9E"/>
    <w:rsid w:val="000E1ED6"/>
    <w:rsid w:val="000E224A"/>
    <w:rsid w:val="000E2486"/>
    <w:rsid w:val="000E2B4C"/>
    <w:rsid w:val="000E2B75"/>
    <w:rsid w:val="000E3198"/>
    <w:rsid w:val="000E3291"/>
    <w:rsid w:val="000E34A5"/>
    <w:rsid w:val="000E34A8"/>
    <w:rsid w:val="000E35C6"/>
    <w:rsid w:val="000E383D"/>
    <w:rsid w:val="000E385A"/>
    <w:rsid w:val="000E3A9F"/>
    <w:rsid w:val="000E3B9A"/>
    <w:rsid w:val="000E3BEF"/>
    <w:rsid w:val="000E4260"/>
    <w:rsid w:val="000E43A1"/>
    <w:rsid w:val="000E4665"/>
    <w:rsid w:val="000E468D"/>
    <w:rsid w:val="000E47C8"/>
    <w:rsid w:val="000E4A71"/>
    <w:rsid w:val="000E4E46"/>
    <w:rsid w:val="000E4EA2"/>
    <w:rsid w:val="000E53CB"/>
    <w:rsid w:val="000E544A"/>
    <w:rsid w:val="000E589C"/>
    <w:rsid w:val="000E5E6E"/>
    <w:rsid w:val="000E5F0C"/>
    <w:rsid w:val="000E64B5"/>
    <w:rsid w:val="000E6509"/>
    <w:rsid w:val="000E6890"/>
    <w:rsid w:val="000E7035"/>
    <w:rsid w:val="000E7131"/>
    <w:rsid w:val="000E71B3"/>
    <w:rsid w:val="000E7294"/>
    <w:rsid w:val="000E741B"/>
    <w:rsid w:val="000E7749"/>
    <w:rsid w:val="000E790B"/>
    <w:rsid w:val="000F077A"/>
    <w:rsid w:val="000F087B"/>
    <w:rsid w:val="000F0D82"/>
    <w:rsid w:val="000F0FC7"/>
    <w:rsid w:val="000F12AE"/>
    <w:rsid w:val="000F183A"/>
    <w:rsid w:val="000F1A18"/>
    <w:rsid w:val="000F1A7F"/>
    <w:rsid w:val="000F1ACD"/>
    <w:rsid w:val="000F24EF"/>
    <w:rsid w:val="000F278C"/>
    <w:rsid w:val="000F286D"/>
    <w:rsid w:val="000F29D0"/>
    <w:rsid w:val="000F2A8F"/>
    <w:rsid w:val="000F2CDA"/>
    <w:rsid w:val="000F2DDC"/>
    <w:rsid w:val="000F317A"/>
    <w:rsid w:val="000F31AA"/>
    <w:rsid w:val="000F344B"/>
    <w:rsid w:val="000F3C63"/>
    <w:rsid w:val="000F3F29"/>
    <w:rsid w:val="000F3F35"/>
    <w:rsid w:val="000F4059"/>
    <w:rsid w:val="000F4236"/>
    <w:rsid w:val="000F42B9"/>
    <w:rsid w:val="000F4317"/>
    <w:rsid w:val="000F48A3"/>
    <w:rsid w:val="000F4A5F"/>
    <w:rsid w:val="000F4B52"/>
    <w:rsid w:val="000F4D42"/>
    <w:rsid w:val="000F4E2A"/>
    <w:rsid w:val="000F5410"/>
    <w:rsid w:val="000F5AFC"/>
    <w:rsid w:val="000F601B"/>
    <w:rsid w:val="000F6178"/>
    <w:rsid w:val="000F63F6"/>
    <w:rsid w:val="000F6597"/>
    <w:rsid w:val="000F687A"/>
    <w:rsid w:val="000F6AAF"/>
    <w:rsid w:val="000F6E69"/>
    <w:rsid w:val="000F72CD"/>
    <w:rsid w:val="000F773A"/>
    <w:rsid w:val="000F77CE"/>
    <w:rsid w:val="000F78F4"/>
    <w:rsid w:val="000F7909"/>
    <w:rsid w:val="001002EE"/>
    <w:rsid w:val="001008A4"/>
    <w:rsid w:val="00100F99"/>
    <w:rsid w:val="00101010"/>
    <w:rsid w:val="00101352"/>
    <w:rsid w:val="001013BE"/>
    <w:rsid w:val="001016C8"/>
    <w:rsid w:val="0010172E"/>
    <w:rsid w:val="0010192B"/>
    <w:rsid w:val="00101A4A"/>
    <w:rsid w:val="00101B11"/>
    <w:rsid w:val="00101C1A"/>
    <w:rsid w:val="00101C70"/>
    <w:rsid w:val="00101DF0"/>
    <w:rsid w:val="00101F38"/>
    <w:rsid w:val="0010238C"/>
    <w:rsid w:val="001026B8"/>
    <w:rsid w:val="001027D0"/>
    <w:rsid w:val="00102B3E"/>
    <w:rsid w:val="00102BC4"/>
    <w:rsid w:val="00102FFE"/>
    <w:rsid w:val="001030E2"/>
    <w:rsid w:val="001031E2"/>
    <w:rsid w:val="00103299"/>
    <w:rsid w:val="001032D6"/>
    <w:rsid w:val="00103489"/>
    <w:rsid w:val="00103560"/>
    <w:rsid w:val="00103A85"/>
    <w:rsid w:val="00103B6A"/>
    <w:rsid w:val="00103C29"/>
    <w:rsid w:val="00104491"/>
    <w:rsid w:val="00104645"/>
    <w:rsid w:val="0010493A"/>
    <w:rsid w:val="00104CBD"/>
    <w:rsid w:val="00104E3A"/>
    <w:rsid w:val="00104EED"/>
    <w:rsid w:val="00104EF9"/>
    <w:rsid w:val="001051D5"/>
    <w:rsid w:val="00105262"/>
    <w:rsid w:val="001054E8"/>
    <w:rsid w:val="00105539"/>
    <w:rsid w:val="00105A21"/>
    <w:rsid w:val="00105A77"/>
    <w:rsid w:val="00105C0C"/>
    <w:rsid w:val="00105CE1"/>
    <w:rsid w:val="00105FB5"/>
    <w:rsid w:val="0010624A"/>
    <w:rsid w:val="001066EC"/>
    <w:rsid w:val="001068D3"/>
    <w:rsid w:val="00106A15"/>
    <w:rsid w:val="00106ABB"/>
    <w:rsid w:val="00106B54"/>
    <w:rsid w:val="00106C58"/>
    <w:rsid w:val="00106CA4"/>
    <w:rsid w:val="00106DD6"/>
    <w:rsid w:val="00106F7A"/>
    <w:rsid w:val="001076F1"/>
    <w:rsid w:val="0010797A"/>
    <w:rsid w:val="00107F85"/>
    <w:rsid w:val="001102B9"/>
    <w:rsid w:val="00110359"/>
    <w:rsid w:val="00110378"/>
    <w:rsid w:val="001103E1"/>
    <w:rsid w:val="00110473"/>
    <w:rsid w:val="00110570"/>
    <w:rsid w:val="001106BB"/>
    <w:rsid w:val="00110B0B"/>
    <w:rsid w:val="00110B2F"/>
    <w:rsid w:val="00110B5C"/>
    <w:rsid w:val="00110C2A"/>
    <w:rsid w:val="0011104B"/>
    <w:rsid w:val="00111237"/>
    <w:rsid w:val="00111240"/>
    <w:rsid w:val="0011130D"/>
    <w:rsid w:val="0011142A"/>
    <w:rsid w:val="00111574"/>
    <w:rsid w:val="001115BF"/>
    <w:rsid w:val="0011222A"/>
    <w:rsid w:val="001123AA"/>
    <w:rsid w:val="0011293C"/>
    <w:rsid w:val="00112ACC"/>
    <w:rsid w:val="00112E87"/>
    <w:rsid w:val="0011306F"/>
    <w:rsid w:val="00113289"/>
    <w:rsid w:val="00113D9F"/>
    <w:rsid w:val="00113EBE"/>
    <w:rsid w:val="00113F0E"/>
    <w:rsid w:val="001141D3"/>
    <w:rsid w:val="0011435E"/>
    <w:rsid w:val="0011445D"/>
    <w:rsid w:val="00114896"/>
    <w:rsid w:val="001148CB"/>
    <w:rsid w:val="00114C62"/>
    <w:rsid w:val="00114D79"/>
    <w:rsid w:val="001150D4"/>
    <w:rsid w:val="0011516D"/>
    <w:rsid w:val="0011535F"/>
    <w:rsid w:val="001154E0"/>
    <w:rsid w:val="00115568"/>
    <w:rsid w:val="00115755"/>
    <w:rsid w:val="00115CF8"/>
    <w:rsid w:val="00115DA3"/>
    <w:rsid w:val="00115E72"/>
    <w:rsid w:val="001164FC"/>
    <w:rsid w:val="0011652C"/>
    <w:rsid w:val="00116723"/>
    <w:rsid w:val="00116AE9"/>
    <w:rsid w:val="00116E39"/>
    <w:rsid w:val="00116FB2"/>
    <w:rsid w:val="00117023"/>
    <w:rsid w:val="00117098"/>
    <w:rsid w:val="00117463"/>
    <w:rsid w:val="001174AA"/>
    <w:rsid w:val="0011781A"/>
    <w:rsid w:val="00120145"/>
    <w:rsid w:val="001201D5"/>
    <w:rsid w:val="001208E3"/>
    <w:rsid w:val="00120C8F"/>
    <w:rsid w:val="00120E8E"/>
    <w:rsid w:val="00120EBD"/>
    <w:rsid w:val="00121042"/>
    <w:rsid w:val="001215FB"/>
    <w:rsid w:val="00121615"/>
    <w:rsid w:val="0012164D"/>
    <w:rsid w:val="00121683"/>
    <w:rsid w:val="001217B1"/>
    <w:rsid w:val="001218D7"/>
    <w:rsid w:val="00121ABB"/>
    <w:rsid w:val="00121CAB"/>
    <w:rsid w:val="00121FFD"/>
    <w:rsid w:val="00122394"/>
    <w:rsid w:val="00122470"/>
    <w:rsid w:val="00122484"/>
    <w:rsid w:val="001224C5"/>
    <w:rsid w:val="00122556"/>
    <w:rsid w:val="00123099"/>
    <w:rsid w:val="001230FE"/>
    <w:rsid w:val="0012335F"/>
    <w:rsid w:val="0012397B"/>
    <w:rsid w:val="00123A28"/>
    <w:rsid w:val="00123CB5"/>
    <w:rsid w:val="00124189"/>
    <w:rsid w:val="00124249"/>
    <w:rsid w:val="00124267"/>
    <w:rsid w:val="0012430C"/>
    <w:rsid w:val="001243F5"/>
    <w:rsid w:val="00124D20"/>
    <w:rsid w:val="00124E29"/>
    <w:rsid w:val="00125628"/>
    <w:rsid w:val="0012578F"/>
    <w:rsid w:val="001259E5"/>
    <w:rsid w:val="001263D1"/>
    <w:rsid w:val="001266A2"/>
    <w:rsid w:val="00126804"/>
    <w:rsid w:val="00126C11"/>
    <w:rsid w:val="0012703C"/>
    <w:rsid w:val="001271DE"/>
    <w:rsid w:val="00127252"/>
    <w:rsid w:val="00127389"/>
    <w:rsid w:val="001277EE"/>
    <w:rsid w:val="00127B88"/>
    <w:rsid w:val="00127E69"/>
    <w:rsid w:val="00127EBA"/>
    <w:rsid w:val="001308DA"/>
    <w:rsid w:val="00130A24"/>
    <w:rsid w:val="00130C1D"/>
    <w:rsid w:val="00130C40"/>
    <w:rsid w:val="00130D7C"/>
    <w:rsid w:val="00131094"/>
    <w:rsid w:val="0013131A"/>
    <w:rsid w:val="0013132E"/>
    <w:rsid w:val="0013136F"/>
    <w:rsid w:val="00131404"/>
    <w:rsid w:val="001319E4"/>
    <w:rsid w:val="00131DD6"/>
    <w:rsid w:val="00131FE2"/>
    <w:rsid w:val="00132315"/>
    <w:rsid w:val="0013233A"/>
    <w:rsid w:val="001323BC"/>
    <w:rsid w:val="001323C5"/>
    <w:rsid w:val="00132561"/>
    <w:rsid w:val="00132686"/>
    <w:rsid w:val="0013280C"/>
    <w:rsid w:val="001328F6"/>
    <w:rsid w:val="001329DC"/>
    <w:rsid w:val="00132B5C"/>
    <w:rsid w:val="00132C7D"/>
    <w:rsid w:val="00133099"/>
    <w:rsid w:val="00133259"/>
    <w:rsid w:val="001332BE"/>
    <w:rsid w:val="0013335E"/>
    <w:rsid w:val="00133441"/>
    <w:rsid w:val="00133CE4"/>
    <w:rsid w:val="00133CF1"/>
    <w:rsid w:val="00133D87"/>
    <w:rsid w:val="00133DA2"/>
    <w:rsid w:val="00133E05"/>
    <w:rsid w:val="00133F21"/>
    <w:rsid w:val="0013458E"/>
    <w:rsid w:val="00134696"/>
    <w:rsid w:val="0013493E"/>
    <w:rsid w:val="00134C92"/>
    <w:rsid w:val="00134D1B"/>
    <w:rsid w:val="0013581B"/>
    <w:rsid w:val="00135ADF"/>
    <w:rsid w:val="0013601B"/>
    <w:rsid w:val="00136326"/>
    <w:rsid w:val="0013669A"/>
    <w:rsid w:val="0013688C"/>
    <w:rsid w:val="00136955"/>
    <w:rsid w:val="00136960"/>
    <w:rsid w:val="0013741A"/>
    <w:rsid w:val="0013744F"/>
    <w:rsid w:val="00137462"/>
    <w:rsid w:val="00137481"/>
    <w:rsid w:val="001375C5"/>
    <w:rsid w:val="001376A5"/>
    <w:rsid w:val="0013791D"/>
    <w:rsid w:val="001379BD"/>
    <w:rsid w:val="00137A9C"/>
    <w:rsid w:val="00137DC2"/>
    <w:rsid w:val="001402FA"/>
    <w:rsid w:val="00140429"/>
    <w:rsid w:val="001405AB"/>
    <w:rsid w:val="0014078B"/>
    <w:rsid w:val="00140DCD"/>
    <w:rsid w:val="00140E8B"/>
    <w:rsid w:val="00140FC7"/>
    <w:rsid w:val="00140FD3"/>
    <w:rsid w:val="00141558"/>
    <w:rsid w:val="0014171F"/>
    <w:rsid w:val="00141DCF"/>
    <w:rsid w:val="00141E0B"/>
    <w:rsid w:val="00141E58"/>
    <w:rsid w:val="00142209"/>
    <w:rsid w:val="00142268"/>
    <w:rsid w:val="00142926"/>
    <w:rsid w:val="0014294A"/>
    <w:rsid w:val="0014318B"/>
    <w:rsid w:val="00143217"/>
    <w:rsid w:val="00143377"/>
    <w:rsid w:val="00143A7A"/>
    <w:rsid w:val="00143E99"/>
    <w:rsid w:val="0014483D"/>
    <w:rsid w:val="0014485E"/>
    <w:rsid w:val="00144AAB"/>
    <w:rsid w:val="00144C8A"/>
    <w:rsid w:val="00144D43"/>
    <w:rsid w:val="00144D83"/>
    <w:rsid w:val="00144F6D"/>
    <w:rsid w:val="00145B7D"/>
    <w:rsid w:val="00145C2D"/>
    <w:rsid w:val="00145D92"/>
    <w:rsid w:val="00145DB9"/>
    <w:rsid w:val="0014621C"/>
    <w:rsid w:val="00146353"/>
    <w:rsid w:val="0014639B"/>
    <w:rsid w:val="00146752"/>
    <w:rsid w:val="00146883"/>
    <w:rsid w:val="0014688D"/>
    <w:rsid w:val="00146A49"/>
    <w:rsid w:val="00146C10"/>
    <w:rsid w:val="00146CB1"/>
    <w:rsid w:val="00146D12"/>
    <w:rsid w:val="00146E2E"/>
    <w:rsid w:val="00147140"/>
    <w:rsid w:val="001472B8"/>
    <w:rsid w:val="00147A3C"/>
    <w:rsid w:val="00147AC6"/>
    <w:rsid w:val="00147D41"/>
    <w:rsid w:val="00147F80"/>
    <w:rsid w:val="0015002C"/>
    <w:rsid w:val="00150196"/>
    <w:rsid w:val="001501D0"/>
    <w:rsid w:val="001501E8"/>
    <w:rsid w:val="00150836"/>
    <w:rsid w:val="00150866"/>
    <w:rsid w:val="00150888"/>
    <w:rsid w:val="0015095F"/>
    <w:rsid w:val="00150A7D"/>
    <w:rsid w:val="0015114B"/>
    <w:rsid w:val="00151278"/>
    <w:rsid w:val="001513F9"/>
    <w:rsid w:val="00151946"/>
    <w:rsid w:val="00151CA0"/>
    <w:rsid w:val="00151DA3"/>
    <w:rsid w:val="0015278E"/>
    <w:rsid w:val="0015299D"/>
    <w:rsid w:val="00152EF6"/>
    <w:rsid w:val="0015355A"/>
    <w:rsid w:val="00153F79"/>
    <w:rsid w:val="00154025"/>
    <w:rsid w:val="001543D6"/>
    <w:rsid w:val="001544E0"/>
    <w:rsid w:val="00154610"/>
    <w:rsid w:val="00154691"/>
    <w:rsid w:val="00154CF9"/>
    <w:rsid w:val="001550DC"/>
    <w:rsid w:val="0015558E"/>
    <w:rsid w:val="0015595B"/>
    <w:rsid w:val="00155C5F"/>
    <w:rsid w:val="00155D1F"/>
    <w:rsid w:val="00155DC1"/>
    <w:rsid w:val="001565C2"/>
    <w:rsid w:val="00156AFF"/>
    <w:rsid w:val="00156D32"/>
    <w:rsid w:val="00156DD9"/>
    <w:rsid w:val="00157370"/>
    <w:rsid w:val="00157E1C"/>
    <w:rsid w:val="00157E38"/>
    <w:rsid w:val="00157F33"/>
    <w:rsid w:val="0016006E"/>
    <w:rsid w:val="00160682"/>
    <w:rsid w:val="0016068B"/>
    <w:rsid w:val="001609CC"/>
    <w:rsid w:val="00160DB7"/>
    <w:rsid w:val="00160DB8"/>
    <w:rsid w:val="00161115"/>
    <w:rsid w:val="00161A87"/>
    <w:rsid w:val="00161BC0"/>
    <w:rsid w:val="00161DFD"/>
    <w:rsid w:val="00161F2D"/>
    <w:rsid w:val="001621E5"/>
    <w:rsid w:val="0016253E"/>
    <w:rsid w:val="0016278D"/>
    <w:rsid w:val="00162953"/>
    <w:rsid w:val="001629F6"/>
    <w:rsid w:val="00162B68"/>
    <w:rsid w:val="00162C00"/>
    <w:rsid w:val="00162E1D"/>
    <w:rsid w:val="00163044"/>
    <w:rsid w:val="00163068"/>
    <w:rsid w:val="001631AD"/>
    <w:rsid w:val="00163507"/>
    <w:rsid w:val="001636D8"/>
    <w:rsid w:val="00163B13"/>
    <w:rsid w:val="001641C2"/>
    <w:rsid w:val="001643E4"/>
    <w:rsid w:val="001644E8"/>
    <w:rsid w:val="001644FA"/>
    <w:rsid w:val="001645B7"/>
    <w:rsid w:val="001645BF"/>
    <w:rsid w:val="001646DC"/>
    <w:rsid w:val="0016471F"/>
    <w:rsid w:val="00164756"/>
    <w:rsid w:val="00164795"/>
    <w:rsid w:val="00164AE3"/>
    <w:rsid w:val="001656A7"/>
    <w:rsid w:val="00165AF3"/>
    <w:rsid w:val="00165E2C"/>
    <w:rsid w:val="00166014"/>
    <w:rsid w:val="00166027"/>
    <w:rsid w:val="001660A8"/>
    <w:rsid w:val="00166324"/>
    <w:rsid w:val="001663AC"/>
    <w:rsid w:val="00166751"/>
    <w:rsid w:val="00166910"/>
    <w:rsid w:val="00166B05"/>
    <w:rsid w:val="00167007"/>
    <w:rsid w:val="00167590"/>
    <w:rsid w:val="00167830"/>
    <w:rsid w:val="00167A2C"/>
    <w:rsid w:val="00170135"/>
    <w:rsid w:val="001703AB"/>
    <w:rsid w:val="001705D4"/>
    <w:rsid w:val="001706A3"/>
    <w:rsid w:val="00170E0A"/>
    <w:rsid w:val="00170FAC"/>
    <w:rsid w:val="00171040"/>
    <w:rsid w:val="00171394"/>
    <w:rsid w:val="00171436"/>
    <w:rsid w:val="00171ADF"/>
    <w:rsid w:val="00171C70"/>
    <w:rsid w:val="00171EA0"/>
    <w:rsid w:val="00171EC3"/>
    <w:rsid w:val="00172011"/>
    <w:rsid w:val="00172178"/>
    <w:rsid w:val="0017278F"/>
    <w:rsid w:val="0017290C"/>
    <w:rsid w:val="001730B0"/>
    <w:rsid w:val="00173476"/>
    <w:rsid w:val="00173857"/>
    <w:rsid w:val="0017385E"/>
    <w:rsid w:val="00173FE8"/>
    <w:rsid w:val="00173FFE"/>
    <w:rsid w:val="001741D4"/>
    <w:rsid w:val="001743CA"/>
    <w:rsid w:val="0017452D"/>
    <w:rsid w:val="00174599"/>
    <w:rsid w:val="00174A6D"/>
    <w:rsid w:val="00174B40"/>
    <w:rsid w:val="00174C1F"/>
    <w:rsid w:val="00175068"/>
    <w:rsid w:val="001750F1"/>
    <w:rsid w:val="00175310"/>
    <w:rsid w:val="00175AA4"/>
    <w:rsid w:val="00175D6A"/>
    <w:rsid w:val="0017605C"/>
    <w:rsid w:val="00176817"/>
    <w:rsid w:val="00176912"/>
    <w:rsid w:val="00176AE7"/>
    <w:rsid w:val="00176B14"/>
    <w:rsid w:val="00177798"/>
    <w:rsid w:val="00177994"/>
    <w:rsid w:val="00177ADE"/>
    <w:rsid w:val="00177BBF"/>
    <w:rsid w:val="00177E53"/>
    <w:rsid w:val="00177E5B"/>
    <w:rsid w:val="00177E82"/>
    <w:rsid w:val="00180213"/>
    <w:rsid w:val="001802B2"/>
    <w:rsid w:val="00180611"/>
    <w:rsid w:val="001808E2"/>
    <w:rsid w:val="00180964"/>
    <w:rsid w:val="00180C52"/>
    <w:rsid w:val="00181004"/>
    <w:rsid w:val="001810C6"/>
    <w:rsid w:val="00181448"/>
    <w:rsid w:val="0018158E"/>
    <w:rsid w:val="001816C8"/>
    <w:rsid w:val="001816FC"/>
    <w:rsid w:val="00181881"/>
    <w:rsid w:val="00181892"/>
    <w:rsid w:val="0018194E"/>
    <w:rsid w:val="00181A86"/>
    <w:rsid w:val="00181F0B"/>
    <w:rsid w:val="001825A7"/>
    <w:rsid w:val="001827A7"/>
    <w:rsid w:val="00182F82"/>
    <w:rsid w:val="00182F8C"/>
    <w:rsid w:val="00183234"/>
    <w:rsid w:val="00183578"/>
    <w:rsid w:val="001835A9"/>
    <w:rsid w:val="0018373F"/>
    <w:rsid w:val="001838AA"/>
    <w:rsid w:val="00183A93"/>
    <w:rsid w:val="00183C21"/>
    <w:rsid w:val="00183D36"/>
    <w:rsid w:val="00183E64"/>
    <w:rsid w:val="00183EF9"/>
    <w:rsid w:val="00184345"/>
    <w:rsid w:val="00184774"/>
    <w:rsid w:val="001847CC"/>
    <w:rsid w:val="0018516F"/>
    <w:rsid w:val="0018570A"/>
    <w:rsid w:val="0018593C"/>
    <w:rsid w:val="00185CC9"/>
    <w:rsid w:val="00185FA8"/>
    <w:rsid w:val="0018624C"/>
    <w:rsid w:val="0018634E"/>
    <w:rsid w:val="001865D3"/>
    <w:rsid w:val="001868D8"/>
    <w:rsid w:val="00186A66"/>
    <w:rsid w:val="00186D23"/>
    <w:rsid w:val="00186E1E"/>
    <w:rsid w:val="0018711F"/>
    <w:rsid w:val="001871D4"/>
    <w:rsid w:val="00187426"/>
    <w:rsid w:val="001875D2"/>
    <w:rsid w:val="001879F1"/>
    <w:rsid w:val="00187C54"/>
    <w:rsid w:val="00187F36"/>
    <w:rsid w:val="00190086"/>
    <w:rsid w:val="001900F8"/>
    <w:rsid w:val="00190112"/>
    <w:rsid w:val="00190265"/>
    <w:rsid w:val="0019026A"/>
    <w:rsid w:val="0019053A"/>
    <w:rsid w:val="001905B4"/>
    <w:rsid w:val="001909B3"/>
    <w:rsid w:val="00190BE4"/>
    <w:rsid w:val="00190C70"/>
    <w:rsid w:val="00190DA2"/>
    <w:rsid w:val="0019113B"/>
    <w:rsid w:val="00191390"/>
    <w:rsid w:val="0019171B"/>
    <w:rsid w:val="00191868"/>
    <w:rsid w:val="00191BB1"/>
    <w:rsid w:val="00191C83"/>
    <w:rsid w:val="0019246B"/>
    <w:rsid w:val="00192865"/>
    <w:rsid w:val="00192DD0"/>
    <w:rsid w:val="00192FFB"/>
    <w:rsid w:val="00193421"/>
    <w:rsid w:val="001934A0"/>
    <w:rsid w:val="001940B0"/>
    <w:rsid w:val="001945C4"/>
    <w:rsid w:val="0019472C"/>
    <w:rsid w:val="00194892"/>
    <w:rsid w:val="00194D21"/>
    <w:rsid w:val="00195008"/>
    <w:rsid w:val="001950F9"/>
    <w:rsid w:val="0019529A"/>
    <w:rsid w:val="001955B3"/>
    <w:rsid w:val="0019590B"/>
    <w:rsid w:val="00195AC5"/>
    <w:rsid w:val="00195C62"/>
    <w:rsid w:val="00195CA8"/>
    <w:rsid w:val="00196033"/>
    <w:rsid w:val="001961BC"/>
    <w:rsid w:val="0019622D"/>
    <w:rsid w:val="0019642C"/>
    <w:rsid w:val="001966FE"/>
    <w:rsid w:val="00196782"/>
    <w:rsid w:val="0019699D"/>
    <w:rsid w:val="00196B5E"/>
    <w:rsid w:val="00196C4B"/>
    <w:rsid w:val="00196CEF"/>
    <w:rsid w:val="00197589"/>
    <w:rsid w:val="00197864"/>
    <w:rsid w:val="0019788B"/>
    <w:rsid w:val="00197AFA"/>
    <w:rsid w:val="001A0012"/>
    <w:rsid w:val="001A0144"/>
    <w:rsid w:val="001A0422"/>
    <w:rsid w:val="001A077A"/>
    <w:rsid w:val="001A08AA"/>
    <w:rsid w:val="001A08F8"/>
    <w:rsid w:val="001A0B5B"/>
    <w:rsid w:val="001A18DA"/>
    <w:rsid w:val="001A1DDF"/>
    <w:rsid w:val="001A1E29"/>
    <w:rsid w:val="001A2087"/>
    <w:rsid w:val="001A213E"/>
    <w:rsid w:val="001A281A"/>
    <w:rsid w:val="001A2B38"/>
    <w:rsid w:val="001A30C9"/>
    <w:rsid w:val="001A33D5"/>
    <w:rsid w:val="001A375E"/>
    <w:rsid w:val="001A3A55"/>
    <w:rsid w:val="001A3E41"/>
    <w:rsid w:val="001A4041"/>
    <w:rsid w:val="001A41A8"/>
    <w:rsid w:val="001A41FA"/>
    <w:rsid w:val="001A4723"/>
    <w:rsid w:val="001A4C2C"/>
    <w:rsid w:val="001A4DF1"/>
    <w:rsid w:val="001A534C"/>
    <w:rsid w:val="001A56D8"/>
    <w:rsid w:val="001A5971"/>
    <w:rsid w:val="001A5E29"/>
    <w:rsid w:val="001A61C1"/>
    <w:rsid w:val="001A6A71"/>
    <w:rsid w:val="001A7498"/>
    <w:rsid w:val="001A7606"/>
    <w:rsid w:val="001A76C5"/>
    <w:rsid w:val="001A78CD"/>
    <w:rsid w:val="001B06B8"/>
    <w:rsid w:val="001B0A4A"/>
    <w:rsid w:val="001B0D7A"/>
    <w:rsid w:val="001B1095"/>
    <w:rsid w:val="001B1297"/>
    <w:rsid w:val="001B1302"/>
    <w:rsid w:val="001B1439"/>
    <w:rsid w:val="001B17F4"/>
    <w:rsid w:val="001B1A88"/>
    <w:rsid w:val="001B1DA1"/>
    <w:rsid w:val="001B1E34"/>
    <w:rsid w:val="001B1E4F"/>
    <w:rsid w:val="001B2270"/>
    <w:rsid w:val="001B23C9"/>
    <w:rsid w:val="001B2F8F"/>
    <w:rsid w:val="001B31CF"/>
    <w:rsid w:val="001B323A"/>
    <w:rsid w:val="001B327C"/>
    <w:rsid w:val="001B3998"/>
    <w:rsid w:val="001B3A91"/>
    <w:rsid w:val="001B3CAB"/>
    <w:rsid w:val="001B3E26"/>
    <w:rsid w:val="001B3E90"/>
    <w:rsid w:val="001B3FAA"/>
    <w:rsid w:val="001B401B"/>
    <w:rsid w:val="001B4456"/>
    <w:rsid w:val="001B446C"/>
    <w:rsid w:val="001B4AF1"/>
    <w:rsid w:val="001B4CA9"/>
    <w:rsid w:val="001B4E42"/>
    <w:rsid w:val="001B5508"/>
    <w:rsid w:val="001B5BCA"/>
    <w:rsid w:val="001B5DEA"/>
    <w:rsid w:val="001B606E"/>
    <w:rsid w:val="001B65C9"/>
    <w:rsid w:val="001B684A"/>
    <w:rsid w:val="001B6B76"/>
    <w:rsid w:val="001B6CDB"/>
    <w:rsid w:val="001B72CE"/>
    <w:rsid w:val="001B72DA"/>
    <w:rsid w:val="001B7329"/>
    <w:rsid w:val="001B73BC"/>
    <w:rsid w:val="001B7732"/>
    <w:rsid w:val="001B7F3A"/>
    <w:rsid w:val="001C0159"/>
    <w:rsid w:val="001C0850"/>
    <w:rsid w:val="001C0955"/>
    <w:rsid w:val="001C0980"/>
    <w:rsid w:val="001C0A3D"/>
    <w:rsid w:val="001C0A74"/>
    <w:rsid w:val="001C0EFF"/>
    <w:rsid w:val="001C1560"/>
    <w:rsid w:val="001C1882"/>
    <w:rsid w:val="001C1900"/>
    <w:rsid w:val="001C1920"/>
    <w:rsid w:val="001C1AAD"/>
    <w:rsid w:val="001C1B42"/>
    <w:rsid w:val="001C1D27"/>
    <w:rsid w:val="001C1D95"/>
    <w:rsid w:val="001C1E9D"/>
    <w:rsid w:val="001C214A"/>
    <w:rsid w:val="001C220D"/>
    <w:rsid w:val="001C275A"/>
    <w:rsid w:val="001C29B7"/>
    <w:rsid w:val="001C2EEF"/>
    <w:rsid w:val="001C2FB2"/>
    <w:rsid w:val="001C33E5"/>
    <w:rsid w:val="001C33FC"/>
    <w:rsid w:val="001C397D"/>
    <w:rsid w:val="001C3C83"/>
    <w:rsid w:val="001C3D2F"/>
    <w:rsid w:val="001C3E92"/>
    <w:rsid w:val="001C402B"/>
    <w:rsid w:val="001C411B"/>
    <w:rsid w:val="001C41B2"/>
    <w:rsid w:val="001C4666"/>
    <w:rsid w:val="001C4822"/>
    <w:rsid w:val="001C4B3C"/>
    <w:rsid w:val="001C4CA4"/>
    <w:rsid w:val="001C4F9C"/>
    <w:rsid w:val="001C54EA"/>
    <w:rsid w:val="001C5B95"/>
    <w:rsid w:val="001C5C06"/>
    <w:rsid w:val="001C5F1B"/>
    <w:rsid w:val="001C5FB5"/>
    <w:rsid w:val="001C6432"/>
    <w:rsid w:val="001C65B7"/>
    <w:rsid w:val="001C67A3"/>
    <w:rsid w:val="001C6A74"/>
    <w:rsid w:val="001C6AED"/>
    <w:rsid w:val="001C711A"/>
    <w:rsid w:val="001C7463"/>
    <w:rsid w:val="001C790C"/>
    <w:rsid w:val="001C7BF6"/>
    <w:rsid w:val="001C7D8E"/>
    <w:rsid w:val="001C7DC0"/>
    <w:rsid w:val="001C7E85"/>
    <w:rsid w:val="001C7F97"/>
    <w:rsid w:val="001D0488"/>
    <w:rsid w:val="001D0B90"/>
    <w:rsid w:val="001D0E29"/>
    <w:rsid w:val="001D103E"/>
    <w:rsid w:val="001D1281"/>
    <w:rsid w:val="001D1672"/>
    <w:rsid w:val="001D1F2D"/>
    <w:rsid w:val="001D22ED"/>
    <w:rsid w:val="001D2455"/>
    <w:rsid w:val="001D2745"/>
    <w:rsid w:val="001D294D"/>
    <w:rsid w:val="001D29C4"/>
    <w:rsid w:val="001D2F7C"/>
    <w:rsid w:val="001D31D7"/>
    <w:rsid w:val="001D353A"/>
    <w:rsid w:val="001D3D7A"/>
    <w:rsid w:val="001D3EF6"/>
    <w:rsid w:val="001D412F"/>
    <w:rsid w:val="001D470F"/>
    <w:rsid w:val="001D4770"/>
    <w:rsid w:val="001D4896"/>
    <w:rsid w:val="001D490F"/>
    <w:rsid w:val="001D4B1F"/>
    <w:rsid w:val="001D4E95"/>
    <w:rsid w:val="001D4F75"/>
    <w:rsid w:val="001D52A1"/>
    <w:rsid w:val="001D5335"/>
    <w:rsid w:val="001D5558"/>
    <w:rsid w:val="001D59E5"/>
    <w:rsid w:val="001D5B22"/>
    <w:rsid w:val="001D5B5F"/>
    <w:rsid w:val="001D5BF5"/>
    <w:rsid w:val="001D5DE4"/>
    <w:rsid w:val="001D5DEA"/>
    <w:rsid w:val="001D607E"/>
    <w:rsid w:val="001D6121"/>
    <w:rsid w:val="001D68E6"/>
    <w:rsid w:val="001D69A2"/>
    <w:rsid w:val="001D6A8D"/>
    <w:rsid w:val="001D6BC0"/>
    <w:rsid w:val="001D6D06"/>
    <w:rsid w:val="001D6F7E"/>
    <w:rsid w:val="001D71A4"/>
    <w:rsid w:val="001D72F1"/>
    <w:rsid w:val="001D744C"/>
    <w:rsid w:val="001D7B5C"/>
    <w:rsid w:val="001D7D42"/>
    <w:rsid w:val="001E0063"/>
    <w:rsid w:val="001E00AF"/>
    <w:rsid w:val="001E00E5"/>
    <w:rsid w:val="001E00F7"/>
    <w:rsid w:val="001E0212"/>
    <w:rsid w:val="001E047D"/>
    <w:rsid w:val="001E0708"/>
    <w:rsid w:val="001E09CF"/>
    <w:rsid w:val="001E0A3C"/>
    <w:rsid w:val="001E0C5B"/>
    <w:rsid w:val="001E0D20"/>
    <w:rsid w:val="001E0F37"/>
    <w:rsid w:val="001E16C3"/>
    <w:rsid w:val="001E1739"/>
    <w:rsid w:val="001E1881"/>
    <w:rsid w:val="001E1AB5"/>
    <w:rsid w:val="001E1DD3"/>
    <w:rsid w:val="001E2234"/>
    <w:rsid w:val="001E22DA"/>
    <w:rsid w:val="001E2381"/>
    <w:rsid w:val="001E2B19"/>
    <w:rsid w:val="001E3028"/>
    <w:rsid w:val="001E36C7"/>
    <w:rsid w:val="001E37A5"/>
    <w:rsid w:val="001E395F"/>
    <w:rsid w:val="001E39D8"/>
    <w:rsid w:val="001E3A92"/>
    <w:rsid w:val="001E3AD9"/>
    <w:rsid w:val="001E3AEB"/>
    <w:rsid w:val="001E3B3A"/>
    <w:rsid w:val="001E3BF9"/>
    <w:rsid w:val="001E3E5B"/>
    <w:rsid w:val="001E41A7"/>
    <w:rsid w:val="001E47EA"/>
    <w:rsid w:val="001E49D8"/>
    <w:rsid w:val="001E4C1C"/>
    <w:rsid w:val="001E4F6C"/>
    <w:rsid w:val="001E4FAB"/>
    <w:rsid w:val="001E518A"/>
    <w:rsid w:val="001E54D5"/>
    <w:rsid w:val="001E5807"/>
    <w:rsid w:val="001E589F"/>
    <w:rsid w:val="001E5963"/>
    <w:rsid w:val="001E5BF4"/>
    <w:rsid w:val="001E5C26"/>
    <w:rsid w:val="001E5D17"/>
    <w:rsid w:val="001E60B7"/>
    <w:rsid w:val="001E62EE"/>
    <w:rsid w:val="001E63F3"/>
    <w:rsid w:val="001E69F3"/>
    <w:rsid w:val="001E6CFE"/>
    <w:rsid w:val="001E709E"/>
    <w:rsid w:val="001E71D9"/>
    <w:rsid w:val="001E761A"/>
    <w:rsid w:val="001E762F"/>
    <w:rsid w:val="001E7703"/>
    <w:rsid w:val="001E78D9"/>
    <w:rsid w:val="001E78EA"/>
    <w:rsid w:val="001E7B0F"/>
    <w:rsid w:val="001E7B51"/>
    <w:rsid w:val="001E7DDF"/>
    <w:rsid w:val="001E7F8D"/>
    <w:rsid w:val="001F002A"/>
    <w:rsid w:val="001F016D"/>
    <w:rsid w:val="001F023B"/>
    <w:rsid w:val="001F02DD"/>
    <w:rsid w:val="001F0649"/>
    <w:rsid w:val="001F09E8"/>
    <w:rsid w:val="001F0A93"/>
    <w:rsid w:val="001F0EAB"/>
    <w:rsid w:val="001F1613"/>
    <w:rsid w:val="001F161C"/>
    <w:rsid w:val="001F1664"/>
    <w:rsid w:val="001F1B3A"/>
    <w:rsid w:val="001F1BAD"/>
    <w:rsid w:val="001F1BE2"/>
    <w:rsid w:val="001F1E0E"/>
    <w:rsid w:val="001F1E2D"/>
    <w:rsid w:val="001F2190"/>
    <w:rsid w:val="001F2B0B"/>
    <w:rsid w:val="001F2E41"/>
    <w:rsid w:val="001F367B"/>
    <w:rsid w:val="001F3CFD"/>
    <w:rsid w:val="001F3E74"/>
    <w:rsid w:val="001F435C"/>
    <w:rsid w:val="001F47D9"/>
    <w:rsid w:val="001F4A19"/>
    <w:rsid w:val="001F4EFB"/>
    <w:rsid w:val="001F4F9B"/>
    <w:rsid w:val="001F502B"/>
    <w:rsid w:val="001F51B8"/>
    <w:rsid w:val="001F5B14"/>
    <w:rsid w:val="001F5C74"/>
    <w:rsid w:val="001F5D9B"/>
    <w:rsid w:val="001F5ED7"/>
    <w:rsid w:val="001F6674"/>
    <w:rsid w:val="001F6904"/>
    <w:rsid w:val="001F6B94"/>
    <w:rsid w:val="001F6E61"/>
    <w:rsid w:val="001F6F39"/>
    <w:rsid w:val="001F7184"/>
    <w:rsid w:val="001F71B8"/>
    <w:rsid w:val="001F724F"/>
    <w:rsid w:val="001F7B36"/>
    <w:rsid w:val="001F7E21"/>
    <w:rsid w:val="001F7FC0"/>
    <w:rsid w:val="00200C69"/>
    <w:rsid w:val="00200DCC"/>
    <w:rsid w:val="00200F2B"/>
    <w:rsid w:val="002012E0"/>
    <w:rsid w:val="00201558"/>
    <w:rsid w:val="00201681"/>
    <w:rsid w:val="00201781"/>
    <w:rsid w:val="00201A40"/>
    <w:rsid w:val="00201B0A"/>
    <w:rsid w:val="00201BC2"/>
    <w:rsid w:val="00201F50"/>
    <w:rsid w:val="002020D4"/>
    <w:rsid w:val="00202415"/>
    <w:rsid w:val="0020259A"/>
    <w:rsid w:val="00202692"/>
    <w:rsid w:val="002027C0"/>
    <w:rsid w:val="002029B6"/>
    <w:rsid w:val="00202B7C"/>
    <w:rsid w:val="00202FC0"/>
    <w:rsid w:val="0020306A"/>
    <w:rsid w:val="00203620"/>
    <w:rsid w:val="002036F4"/>
    <w:rsid w:val="002038E5"/>
    <w:rsid w:val="002038F9"/>
    <w:rsid w:val="00203B86"/>
    <w:rsid w:val="002040BB"/>
    <w:rsid w:val="00204116"/>
    <w:rsid w:val="00204C3F"/>
    <w:rsid w:val="00204D4A"/>
    <w:rsid w:val="00204F08"/>
    <w:rsid w:val="00204F12"/>
    <w:rsid w:val="00205804"/>
    <w:rsid w:val="00205B53"/>
    <w:rsid w:val="00205CC8"/>
    <w:rsid w:val="00205F1B"/>
    <w:rsid w:val="00206182"/>
    <w:rsid w:val="00206B97"/>
    <w:rsid w:val="00206CFB"/>
    <w:rsid w:val="00206DD4"/>
    <w:rsid w:val="002070DF"/>
    <w:rsid w:val="002070FE"/>
    <w:rsid w:val="002072FF"/>
    <w:rsid w:val="00207D18"/>
    <w:rsid w:val="002100D8"/>
    <w:rsid w:val="00210482"/>
    <w:rsid w:val="002104FC"/>
    <w:rsid w:val="00210ED1"/>
    <w:rsid w:val="00210EF2"/>
    <w:rsid w:val="00211088"/>
    <w:rsid w:val="00211251"/>
    <w:rsid w:val="00211270"/>
    <w:rsid w:val="00211589"/>
    <w:rsid w:val="002115B4"/>
    <w:rsid w:val="002118BA"/>
    <w:rsid w:val="0021256B"/>
    <w:rsid w:val="00212637"/>
    <w:rsid w:val="00212998"/>
    <w:rsid w:val="00212B21"/>
    <w:rsid w:val="00212B98"/>
    <w:rsid w:val="002131AF"/>
    <w:rsid w:val="002137AF"/>
    <w:rsid w:val="002139A3"/>
    <w:rsid w:val="00213C61"/>
    <w:rsid w:val="00213E8F"/>
    <w:rsid w:val="002140B5"/>
    <w:rsid w:val="00214181"/>
    <w:rsid w:val="00214244"/>
    <w:rsid w:val="0021460F"/>
    <w:rsid w:val="00214685"/>
    <w:rsid w:val="00214A7A"/>
    <w:rsid w:val="00214B6C"/>
    <w:rsid w:val="00215278"/>
    <w:rsid w:val="002153FB"/>
    <w:rsid w:val="00215449"/>
    <w:rsid w:val="00215803"/>
    <w:rsid w:val="00215B2B"/>
    <w:rsid w:val="00215D8A"/>
    <w:rsid w:val="00215FE5"/>
    <w:rsid w:val="002163BA"/>
    <w:rsid w:val="002163C0"/>
    <w:rsid w:val="002166B2"/>
    <w:rsid w:val="0021707B"/>
    <w:rsid w:val="002174AE"/>
    <w:rsid w:val="002175F0"/>
    <w:rsid w:val="002177DC"/>
    <w:rsid w:val="00217A22"/>
    <w:rsid w:val="00217A6D"/>
    <w:rsid w:val="00217B42"/>
    <w:rsid w:val="00217BB7"/>
    <w:rsid w:val="00217DE0"/>
    <w:rsid w:val="00220032"/>
    <w:rsid w:val="00220617"/>
    <w:rsid w:val="00220D10"/>
    <w:rsid w:val="00221447"/>
    <w:rsid w:val="00221A26"/>
    <w:rsid w:val="00222048"/>
    <w:rsid w:val="0022231F"/>
    <w:rsid w:val="00222398"/>
    <w:rsid w:val="00222792"/>
    <w:rsid w:val="00222825"/>
    <w:rsid w:val="002229AE"/>
    <w:rsid w:val="00222C5F"/>
    <w:rsid w:val="00222DF8"/>
    <w:rsid w:val="00223287"/>
    <w:rsid w:val="00223305"/>
    <w:rsid w:val="00223E4D"/>
    <w:rsid w:val="00224324"/>
    <w:rsid w:val="00224740"/>
    <w:rsid w:val="00224829"/>
    <w:rsid w:val="00224B0F"/>
    <w:rsid w:val="00224C5C"/>
    <w:rsid w:val="00224D85"/>
    <w:rsid w:val="00224E40"/>
    <w:rsid w:val="00225231"/>
    <w:rsid w:val="0022559C"/>
    <w:rsid w:val="00225C0E"/>
    <w:rsid w:val="00225F2F"/>
    <w:rsid w:val="00225FDA"/>
    <w:rsid w:val="0022616C"/>
    <w:rsid w:val="0022651C"/>
    <w:rsid w:val="002267FC"/>
    <w:rsid w:val="00226E37"/>
    <w:rsid w:val="00226E39"/>
    <w:rsid w:val="00227071"/>
    <w:rsid w:val="00227173"/>
    <w:rsid w:val="0022799D"/>
    <w:rsid w:val="00227C98"/>
    <w:rsid w:val="002300CB"/>
    <w:rsid w:val="00230123"/>
    <w:rsid w:val="002301EB"/>
    <w:rsid w:val="00230312"/>
    <w:rsid w:val="002303F3"/>
    <w:rsid w:val="002304E6"/>
    <w:rsid w:val="002306D8"/>
    <w:rsid w:val="002307FA"/>
    <w:rsid w:val="00230DB6"/>
    <w:rsid w:val="00230E67"/>
    <w:rsid w:val="00230E6A"/>
    <w:rsid w:val="00230EAA"/>
    <w:rsid w:val="00230FBF"/>
    <w:rsid w:val="0023101F"/>
    <w:rsid w:val="002312D6"/>
    <w:rsid w:val="002312E7"/>
    <w:rsid w:val="00231321"/>
    <w:rsid w:val="00231774"/>
    <w:rsid w:val="00231C99"/>
    <w:rsid w:val="00231D37"/>
    <w:rsid w:val="00231D6B"/>
    <w:rsid w:val="0023249C"/>
    <w:rsid w:val="002324CC"/>
    <w:rsid w:val="0023282A"/>
    <w:rsid w:val="0023285B"/>
    <w:rsid w:val="00232931"/>
    <w:rsid w:val="002329BB"/>
    <w:rsid w:val="00232A33"/>
    <w:rsid w:val="00232BA1"/>
    <w:rsid w:val="00232DF7"/>
    <w:rsid w:val="00232F36"/>
    <w:rsid w:val="00232FF6"/>
    <w:rsid w:val="00233294"/>
    <w:rsid w:val="00233448"/>
    <w:rsid w:val="00233582"/>
    <w:rsid w:val="002339D2"/>
    <w:rsid w:val="00233AA7"/>
    <w:rsid w:val="00233E83"/>
    <w:rsid w:val="00233EAE"/>
    <w:rsid w:val="0023405A"/>
    <w:rsid w:val="0023488E"/>
    <w:rsid w:val="0023491C"/>
    <w:rsid w:val="00234B7B"/>
    <w:rsid w:val="00234C28"/>
    <w:rsid w:val="00234D2A"/>
    <w:rsid w:val="0023514F"/>
    <w:rsid w:val="0023521D"/>
    <w:rsid w:val="00235B73"/>
    <w:rsid w:val="00235BDF"/>
    <w:rsid w:val="00235F67"/>
    <w:rsid w:val="002362B4"/>
    <w:rsid w:val="002365D1"/>
    <w:rsid w:val="00236A8E"/>
    <w:rsid w:val="00237219"/>
    <w:rsid w:val="0023724C"/>
    <w:rsid w:val="00237527"/>
    <w:rsid w:val="002378AF"/>
    <w:rsid w:val="00237DD1"/>
    <w:rsid w:val="002400BC"/>
    <w:rsid w:val="00240902"/>
    <w:rsid w:val="00240A80"/>
    <w:rsid w:val="0024116F"/>
    <w:rsid w:val="00241307"/>
    <w:rsid w:val="002419F3"/>
    <w:rsid w:val="00241B29"/>
    <w:rsid w:val="00241D23"/>
    <w:rsid w:val="00242623"/>
    <w:rsid w:val="00242799"/>
    <w:rsid w:val="0024342E"/>
    <w:rsid w:val="00243612"/>
    <w:rsid w:val="0024371E"/>
    <w:rsid w:val="00243879"/>
    <w:rsid w:val="00243A2E"/>
    <w:rsid w:val="00243DAB"/>
    <w:rsid w:val="00243E86"/>
    <w:rsid w:val="00243FFD"/>
    <w:rsid w:val="00244B56"/>
    <w:rsid w:val="00244E9E"/>
    <w:rsid w:val="00245187"/>
    <w:rsid w:val="00246313"/>
    <w:rsid w:val="0024638E"/>
    <w:rsid w:val="0024643A"/>
    <w:rsid w:val="002464A1"/>
    <w:rsid w:val="00246781"/>
    <w:rsid w:val="002468EA"/>
    <w:rsid w:val="00246904"/>
    <w:rsid w:val="00246A0A"/>
    <w:rsid w:val="00246D38"/>
    <w:rsid w:val="00247116"/>
    <w:rsid w:val="0024788F"/>
    <w:rsid w:val="00247A58"/>
    <w:rsid w:val="00247A8F"/>
    <w:rsid w:val="00247D85"/>
    <w:rsid w:val="00247F6D"/>
    <w:rsid w:val="00247F96"/>
    <w:rsid w:val="00250572"/>
    <w:rsid w:val="002505D3"/>
    <w:rsid w:val="00250672"/>
    <w:rsid w:val="0025091D"/>
    <w:rsid w:val="002509CD"/>
    <w:rsid w:val="00250CE4"/>
    <w:rsid w:val="00250E00"/>
    <w:rsid w:val="002512C5"/>
    <w:rsid w:val="002516D8"/>
    <w:rsid w:val="00251A6B"/>
    <w:rsid w:val="00251C95"/>
    <w:rsid w:val="00251E34"/>
    <w:rsid w:val="00251E7B"/>
    <w:rsid w:val="002521E3"/>
    <w:rsid w:val="00252565"/>
    <w:rsid w:val="002526DC"/>
    <w:rsid w:val="00252DFB"/>
    <w:rsid w:val="00253099"/>
    <w:rsid w:val="00253125"/>
    <w:rsid w:val="00253294"/>
    <w:rsid w:val="002533CB"/>
    <w:rsid w:val="0025370D"/>
    <w:rsid w:val="0025379F"/>
    <w:rsid w:val="002539F2"/>
    <w:rsid w:val="00253D68"/>
    <w:rsid w:val="00254361"/>
    <w:rsid w:val="0025455C"/>
    <w:rsid w:val="0025478D"/>
    <w:rsid w:val="00254CA3"/>
    <w:rsid w:val="002550EB"/>
    <w:rsid w:val="0025516C"/>
    <w:rsid w:val="00255445"/>
    <w:rsid w:val="00255459"/>
    <w:rsid w:val="00255675"/>
    <w:rsid w:val="00255755"/>
    <w:rsid w:val="002558AF"/>
    <w:rsid w:val="00255933"/>
    <w:rsid w:val="0025593E"/>
    <w:rsid w:val="002559B5"/>
    <w:rsid w:val="00256016"/>
    <w:rsid w:val="002562C0"/>
    <w:rsid w:val="0025657C"/>
    <w:rsid w:val="00256761"/>
    <w:rsid w:val="00256B59"/>
    <w:rsid w:val="00256DED"/>
    <w:rsid w:val="00256F33"/>
    <w:rsid w:val="0025703A"/>
    <w:rsid w:val="00257293"/>
    <w:rsid w:val="00257AF8"/>
    <w:rsid w:val="00257D4E"/>
    <w:rsid w:val="002605C3"/>
    <w:rsid w:val="002605F3"/>
    <w:rsid w:val="0026075C"/>
    <w:rsid w:val="00260A98"/>
    <w:rsid w:val="00260C35"/>
    <w:rsid w:val="00260FC9"/>
    <w:rsid w:val="00261192"/>
    <w:rsid w:val="002612BA"/>
    <w:rsid w:val="00261A28"/>
    <w:rsid w:val="00261AA3"/>
    <w:rsid w:val="00261BE9"/>
    <w:rsid w:val="00261D34"/>
    <w:rsid w:val="0026205C"/>
    <w:rsid w:val="002623B4"/>
    <w:rsid w:val="00262768"/>
    <w:rsid w:val="0026280E"/>
    <w:rsid w:val="002629A0"/>
    <w:rsid w:val="00262BAE"/>
    <w:rsid w:val="002635BE"/>
    <w:rsid w:val="00263AF1"/>
    <w:rsid w:val="00263D49"/>
    <w:rsid w:val="0026412B"/>
    <w:rsid w:val="00264320"/>
    <w:rsid w:val="00264656"/>
    <w:rsid w:val="00264AA4"/>
    <w:rsid w:val="0026513B"/>
    <w:rsid w:val="00265330"/>
    <w:rsid w:val="00265D2B"/>
    <w:rsid w:val="00266184"/>
    <w:rsid w:val="00266584"/>
    <w:rsid w:val="0026673B"/>
    <w:rsid w:val="002668D0"/>
    <w:rsid w:val="00266C20"/>
    <w:rsid w:val="00266C65"/>
    <w:rsid w:val="0026709D"/>
    <w:rsid w:val="00267481"/>
    <w:rsid w:val="00267692"/>
    <w:rsid w:val="002677BD"/>
    <w:rsid w:val="002677BF"/>
    <w:rsid w:val="00267A33"/>
    <w:rsid w:val="00267B5E"/>
    <w:rsid w:val="00267B76"/>
    <w:rsid w:val="00267FE9"/>
    <w:rsid w:val="002705A7"/>
    <w:rsid w:val="00270637"/>
    <w:rsid w:val="00270801"/>
    <w:rsid w:val="0027089A"/>
    <w:rsid w:val="00270A8A"/>
    <w:rsid w:val="00270A97"/>
    <w:rsid w:val="002711BE"/>
    <w:rsid w:val="0027139E"/>
    <w:rsid w:val="002715E3"/>
    <w:rsid w:val="00271650"/>
    <w:rsid w:val="002716E4"/>
    <w:rsid w:val="0027221F"/>
    <w:rsid w:val="00272440"/>
    <w:rsid w:val="002724A8"/>
    <w:rsid w:val="002728D9"/>
    <w:rsid w:val="00272FE1"/>
    <w:rsid w:val="0027311C"/>
    <w:rsid w:val="00273335"/>
    <w:rsid w:val="00273584"/>
    <w:rsid w:val="0027367F"/>
    <w:rsid w:val="00273D3D"/>
    <w:rsid w:val="00274321"/>
    <w:rsid w:val="0027454C"/>
    <w:rsid w:val="00274571"/>
    <w:rsid w:val="00274583"/>
    <w:rsid w:val="00274A6B"/>
    <w:rsid w:val="00274AAC"/>
    <w:rsid w:val="00274B28"/>
    <w:rsid w:val="00274BE9"/>
    <w:rsid w:val="00274C19"/>
    <w:rsid w:val="00274D53"/>
    <w:rsid w:val="002759A6"/>
    <w:rsid w:val="00275C01"/>
    <w:rsid w:val="002760CB"/>
    <w:rsid w:val="00276211"/>
    <w:rsid w:val="0027661A"/>
    <w:rsid w:val="00276821"/>
    <w:rsid w:val="002769D2"/>
    <w:rsid w:val="00276A26"/>
    <w:rsid w:val="00276D9F"/>
    <w:rsid w:val="00276FF1"/>
    <w:rsid w:val="0027719E"/>
    <w:rsid w:val="0027745A"/>
    <w:rsid w:val="0027760F"/>
    <w:rsid w:val="00277871"/>
    <w:rsid w:val="002778C9"/>
    <w:rsid w:val="00277900"/>
    <w:rsid w:val="00277BAE"/>
    <w:rsid w:val="0028068A"/>
    <w:rsid w:val="002809AE"/>
    <w:rsid w:val="00280AF4"/>
    <w:rsid w:val="00280FA9"/>
    <w:rsid w:val="002811E4"/>
    <w:rsid w:val="002812C5"/>
    <w:rsid w:val="002815A2"/>
    <w:rsid w:val="00281A1D"/>
    <w:rsid w:val="00281A6E"/>
    <w:rsid w:val="00281C34"/>
    <w:rsid w:val="00281C99"/>
    <w:rsid w:val="00281FC9"/>
    <w:rsid w:val="00282155"/>
    <w:rsid w:val="00282755"/>
    <w:rsid w:val="0028284F"/>
    <w:rsid w:val="002828CD"/>
    <w:rsid w:val="0028299A"/>
    <w:rsid w:val="00282B06"/>
    <w:rsid w:val="00282E5E"/>
    <w:rsid w:val="00282FAF"/>
    <w:rsid w:val="00283047"/>
    <w:rsid w:val="002831B8"/>
    <w:rsid w:val="0028328F"/>
    <w:rsid w:val="00283313"/>
    <w:rsid w:val="00283988"/>
    <w:rsid w:val="00283A20"/>
    <w:rsid w:val="00283B8A"/>
    <w:rsid w:val="002841D6"/>
    <w:rsid w:val="00284D03"/>
    <w:rsid w:val="0028512F"/>
    <w:rsid w:val="00285323"/>
    <w:rsid w:val="00285408"/>
    <w:rsid w:val="0028558D"/>
    <w:rsid w:val="00285593"/>
    <w:rsid w:val="00285694"/>
    <w:rsid w:val="002858D0"/>
    <w:rsid w:val="00285CCC"/>
    <w:rsid w:val="00285FD1"/>
    <w:rsid w:val="002866A5"/>
    <w:rsid w:val="0028678A"/>
    <w:rsid w:val="00286C5B"/>
    <w:rsid w:val="00286D51"/>
    <w:rsid w:val="00286D60"/>
    <w:rsid w:val="00286D77"/>
    <w:rsid w:val="00286FF0"/>
    <w:rsid w:val="00287019"/>
    <w:rsid w:val="002872A3"/>
    <w:rsid w:val="00287315"/>
    <w:rsid w:val="00287597"/>
    <w:rsid w:val="002877DB"/>
    <w:rsid w:val="00287828"/>
    <w:rsid w:val="00287874"/>
    <w:rsid w:val="002878EA"/>
    <w:rsid w:val="00287B48"/>
    <w:rsid w:val="00287C15"/>
    <w:rsid w:val="00290162"/>
    <w:rsid w:val="002907C6"/>
    <w:rsid w:val="00290BF1"/>
    <w:rsid w:val="00290DA0"/>
    <w:rsid w:val="00290EDF"/>
    <w:rsid w:val="00291034"/>
    <w:rsid w:val="002913A4"/>
    <w:rsid w:val="00291807"/>
    <w:rsid w:val="00291B63"/>
    <w:rsid w:val="00291D1A"/>
    <w:rsid w:val="0029204F"/>
    <w:rsid w:val="002921DA"/>
    <w:rsid w:val="002922E3"/>
    <w:rsid w:val="0029236E"/>
    <w:rsid w:val="00292502"/>
    <w:rsid w:val="0029281B"/>
    <w:rsid w:val="00292A61"/>
    <w:rsid w:val="00292A6B"/>
    <w:rsid w:val="00292F69"/>
    <w:rsid w:val="0029305B"/>
    <w:rsid w:val="002937A3"/>
    <w:rsid w:val="0029396D"/>
    <w:rsid w:val="00293987"/>
    <w:rsid w:val="00293A33"/>
    <w:rsid w:val="00293C57"/>
    <w:rsid w:val="0029412C"/>
    <w:rsid w:val="0029415F"/>
    <w:rsid w:val="0029431D"/>
    <w:rsid w:val="00294AD4"/>
    <w:rsid w:val="00294B58"/>
    <w:rsid w:val="00294C04"/>
    <w:rsid w:val="002952AD"/>
    <w:rsid w:val="002957A7"/>
    <w:rsid w:val="00295842"/>
    <w:rsid w:val="00295BDD"/>
    <w:rsid w:val="0029635D"/>
    <w:rsid w:val="00296B1B"/>
    <w:rsid w:val="00296C0C"/>
    <w:rsid w:val="00296C8A"/>
    <w:rsid w:val="00296CA6"/>
    <w:rsid w:val="00296CC8"/>
    <w:rsid w:val="00296F8B"/>
    <w:rsid w:val="002975BC"/>
    <w:rsid w:val="0029790B"/>
    <w:rsid w:val="00297A05"/>
    <w:rsid w:val="00297AD2"/>
    <w:rsid w:val="00297D08"/>
    <w:rsid w:val="00297D53"/>
    <w:rsid w:val="00297DB9"/>
    <w:rsid w:val="002A01F0"/>
    <w:rsid w:val="002A056C"/>
    <w:rsid w:val="002A08AA"/>
    <w:rsid w:val="002A09ED"/>
    <w:rsid w:val="002A09F7"/>
    <w:rsid w:val="002A1205"/>
    <w:rsid w:val="002A156D"/>
    <w:rsid w:val="002A1653"/>
    <w:rsid w:val="002A1987"/>
    <w:rsid w:val="002A1B0D"/>
    <w:rsid w:val="002A1B23"/>
    <w:rsid w:val="002A24D6"/>
    <w:rsid w:val="002A2578"/>
    <w:rsid w:val="002A2704"/>
    <w:rsid w:val="002A33F2"/>
    <w:rsid w:val="002A363C"/>
    <w:rsid w:val="002A365E"/>
    <w:rsid w:val="002A382C"/>
    <w:rsid w:val="002A38D1"/>
    <w:rsid w:val="002A39AE"/>
    <w:rsid w:val="002A39BD"/>
    <w:rsid w:val="002A3D61"/>
    <w:rsid w:val="002A3F09"/>
    <w:rsid w:val="002A3F7A"/>
    <w:rsid w:val="002A4148"/>
    <w:rsid w:val="002A4161"/>
    <w:rsid w:val="002A420E"/>
    <w:rsid w:val="002A424F"/>
    <w:rsid w:val="002A4420"/>
    <w:rsid w:val="002A4C27"/>
    <w:rsid w:val="002A4CEE"/>
    <w:rsid w:val="002A4DDC"/>
    <w:rsid w:val="002A50F3"/>
    <w:rsid w:val="002A55E2"/>
    <w:rsid w:val="002A58EE"/>
    <w:rsid w:val="002A59ED"/>
    <w:rsid w:val="002A5A1F"/>
    <w:rsid w:val="002A5D5D"/>
    <w:rsid w:val="002A65F8"/>
    <w:rsid w:val="002A667E"/>
    <w:rsid w:val="002A67BF"/>
    <w:rsid w:val="002A6AC8"/>
    <w:rsid w:val="002A6D34"/>
    <w:rsid w:val="002A735D"/>
    <w:rsid w:val="002A7543"/>
    <w:rsid w:val="002A76CA"/>
    <w:rsid w:val="002A775A"/>
    <w:rsid w:val="002A7AA3"/>
    <w:rsid w:val="002A7F20"/>
    <w:rsid w:val="002B00C2"/>
    <w:rsid w:val="002B0196"/>
    <w:rsid w:val="002B062F"/>
    <w:rsid w:val="002B0690"/>
    <w:rsid w:val="002B06E1"/>
    <w:rsid w:val="002B0775"/>
    <w:rsid w:val="002B07DC"/>
    <w:rsid w:val="002B1022"/>
    <w:rsid w:val="002B121F"/>
    <w:rsid w:val="002B1472"/>
    <w:rsid w:val="002B1521"/>
    <w:rsid w:val="002B17F4"/>
    <w:rsid w:val="002B1D85"/>
    <w:rsid w:val="002B2086"/>
    <w:rsid w:val="002B2A17"/>
    <w:rsid w:val="002B2A62"/>
    <w:rsid w:val="002B2C67"/>
    <w:rsid w:val="002B2CB1"/>
    <w:rsid w:val="002B2EDD"/>
    <w:rsid w:val="002B321A"/>
    <w:rsid w:val="002B398E"/>
    <w:rsid w:val="002B3E73"/>
    <w:rsid w:val="002B408B"/>
    <w:rsid w:val="002B40FC"/>
    <w:rsid w:val="002B4ACA"/>
    <w:rsid w:val="002B5137"/>
    <w:rsid w:val="002B5555"/>
    <w:rsid w:val="002B567E"/>
    <w:rsid w:val="002B5909"/>
    <w:rsid w:val="002B5A17"/>
    <w:rsid w:val="002B5FF8"/>
    <w:rsid w:val="002B653F"/>
    <w:rsid w:val="002B654F"/>
    <w:rsid w:val="002B666D"/>
    <w:rsid w:val="002B6E4A"/>
    <w:rsid w:val="002B724E"/>
    <w:rsid w:val="002B74E0"/>
    <w:rsid w:val="002B755B"/>
    <w:rsid w:val="002B762E"/>
    <w:rsid w:val="002B79F9"/>
    <w:rsid w:val="002B7ACA"/>
    <w:rsid w:val="002B7B5F"/>
    <w:rsid w:val="002B7C8A"/>
    <w:rsid w:val="002B7DFE"/>
    <w:rsid w:val="002C06B6"/>
    <w:rsid w:val="002C09D8"/>
    <w:rsid w:val="002C0B49"/>
    <w:rsid w:val="002C0CA8"/>
    <w:rsid w:val="002C0DD5"/>
    <w:rsid w:val="002C0FD5"/>
    <w:rsid w:val="002C1359"/>
    <w:rsid w:val="002C1506"/>
    <w:rsid w:val="002C1893"/>
    <w:rsid w:val="002C190F"/>
    <w:rsid w:val="002C1DC6"/>
    <w:rsid w:val="002C1F6A"/>
    <w:rsid w:val="002C20B1"/>
    <w:rsid w:val="002C2126"/>
    <w:rsid w:val="002C226E"/>
    <w:rsid w:val="002C2517"/>
    <w:rsid w:val="002C2713"/>
    <w:rsid w:val="002C274C"/>
    <w:rsid w:val="002C284A"/>
    <w:rsid w:val="002C29F1"/>
    <w:rsid w:val="002C2A72"/>
    <w:rsid w:val="002C2FE2"/>
    <w:rsid w:val="002C307D"/>
    <w:rsid w:val="002C337A"/>
    <w:rsid w:val="002C3474"/>
    <w:rsid w:val="002C34A9"/>
    <w:rsid w:val="002C3586"/>
    <w:rsid w:val="002C384B"/>
    <w:rsid w:val="002C3893"/>
    <w:rsid w:val="002C391C"/>
    <w:rsid w:val="002C39BA"/>
    <w:rsid w:val="002C3A30"/>
    <w:rsid w:val="002C3C4F"/>
    <w:rsid w:val="002C3DFF"/>
    <w:rsid w:val="002C3E1A"/>
    <w:rsid w:val="002C4771"/>
    <w:rsid w:val="002C4E70"/>
    <w:rsid w:val="002C4FD7"/>
    <w:rsid w:val="002C54C4"/>
    <w:rsid w:val="002C565A"/>
    <w:rsid w:val="002C5752"/>
    <w:rsid w:val="002C586C"/>
    <w:rsid w:val="002C5922"/>
    <w:rsid w:val="002C5E6C"/>
    <w:rsid w:val="002C5F28"/>
    <w:rsid w:val="002C60AC"/>
    <w:rsid w:val="002C61C8"/>
    <w:rsid w:val="002C648B"/>
    <w:rsid w:val="002C666A"/>
    <w:rsid w:val="002C6828"/>
    <w:rsid w:val="002C68AB"/>
    <w:rsid w:val="002C6D00"/>
    <w:rsid w:val="002C6DE0"/>
    <w:rsid w:val="002C6E01"/>
    <w:rsid w:val="002C7434"/>
    <w:rsid w:val="002C74F0"/>
    <w:rsid w:val="002C75F8"/>
    <w:rsid w:val="002C7628"/>
    <w:rsid w:val="002C7B01"/>
    <w:rsid w:val="002D0591"/>
    <w:rsid w:val="002D0662"/>
    <w:rsid w:val="002D0978"/>
    <w:rsid w:val="002D0D4B"/>
    <w:rsid w:val="002D154C"/>
    <w:rsid w:val="002D15E8"/>
    <w:rsid w:val="002D17A4"/>
    <w:rsid w:val="002D1B94"/>
    <w:rsid w:val="002D1BDF"/>
    <w:rsid w:val="002D1E08"/>
    <w:rsid w:val="002D1E8B"/>
    <w:rsid w:val="002D1EF2"/>
    <w:rsid w:val="002D2061"/>
    <w:rsid w:val="002D2403"/>
    <w:rsid w:val="002D2531"/>
    <w:rsid w:val="002D261F"/>
    <w:rsid w:val="002D2F81"/>
    <w:rsid w:val="002D2FC7"/>
    <w:rsid w:val="002D3042"/>
    <w:rsid w:val="002D355C"/>
    <w:rsid w:val="002D3818"/>
    <w:rsid w:val="002D384C"/>
    <w:rsid w:val="002D3DAA"/>
    <w:rsid w:val="002D3DC7"/>
    <w:rsid w:val="002D3DE0"/>
    <w:rsid w:val="002D3E32"/>
    <w:rsid w:val="002D3E5F"/>
    <w:rsid w:val="002D3F1B"/>
    <w:rsid w:val="002D43E2"/>
    <w:rsid w:val="002D451D"/>
    <w:rsid w:val="002D4626"/>
    <w:rsid w:val="002D48DE"/>
    <w:rsid w:val="002D49CA"/>
    <w:rsid w:val="002D538A"/>
    <w:rsid w:val="002D53ED"/>
    <w:rsid w:val="002D5609"/>
    <w:rsid w:val="002D56E1"/>
    <w:rsid w:val="002D5B58"/>
    <w:rsid w:val="002D607F"/>
    <w:rsid w:val="002D60BA"/>
    <w:rsid w:val="002D6592"/>
    <w:rsid w:val="002D65D7"/>
    <w:rsid w:val="002D6B8E"/>
    <w:rsid w:val="002D6CC1"/>
    <w:rsid w:val="002D6F63"/>
    <w:rsid w:val="002D70F6"/>
    <w:rsid w:val="002D728B"/>
    <w:rsid w:val="002D74ED"/>
    <w:rsid w:val="002D74FD"/>
    <w:rsid w:val="002D7621"/>
    <w:rsid w:val="002D7622"/>
    <w:rsid w:val="002D7B82"/>
    <w:rsid w:val="002E00BC"/>
    <w:rsid w:val="002E0144"/>
    <w:rsid w:val="002E031B"/>
    <w:rsid w:val="002E06AE"/>
    <w:rsid w:val="002E096E"/>
    <w:rsid w:val="002E0A66"/>
    <w:rsid w:val="002E0CB2"/>
    <w:rsid w:val="002E1052"/>
    <w:rsid w:val="002E1086"/>
    <w:rsid w:val="002E17A6"/>
    <w:rsid w:val="002E1824"/>
    <w:rsid w:val="002E1842"/>
    <w:rsid w:val="002E18EC"/>
    <w:rsid w:val="002E1926"/>
    <w:rsid w:val="002E1F42"/>
    <w:rsid w:val="002E2169"/>
    <w:rsid w:val="002E2297"/>
    <w:rsid w:val="002E2476"/>
    <w:rsid w:val="002E2592"/>
    <w:rsid w:val="002E2846"/>
    <w:rsid w:val="002E2A0D"/>
    <w:rsid w:val="002E2A50"/>
    <w:rsid w:val="002E2B80"/>
    <w:rsid w:val="002E2F35"/>
    <w:rsid w:val="002E31D7"/>
    <w:rsid w:val="002E356D"/>
    <w:rsid w:val="002E3689"/>
    <w:rsid w:val="002E390F"/>
    <w:rsid w:val="002E39CB"/>
    <w:rsid w:val="002E3E35"/>
    <w:rsid w:val="002E3EEE"/>
    <w:rsid w:val="002E4342"/>
    <w:rsid w:val="002E44CC"/>
    <w:rsid w:val="002E518B"/>
    <w:rsid w:val="002E51E3"/>
    <w:rsid w:val="002E529C"/>
    <w:rsid w:val="002E5479"/>
    <w:rsid w:val="002E54F6"/>
    <w:rsid w:val="002E5508"/>
    <w:rsid w:val="002E574F"/>
    <w:rsid w:val="002E5C7C"/>
    <w:rsid w:val="002E6128"/>
    <w:rsid w:val="002E65CA"/>
    <w:rsid w:val="002E6B67"/>
    <w:rsid w:val="002E6F1F"/>
    <w:rsid w:val="002E70DE"/>
    <w:rsid w:val="002E71AC"/>
    <w:rsid w:val="002E7264"/>
    <w:rsid w:val="002E778F"/>
    <w:rsid w:val="002E7794"/>
    <w:rsid w:val="002E7898"/>
    <w:rsid w:val="002E7D0A"/>
    <w:rsid w:val="002E7D2F"/>
    <w:rsid w:val="002F006E"/>
    <w:rsid w:val="002F009A"/>
    <w:rsid w:val="002F00AC"/>
    <w:rsid w:val="002F00EC"/>
    <w:rsid w:val="002F077C"/>
    <w:rsid w:val="002F0785"/>
    <w:rsid w:val="002F0EA2"/>
    <w:rsid w:val="002F0ED3"/>
    <w:rsid w:val="002F0F7C"/>
    <w:rsid w:val="002F12B6"/>
    <w:rsid w:val="002F163F"/>
    <w:rsid w:val="002F1699"/>
    <w:rsid w:val="002F1730"/>
    <w:rsid w:val="002F1A3C"/>
    <w:rsid w:val="002F1B99"/>
    <w:rsid w:val="002F1C96"/>
    <w:rsid w:val="002F1CC1"/>
    <w:rsid w:val="002F1E06"/>
    <w:rsid w:val="002F22EC"/>
    <w:rsid w:val="002F273B"/>
    <w:rsid w:val="002F2868"/>
    <w:rsid w:val="002F2917"/>
    <w:rsid w:val="002F2AB5"/>
    <w:rsid w:val="002F2CF9"/>
    <w:rsid w:val="002F2D50"/>
    <w:rsid w:val="002F3A31"/>
    <w:rsid w:val="002F3ABF"/>
    <w:rsid w:val="002F3E0C"/>
    <w:rsid w:val="002F455D"/>
    <w:rsid w:val="002F45C7"/>
    <w:rsid w:val="002F46E4"/>
    <w:rsid w:val="002F514E"/>
    <w:rsid w:val="002F515A"/>
    <w:rsid w:val="002F6747"/>
    <w:rsid w:val="002F6D68"/>
    <w:rsid w:val="002F6F67"/>
    <w:rsid w:val="002F77CD"/>
    <w:rsid w:val="002F7C65"/>
    <w:rsid w:val="002F7F79"/>
    <w:rsid w:val="003001A5"/>
    <w:rsid w:val="003002CE"/>
    <w:rsid w:val="00300431"/>
    <w:rsid w:val="00300936"/>
    <w:rsid w:val="00300A34"/>
    <w:rsid w:val="00300AD9"/>
    <w:rsid w:val="00300E6F"/>
    <w:rsid w:val="0030129C"/>
    <w:rsid w:val="00301506"/>
    <w:rsid w:val="00301AEE"/>
    <w:rsid w:val="00301CA1"/>
    <w:rsid w:val="00301DC0"/>
    <w:rsid w:val="00301E33"/>
    <w:rsid w:val="00301FDA"/>
    <w:rsid w:val="003020A2"/>
    <w:rsid w:val="003022A7"/>
    <w:rsid w:val="003022F5"/>
    <w:rsid w:val="00302599"/>
    <w:rsid w:val="003025B8"/>
    <w:rsid w:val="00302860"/>
    <w:rsid w:val="00302AA8"/>
    <w:rsid w:val="00302F6A"/>
    <w:rsid w:val="00303081"/>
    <w:rsid w:val="003034CF"/>
    <w:rsid w:val="00303999"/>
    <w:rsid w:val="00303AD7"/>
    <w:rsid w:val="00303D17"/>
    <w:rsid w:val="00303DD7"/>
    <w:rsid w:val="00303DF7"/>
    <w:rsid w:val="00303E42"/>
    <w:rsid w:val="00303EA9"/>
    <w:rsid w:val="00304544"/>
    <w:rsid w:val="00304728"/>
    <w:rsid w:val="003048BB"/>
    <w:rsid w:val="00304E91"/>
    <w:rsid w:val="00304ECB"/>
    <w:rsid w:val="00305196"/>
    <w:rsid w:val="003051FA"/>
    <w:rsid w:val="003057D8"/>
    <w:rsid w:val="00305ACD"/>
    <w:rsid w:val="00305D3D"/>
    <w:rsid w:val="0030602B"/>
    <w:rsid w:val="003060FD"/>
    <w:rsid w:val="0030618B"/>
    <w:rsid w:val="003063A6"/>
    <w:rsid w:val="00306505"/>
    <w:rsid w:val="00306694"/>
    <w:rsid w:val="00306897"/>
    <w:rsid w:val="00306A22"/>
    <w:rsid w:val="00306A87"/>
    <w:rsid w:val="00306B4F"/>
    <w:rsid w:val="00306D65"/>
    <w:rsid w:val="00307066"/>
    <w:rsid w:val="003070B5"/>
    <w:rsid w:val="0030711E"/>
    <w:rsid w:val="0030742F"/>
    <w:rsid w:val="00307605"/>
    <w:rsid w:val="00307661"/>
    <w:rsid w:val="003076D7"/>
    <w:rsid w:val="0030790B"/>
    <w:rsid w:val="00307DB4"/>
    <w:rsid w:val="00307F7D"/>
    <w:rsid w:val="003100F8"/>
    <w:rsid w:val="0031036F"/>
    <w:rsid w:val="003104B1"/>
    <w:rsid w:val="0031056B"/>
    <w:rsid w:val="00310826"/>
    <w:rsid w:val="00310D5F"/>
    <w:rsid w:val="00310E3F"/>
    <w:rsid w:val="00310E40"/>
    <w:rsid w:val="00311382"/>
    <w:rsid w:val="00311544"/>
    <w:rsid w:val="00311548"/>
    <w:rsid w:val="003115A5"/>
    <w:rsid w:val="00311701"/>
    <w:rsid w:val="00311951"/>
    <w:rsid w:val="00311A4D"/>
    <w:rsid w:val="00311F53"/>
    <w:rsid w:val="0031218B"/>
    <w:rsid w:val="0031222C"/>
    <w:rsid w:val="00312333"/>
    <w:rsid w:val="0031260F"/>
    <w:rsid w:val="003128B6"/>
    <w:rsid w:val="003129D6"/>
    <w:rsid w:val="00313013"/>
    <w:rsid w:val="00313104"/>
    <w:rsid w:val="003131C0"/>
    <w:rsid w:val="0031333E"/>
    <w:rsid w:val="00313BFA"/>
    <w:rsid w:val="003145F9"/>
    <w:rsid w:val="00314653"/>
    <w:rsid w:val="003146C9"/>
    <w:rsid w:val="00314747"/>
    <w:rsid w:val="00314A85"/>
    <w:rsid w:val="00314DCB"/>
    <w:rsid w:val="00314E43"/>
    <w:rsid w:val="0031528F"/>
    <w:rsid w:val="0031551A"/>
    <w:rsid w:val="00315A52"/>
    <w:rsid w:val="00315CF1"/>
    <w:rsid w:val="00315E1E"/>
    <w:rsid w:val="0031610F"/>
    <w:rsid w:val="00316918"/>
    <w:rsid w:val="003169A7"/>
    <w:rsid w:val="00316DB2"/>
    <w:rsid w:val="00316DCD"/>
    <w:rsid w:val="003174B0"/>
    <w:rsid w:val="0031767B"/>
    <w:rsid w:val="003177A7"/>
    <w:rsid w:val="00317802"/>
    <w:rsid w:val="00317893"/>
    <w:rsid w:val="00317984"/>
    <w:rsid w:val="00317B8C"/>
    <w:rsid w:val="00317E70"/>
    <w:rsid w:val="00317F8E"/>
    <w:rsid w:val="00320425"/>
    <w:rsid w:val="00320B5E"/>
    <w:rsid w:val="00320EED"/>
    <w:rsid w:val="00320F45"/>
    <w:rsid w:val="00321010"/>
    <w:rsid w:val="00321053"/>
    <w:rsid w:val="00321331"/>
    <w:rsid w:val="0032134D"/>
    <w:rsid w:val="0032143F"/>
    <w:rsid w:val="00321609"/>
    <w:rsid w:val="00321721"/>
    <w:rsid w:val="003218D6"/>
    <w:rsid w:val="00321F42"/>
    <w:rsid w:val="003221B8"/>
    <w:rsid w:val="00322402"/>
    <w:rsid w:val="0032253E"/>
    <w:rsid w:val="003229BD"/>
    <w:rsid w:val="00322B6A"/>
    <w:rsid w:val="00322BDB"/>
    <w:rsid w:val="00322EF0"/>
    <w:rsid w:val="00322FC1"/>
    <w:rsid w:val="00322FD5"/>
    <w:rsid w:val="00323020"/>
    <w:rsid w:val="0032344B"/>
    <w:rsid w:val="003236AF"/>
    <w:rsid w:val="003239D6"/>
    <w:rsid w:val="00323FAD"/>
    <w:rsid w:val="003243E0"/>
    <w:rsid w:val="003249B4"/>
    <w:rsid w:val="003249D9"/>
    <w:rsid w:val="00324A76"/>
    <w:rsid w:val="00324F53"/>
    <w:rsid w:val="003255CB"/>
    <w:rsid w:val="0032594F"/>
    <w:rsid w:val="003259FA"/>
    <w:rsid w:val="00325B5F"/>
    <w:rsid w:val="00325B94"/>
    <w:rsid w:val="00325C70"/>
    <w:rsid w:val="00325DD1"/>
    <w:rsid w:val="00326011"/>
    <w:rsid w:val="00326098"/>
    <w:rsid w:val="003264D4"/>
    <w:rsid w:val="003268E5"/>
    <w:rsid w:val="00326A10"/>
    <w:rsid w:val="00326E1A"/>
    <w:rsid w:val="00327337"/>
    <w:rsid w:val="00327554"/>
    <w:rsid w:val="00327749"/>
    <w:rsid w:val="003277FD"/>
    <w:rsid w:val="00327C20"/>
    <w:rsid w:val="00327F6F"/>
    <w:rsid w:val="00327F90"/>
    <w:rsid w:val="003301F4"/>
    <w:rsid w:val="003303EE"/>
    <w:rsid w:val="0033060B"/>
    <w:rsid w:val="003306DE"/>
    <w:rsid w:val="0033086A"/>
    <w:rsid w:val="003309EA"/>
    <w:rsid w:val="003310DC"/>
    <w:rsid w:val="00331434"/>
    <w:rsid w:val="00331C23"/>
    <w:rsid w:val="00331ED7"/>
    <w:rsid w:val="00331F0E"/>
    <w:rsid w:val="00332410"/>
    <w:rsid w:val="003326A9"/>
    <w:rsid w:val="00332976"/>
    <w:rsid w:val="00332BE2"/>
    <w:rsid w:val="00332C64"/>
    <w:rsid w:val="00332CFC"/>
    <w:rsid w:val="00332D57"/>
    <w:rsid w:val="00332FB7"/>
    <w:rsid w:val="003331C0"/>
    <w:rsid w:val="00333343"/>
    <w:rsid w:val="0033337E"/>
    <w:rsid w:val="003336A0"/>
    <w:rsid w:val="00333769"/>
    <w:rsid w:val="003337B7"/>
    <w:rsid w:val="00333A24"/>
    <w:rsid w:val="00333C8A"/>
    <w:rsid w:val="00333D13"/>
    <w:rsid w:val="00333F11"/>
    <w:rsid w:val="003340A8"/>
    <w:rsid w:val="00334115"/>
    <w:rsid w:val="003342B5"/>
    <w:rsid w:val="00334545"/>
    <w:rsid w:val="003345BE"/>
    <w:rsid w:val="00334898"/>
    <w:rsid w:val="00334910"/>
    <w:rsid w:val="00334A6E"/>
    <w:rsid w:val="00334D4A"/>
    <w:rsid w:val="003351A1"/>
    <w:rsid w:val="00335764"/>
    <w:rsid w:val="00335789"/>
    <w:rsid w:val="00335C3A"/>
    <w:rsid w:val="00335C4B"/>
    <w:rsid w:val="00335E33"/>
    <w:rsid w:val="0033619D"/>
    <w:rsid w:val="00336651"/>
    <w:rsid w:val="003366FC"/>
    <w:rsid w:val="00336C55"/>
    <w:rsid w:val="00336E4B"/>
    <w:rsid w:val="00337079"/>
    <w:rsid w:val="003372D4"/>
    <w:rsid w:val="0033776B"/>
    <w:rsid w:val="00337865"/>
    <w:rsid w:val="003378A7"/>
    <w:rsid w:val="00337A6D"/>
    <w:rsid w:val="00337E83"/>
    <w:rsid w:val="0034010D"/>
    <w:rsid w:val="00340593"/>
    <w:rsid w:val="003409A4"/>
    <w:rsid w:val="003409E3"/>
    <w:rsid w:val="00340A59"/>
    <w:rsid w:val="00340AC8"/>
    <w:rsid w:val="00340BAD"/>
    <w:rsid w:val="003412CB"/>
    <w:rsid w:val="003414B1"/>
    <w:rsid w:val="00341A32"/>
    <w:rsid w:val="00342375"/>
    <w:rsid w:val="00342416"/>
    <w:rsid w:val="003424AC"/>
    <w:rsid w:val="0034271C"/>
    <w:rsid w:val="00342C91"/>
    <w:rsid w:val="003431A0"/>
    <w:rsid w:val="003431A5"/>
    <w:rsid w:val="003432FA"/>
    <w:rsid w:val="0034379B"/>
    <w:rsid w:val="003439C7"/>
    <w:rsid w:val="00343A52"/>
    <w:rsid w:val="00343A63"/>
    <w:rsid w:val="003440A3"/>
    <w:rsid w:val="003441CF"/>
    <w:rsid w:val="0034468E"/>
    <w:rsid w:val="00344A9F"/>
    <w:rsid w:val="00344C72"/>
    <w:rsid w:val="003452E7"/>
    <w:rsid w:val="003453BF"/>
    <w:rsid w:val="003457AD"/>
    <w:rsid w:val="003457F3"/>
    <w:rsid w:val="00345CCA"/>
    <w:rsid w:val="00345E59"/>
    <w:rsid w:val="003463A2"/>
    <w:rsid w:val="00346509"/>
    <w:rsid w:val="003469C3"/>
    <w:rsid w:val="00346C00"/>
    <w:rsid w:val="00346C21"/>
    <w:rsid w:val="00346DF9"/>
    <w:rsid w:val="00347118"/>
    <w:rsid w:val="003476A6"/>
    <w:rsid w:val="00347DAF"/>
    <w:rsid w:val="00350490"/>
    <w:rsid w:val="00350627"/>
    <w:rsid w:val="00350745"/>
    <w:rsid w:val="00350E58"/>
    <w:rsid w:val="00351447"/>
    <w:rsid w:val="003514EC"/>
    <w:rsid w:val="00351590"/>
    <w:rsid w:val="003515D2"/>
    <w:rsid w:val="0035187D"/>
    <w:rsid w:val="003518D3"/>
    <w:rsid w:val="00351A93"/>
    <w:rsid w:val="0035218A"/>
    <w:rsid w:val="00352518"/>
    <w:rsid w:val="003527D6"/>
    <w:rsid w:val="00352A03"/>
    <w:rsid w:val="00352A0E"/>
    <w:rsid w:val="00352A7C"/>
    <w:rsid w:val="00352CE4"/>
    <w:rsid w:val="00352D32"/>
    <w:rsid w:val="0035367B"/>
    <w:rsid w:val="003538A8"/>
    <w:rsid w:val="00353E8C"/>
    <w:rsid w:val="0035400E"/>
    <w:rsid w:val="0035449C"/>
    <w:rsid w:val="00354A2E"/>
    <w:rsid w:val="00354BAA"/>
    <w:rsid w:val="00355023"/>
    <w:rsid w:val="00355068"/>
    <w:rsid w:val="00355285"/>
    <w:rsid w:val="003552BD"/>
    <w:rsid w:val="003552F6"/>
    <w:rsid w:val="00355425"/>
    <w:rsid w:val="003554A1"/>
    <w:rsid w:val="0035551C"/>
    <w:rsid w:val="00355997"/>
    <w:rsid w:val="00355ADF"/>
    <w:rsid w:val="00355D27"/>
    <w:rsid w:val="003563FB"/>
    <w:rsid w:val="0035651D"/>
    <w:rsid w:val="003566FC"/>
    <w:rsid w:val="003569D2"/>
    <w:rsid w:val="00356D5D"/>
    <w:rsid w:val="00356EE3"/>
    <w:rsid w:val="00356F4A"/>
    <w:rsid w:val="0035700D"/>
    <w:rsid w:val="003571B6"/>
    <w:rsid w:val="00357848"/>
    <w:rsid w:val="0035788B"/>
    <w:rsid w:val="00357A83"/>
    <w:rsid w:val="00357DF5"/>
    <w:rsid w:val="00357E28"/>
    <w:rsid w:val="00357EC3"/>
    <w:rsid w:val="00357EE5"/>
    <w:rsid w:val="00360077"/>
    <w:rsid w:val="0036008D"/>
    <w:rsid w:val="003602BE"/>
    <w:rsid w:val="00360E4A"/>
    <w:rsid w:val="00361458"/>
    <w:rsid w:val="003617F1"/>
    <w:rsid w:val="00361BAF"/>
    <w:rsid w:val="00361C98"/>
    <w:rsid w:val="00362067"/>
    <w:rsid w:val="003621BD"/>
    <w:rsid w:val="003622F7"/>
    <w:rsid w:val="003627B8"/>
    <w:rsid w:val="003629CD"/>
    <w:rsid w:val="00362A29"/>
    <w:rsid w:val="00362A40"/>
    <w:rsid w:val="00362D36"/>
    <w:rsid w:val="003630F5"/>
    <w:rsid w:val="00363179"/>
    <w:rsid w:val="00363B3A"/>
    <w:rsid w:val="00363C25"/>
    <w:rsid w:val="00363CFB"/>
    <w:rsid w:val="003641C8"/>
    <w:rsid w:val="003643BE"/>
    <w:rsid w:val="00364426"/>
    <w:rsid w:val="00364C42"/>
    <w:rsid w:val="00364E88"/>
    <w:rsid w:val="00364ED8"/>
    <w:rsid w:val="00364ED9"/>
    <w:rsid w:val="00365034"/>
    <w:rsid w:val="0036515C"/>
    <w:rsid w:val="003654D6"/>
    <w:rsid w:val="003659FB"/>
    <w:rsid w:val="00365DC9"/>
    <w:rsid w:val="0036607D"/>
    <w:rsid w:val="00366089"/>
    <w:rsid w:val="00366302"/>
    <w:rsid w:val="0036652D"/>
    <w:rsid w:val="003665E5"/>
    <w:rsid w:val="003669EB"/>
    <w:rsid w:val="00366E04"/>
    <w:rsid w:val="00367F5E"/>
    <w:rsid w:val="00367FE2"/>
    <w:rsid w:val="00370760"/>
    <w:rsid w:val="003708D3"/>
    <w:rsid w:val="0037092F"/>
    <w:rsid w:val="003709AF"/>
    <w:rsid w:val="00370C4E"/>
    <w:rsid w:val="00371277"/>
    <w:rsid w:val="003718D8"/>
    <w:rsid w:val="00371B77"/>
    <w:rsid w:val="00371C75"/>
    <w:rsid w:val="00371ED7"/>
    <w:rsid w:val="00372437"/>
    <w:rsid w:val="003724D1"/>
    <w:rsid w:val="00372D77"/>
    <w:rsid w:val="00372DA3"/>
    <w:rsid w:val="00372EFC"/>
    <w:rsid w:val="00373174"/>
    <w:rsid w:val="00373333"/>
    <w:rsid w:val="0037370B"/>
    <w:rsid w:val="00373727"/>
    <w:rsid w:val="00373782"/>
    <w:rsid w:val="003737AD"/>
    <w:rsid w:val="00373998"/>
    <w:rsid w:val="00374585"/>
    <w:rsid w:val="003746A3"/>
    <w:rsid w:val="00374748"/>
    <w:rsid w:val="00374973"/>
    <w:rsid w:val="00374AF0"/>
    <w:rsid w:val="00374D2E"/>
    <w:rsid w:val="00374F13"/>
    <w:rsid w:val="00374F4A"/>
    <w:rsid w:val="003750F3"/>
    <w:rsid w:val="00375986"/>
    <w:rsid w:val="003759B3"/>
    <w:rsid w:val="00375D90"/>
    <w:rsid w:val="00375F7B"/>
    <w:rsid w:val="00376151"/>
    <w:rsid w:val="003761DD"/>
    <w:rsid w:val="00376272"/>
    <w:rsid w:val="00376616"/>
    <w:rsid w:val="00376771"/>
    <w:rsid w:val="00376775"/>
    <w:rsid w:val="003770A3"/>
    <w:rsid w:val="00377562"/>
    <w:rsid w:val="00377C76"/>
    <w:rsid w:val="00377CC1"/>
    <w:rsid w:val="00380702"/>
    <w:rsid w:val="0038118E"/>
    <w:rsid w:val="003812A2"/>
    <w:rsid w:val="0038179D"/>
    <w:rsid w:val="003818CE"/>
    <w:rsid w:val="00381C7C"/>
    <w:rsid w:val="00381EB6"/>
    <w:rsid w:val="00381F2A"/>
    <w:rsid w:val="003825E5"/>
    <w:rsid w:val="00382A8D"/>
    <w:rsid w:val="00382B59"/>
    <w:rsid w:val="00382B87"/>
    <w:rsid w:val="00382BF6"/>
    <w:rsid w:val="00382E2C"/>
    <w:rsid w:val="003832CB"/>
    <w:rsid w:val="00383AA0"/>
    <w:rsid w:val="00383C95"/>
    <w:rsid w:val="00383F00"/>
    <w:rsid w:val="00383F98"/>
    <w:rsid w:val="00384051"/>
    <w:rsid w:val="00384100"/>
    <w:rsid w:val="00384721"/>
    <w:rsid w:val="0038495C"/>
    <w:rsid w:val="00384C42"/>
    <w:rsid w:val="003855C8"/>
    <w:rsid w:val="00385E38"/>
    <w:rsid w:val="00385EFE"/>
    <w:rsid w:val="00386104"/>
    <w:rsid w:val="00386173"/>
    <w:rsid w:val="003864F2"/>
    <w:rsid w:val="00386515"/>
    <w:rsid w:val="00386822"/>
    <w:rsid w:val="00386B11"/>
    <w:rsid w:val="00386B8E"/>
    <w:rsid w:val="00386BFE"/>
    <w:rsid w:val="00386EDE"/>
    <w:rsid w:val="0038705B"/>
    <w:rsid w:val="0038725B"/>
    <w:rsid w:val="0038747C"/>
    <w:rsid w:val="0038754E"/>
    <w:rsid w:val="00387879"/>
    <w:rsid w:val="003878C0"/>
    <w:rsid w:val="00387900"/>
    <w:rsid w:val="00387A2C"/>
    <w:rsid w:val="00390141"/>
    <w:rsid w:val="003903A8"/>
    <w:rsid w:val="003903CC"/>
    <w:rsid w:val="0039083D"/>
    <w:rsid w:val="003909FA"/>
    <w:rsid w:val="00390A03"/>
    <w:rsid w:val="00390BA5"/>
    <w:rsid w:val="00390BEA"/>
    <w:rsid w:val="00390D99"/>
    <w:rsid w:val="00390EE1"/>
    <w:rsid w:val="0039113F"/>
    <w:rsid w:val="0039116A"/>
    <w:rsid w:val="00391959"/>
    <w:rsid w:val="003919B6"/>
    <w:rsid w:val="00391B2E"/>
    <w:rsid w:val="00391BF4"/>
    <w:rsid w:val="00391C07"/>
    <w:rsid w:val="003923FC"/>
    <w:rsid w:val="00392483"/>
    <w:rsid w:val="0039296B"/>
    <w:rsid w:val="00392BEE"/>
    <w:rsid w:val="00392D42"/>
    <w:rsid w:val="003931EA"/>
    <w:rsid w:val="003933DC"/>
    <w:rsid w:val="003936CF"/>
    <w:rsid w:val="003939DA"/>
    <w:rsid w:val="00393AA3"/>
    <w:rsid w:val="00393B63"/>
    <w:rsid w:val="00393D9B"/>
    <w:rsid w:val="00393E0E"/>
    <w:rsid w:val="00393ED2"/>
    <w:rsid w:val="00393F79"/>
    <w:rsid w:val="00393F99"/>
    <w:rsid w:val="00393FD7"/>
    <w:rsid w:val="003941D4"/>
    <w:rsid w:val="003943D4"/>
    <w:rsid w:val="003943FB"/>
    <w:rsid w:val="00394F5A"/>
    <w:rsid w:val="0039570A"/>
    <w:rsid w:val="0039578D"/>
    <w:rsid w:val="0039586A"/>
    <w:rsid w:val="003959E5"/>
    <w:rsid w:val="00396432"/>
    <w:rsid w:val="0039690D"/>
    <w:rsid w:val="00396A22"/>
    <w:rsid w:val="00396E5A"/>
    <w:rsid w:val="00396FA1"/>
    <w:rsid w:val="0039718C"/>
    <w:rsid w:val="003971DD"/>
    <w:rsid w:val="00397328"/>
    <w:rsid w:val="00397541"/>
    <w:rsid w:val="00397571"/>
    <w:rsid w:val="003976EA"/>
    <w:rsid w:val="00397A00"/>
    <w:rsid w:val="00397A26"/>
    <w:rsid w:val="00397DD5"/>
    <w:rsid w:val="00397E20"/>
    <w:rsid w:val="003A0122"/>
    <w:rsid w:val="003A015A"/>
    <w:rsid w:val="003A0631"/>
    <w:rsid w:val="003A0AA4"/>
    <w:rsid w:val="003A0E73"/>
    <w:rsid w:val="003A0EA4"/>
    <w:rsid w:val="003A12ED"/>
    <w:rsid w:val="003A14F4"/>
    <w:rsid w:val="003A177C"/>
    <w:rsid w:val="003A17C3"/>
    <w:rsid w:val="003A1810"/>
    <w:rsid w:val="003A183B"/>
    <w:rsid w:val="003A1C9D"/>
    <w:rsid w:val="003A20B5"/>
    <w:rsid w:val="003A2244"/>
    <w:rsid w:val="003A25DE"/>
    <w:rsid w:val="003A31A9"/>
    <w:rsid w:val="003A31F7"/>
    <w:rsid w:val="003A329B"/>
    <w:rsid w:val="003A369E"/>
    <w:rsid w:val="003A3925"/>
    <w:rsid w:val="003A3ADE"/>
    <w:rsid w:val="003A3CFD"/>
    <w:rsid w:val="003A44FF"/>
    <w:rsid w:val="003A45F4"/>
    <w:rsid w:val="003A481B"/>
    <w:rsid w:val="003A4B01"/>
    <w:rsid w:val="003A4B74"/>
    <w:rsid w:val="003A4C9E"/>
    <w:rsid w:val="003A4F66"/>
    <w:rsid w:val="003A4FB7"/>
    <w:rsid w:val="003A51AE"/>
    <w:rsid w:val="003A51D6"/>
    <w:rsid w:val="003A5523"/>
    <w:rsid w:val="003A5774"/>
    <w:rsid w:val="003A5932"/>
    <w:rsid w:val="003A5A15"/>
    <w:rsid w:val="003A5B73"/>
    <w:rsid w:val="003A5C20"/>
    <w:rsid w:val="003A5F6B"/>
    <w:rsid w:val="003A61E5"/>
    <w:rsid w:val="003A6244"/>
    <w:rsid w:val="003A656B"/>
    <w:rsid w:val="003A67C4"/>
    <w:rsid w:val="003A6D6F"/>
    <w:rsid w:val="003A6FE1"/>
    <w:rsid w:val="003B0F17"/>
    <w:rsid w:val="003B0FA9"/>
    <w:rsid w:val="003B1245"/>
    <w:rsid w:val="003B1284"/>
    <w:rsid w:val="003B12A9"/>
    <w:rsid w:val="003B1306"/>
    <w:rsid w:val="003B1489"/>
    <w:rsid w:val="003B1595"/>
    <w:rsid w:val="003B15BA"/>
    <w:rsid w:val="003B161C"/>
    <w:rsid w:val="003B1AD0"/>
    <w:rsid w:val="003B204C"/>
    <w:rsid w:val="003B2208"/>
    <w:rsid w:val="003B2244"/>
    <w:rsid w:val="003B2262"/>
    <w:rsid w:val="003B2471"/>
    <w:rsid w:val="003B2A5C"/>
    <w:rsid w:val="003B2B4E"/>
    <w:rsid w:val="003B320D"/>
    <w:rsid w:val="003B321C"/>
    <w:rsid w:val="003B3423"/>
    <w:rsid w:val="003B3665"/>
    <w:rsid w:val="003B36EE"/>
    <w:rsid w:val="003B37E8"/>
    <w:rsid w:val="003B38B0"/>
    <w:rsid w:val="003B39A6"/>
    <w:rsid w:val="003B39C1"/>
    <w:rsid w:val="003B3BC9"/>
    <w:rsid w:val="003B429B"/>
    <w:rsid w:val="003B45EE"/>
    <w:rsid w:val="003B495B"/>
    <w:rsid w:val="003B4EF9"/>
    <w:rsid w:val="003B500F"/>
    <w:rsid w:val="003B5249"/>
    <w:rsid w:val="003B54A1"/>
    <w:rsid w:val="003B54C2"/>
    <w:rsid w:val="003B550E"/>
    <w:rsid w:val="003B5BC1"/>
    <w:rsid w:val="003B6383"/>
    <w:rsid w:val="003B661D"/>
    <w:rsid w:val="003B687A"/>
    <w:rsid w:val="003B6A1D"/>
    <w:rsid w:val="003B6E14"/>
    <w:rsid w:val="003B70AA"/>
    <w:rsid w:val="003B70BD"/>
    <w:rsid w:val="003B7145"/>
    <w:rsid w:val="003B78C3"/>
    <w:rsid w:val="003B7DE2"/>
    <w:rsid w:val="003C0053"/>
    <w:rsid w:val="003C00BB"/>
    <w:rsid w:val="003C02A5"/>
    <w:rsid w:val="003C0858"/>
    <w:rsid w:val="003C0B6C"/>
    <w:rsid w:val="003C0DEC"/>
    <w:rsid w:val="003C101A"/>
    <w:rsid w:val="003C1100"/>
    <w:rsid w:val="003C135B"/>
    <w:rsid w:val="003C180F"/>
    <w:rsid w:val="003C1E2C"/>
    <w:rsid w:val="003C239C"/>
    <w:rsid w:val="003C25EE"/>
    <w:rsid w:val="003C2669"/>
    <w:rsid w:val="003C2891"/>
    <w:rsid w:val="003C2972"/>
    <w:rsid w:val="003C3584"/>
    <w:rsid w:val="003C4009"/>
    <w:rsid w:val="003C4247"/>
    <w:rsid w:val="003C43DF"/>
    <w:rsid w:val="003C46C1"/>
    <w:rsid w:val="003C4BCB"/>
    <w:rsid w:val="003C4F63"/>
    <w:rsid w:val="003C54F3"/>
    <w:rsid w:val="003C55D5"/>
    <w:rsid w:val="003C5757"/>
    <w:rsid w:val="003C57E4"/>
    <w:rsid w:val="003C59B3"/>
    <w:rsid w:val="003C5CC0"/>
    <w:rsid w:val="003C5FF1"/>
    <w:rsid w:val="003C6657"/>
    <w:rsid w:val="003C66C5"/>
    <w:rsid w:val="003C67F1"/>
    <w:rsid w:val="003C6862"/>
    <w:rsid w:val="003C69B3"/>
    <w:rsid w:val="003C6ADE"/>
    <w:rsid w:val="003C710A"/>
    <w:rsid w:val="003C752A"/>
    <w:rsid w:val="003C7958"/>
    <w:rsid w:val="003C7983"/>
    <w:rsid w:val="003C7B3B"/>
    <w:rsid w:val="003C7FBE"/>
    <w:rsid w:val="003D00ED"/>
    <w:rsid w:val="003D046F"/>
    <w:rsid w:val="003D04F4"/>
    <w:rsid w:val="003D0F8E"/>
    <w:rsid w:val="003D1213"/>
    <w:rsid w:val="003D13BF"/>
    <w:rsid w:val="003D14A0"/>
    <w:rsid w:val="003D15DA"/>
    <w:rsid w:val="003D17FA"/>
    <w:rsid w:val="003D1B11"/>
    <w:rsid w:val="003D1BD4"/>
    <w:rsid w:val="003D1BF1"/>
    <w:rsid w:val="003D207D"/>
    <w:rsid w:val="003D232C"/>
    <w:rsid w:val="003D28CD"/>
    <w:rsid w:val="003D29D5"/>
    <w:rsid w:val="003D2C62"/>
    <w:rsid w:val="003D2F5F"/>
    <w:rsid w:val="003D3A03"/>
    <w:rsid w:val="003D3B10"/>
    <w:rsid w:val="003D3D20"/>
    <w:rsid w:val="003D3D95"/>
    <w:rsid w:val="003D3DAF"/>
    <w:rsid w:val="003D414E"/>
    <w:rsid w:val="003D4410"/>
    <w:rsid w:val="003D44CF"/>
    <w:rsid w:val="003D4741"/>
    <w:rsid w:val="003D47A4"/>
    <w:rsid w:val="003D4A2F"/>
    <w:rsid w:val="003D4B96"/>
    <w:rsid w:val="003D4CE5"/>
    <w:rsid w:val="003D4D7F"/>
    <w:rsid w:val="003D578D"/>
    <w:rsid w:val="003D57BF"/>
    <w:rsid w:val="003D58A0"/>
    <w:rsid w:val="003D5CD7"/>
    <w:rsid w:val="003D5E64"/>
    <w:rsid w:val="003D62A3"/>
    <w:rsid w:val="003D6406"/>
    <w:rsid w:val="003D66FD"/>
    <w:rsid w:val="003D673D"/>
    <w:rsid w:val="003D68C7"/>
    <w:rsid w:val="003D6B51"/>
    <w:rsid w:val="003D6BD7"/>
    <w:rsid w:val="003D6DB8"/>
    <w:rsid w:val="003D7450"/>
    <w:rsid w:val="003D753B"/>
    <w:rsid w:val="003D75B0"/>
    <w:rsid w:val="003D7DBF"/>
    <w:rsid w:val="003E157C"/>
    <w:rsid w:val="003E1671"/>
    <w:rsid w:val="003E18C3"/>
    <w:rsid w:val="003E1A24"/>
    <w:rsid w:val="003E1DBF"/>
    <w:rsid w:val="003E1E11"/>
    <w:rsid w:val="003E1EB4"/>
    <w:rsid w:val="003E207B"/>
    <w:rsid w:val="003E20F9"/>
    <w:rsid w:val="003E219A"/>
    <w:rsid w:val="003E2277"/>
    <w:rsid w:val="003E269D"/>
    <w:rsid w:val="003E2702"/>
    <w:rsid w:val="003E2BC2"/>
    <w:rsid w:val="003E30F0"/>
    <w:rsid w:val="003E3267"/>
    <w:rsid w:val="003E3339"/>
    <w:rsid w:val="003E33EB"/>
    <w:rsid w:val="003E34DD"/>
    <w:rsid w:val="003E3697"/>
    <w:rsid w:val="003E36E9"/>
    <w:rsid w:val="003E378C"/>
    <w:rsid w:val="003E38C0"/>
    <w:rsid w:val="003E38C1"/>
    <w:rsid w:val="003E3A27"/>
    <w:rsid w:val="003E3B6F"/>
    <w:rsid w:val="003E4974"/>
    <w:rsid w:val="003E4B98"/>
    <w:rsid w:val="003E4E25"/>
    <w:rsid w:val="003E4FC8"/>
    <w:rsid w:val="003E5111"/>
    <w:rsid w:val="003E51BB"/>
    <w:rsid w:val="003E51FF"/>
    <w:rsid w:val="003E55F9"/>
    <w:rsid w:val="003E5E58"/>
    <w:rsid w:val="003E61F2"/>
    <w:rsid w:val="003E684B"/>
    <w:rsid w:val="003E6968"/>
    <w:rsid w:val="003E6B7F"/>
    <w:rsid w:val="003E6BED"/>
    <w:rsid w:val="003E7670"/>
    <w:rsid w:val="003E7A0E"/>
    <w:rsid w:val="003E7B14"/>
    <w:rsid w:val="003F0021"/>
    <w:rsid w:val="003F00C5"/>
    <w:rsid w:val="003F03A9"/>
    <w:rsid w:val="003F03CB"/>
    <w:rsid w:val="003F0814"/>
    <w:rsid w:val="003F0E7E"/>
    <w:rsid w:val="003F1667"/>
    <w:rsid w:val="003F1914"/>
    <w:rsid w:val="003F1B65"/>
    <w:rsid w:val="003F1C97"/>
    <w:rsid w:val="003F1D8C"/>
    <w:rsid w:val="003F1E92"/>
    <w:rsid w:val="003F2117"/>
    <w:rsid w:val="003F21BC"/>
    <w:rsid w:val="003F2248"/>
    <w:rsid w:val="003F2328"/>
    <w:rsid w:val="003F2440"/>
    <w:rsid w:val="003F2465"/>
    <w:rsid w:val="003F250F"/>
    <w:rsid w:val="003F2764"/>
    <w:rsid w:val="003F27E2"/>
    <w:rsid w:val="003F27F9"/>
    <w:rsid w:val="003F2F97"/>
    <w:rsid w:val="003F3144"/>
    <w:rsid w:val="003F3161"/>
    <w:rsid w:val="003F32A6"/>
    <w:rsid w:val="003F3396"/>
    <w:rsid w:val="003F3465"/>
    <w:rsid w:val="003F35E7"/>
    <w:rsid w:val="003F37E8"/>
    <w:rsid w:val="003F38A2"/>
    <w:rsid w:val="003F3DAF"/>
    <w:rsid w:val="003F3E10"/>
    <w:rsid w:val="003F4195"/>
    <w:rsid w:val="003F41A5"/>
    <w:rsid w:val="003F43F4"/>
    <w:rsid w:val="003F4E97"/>
    <w:rsid w:val="003F4EEE"/>
    <w:rsid w:val="003F5245"/>
    <w:rsid w:val="003F5297"/>
    <w:rsid w:val="003F5469"/>
    <w:rsid w:val="003F5757"/>
    <w:rsid w:val="003F596B"/>
    <w:rsid w:val="003F5B1C"/>
    <w:rsid w:val="003F5B7D"/>
    <w:rsid w:val="003F5C46"/>
    <w:rsid w:val="003F5F1B"/>
    <w:rsid w:val="003F5F92"/>
    <w:rsid w:val="003F62C8"/>
    <w:rsid w:val="003F6640"/>
    <w:rsid w:val="003F6B8E"/>
    <w:rsid w:val="003F6E81"/>
    <w:rsid w:val="003F6F70"/>
    <w:rsid w:val="003F6F77"/>
    <w:rsid w:val="003F7165"/>
    <w:rsid w:val="003F7C42"/>
    <w:rsid w:val="00400288"/>
    <w:rsid w:val="004002EB"/>
    <w:rsid w:val="004002ED"/>
    <w:rsid w:val="00400618"/>
    <w:rsid w:val="004009BD"/>
    <w:rsid w:val="00400A79"/>
    <w:rsid w:val="004010A3"/>
    <w:rsid w:val="00401194"/>
    <w:rsid w:val="004011D1"/>
    <w:rsid w:val="00401245"/>
    <w:rsid w:val="0040129C"/>
    <w:rsid w:val="004012B5"/>
    <w:rsid w:val="004012E4"/>
    <w:rsid w:val="00401A2A"/>
    <w:rsid w:val="00401F1E"/>
    <w:rsid w:val="004022B9"/>
    <w:rsid w:val="0040258A"/>
    <w:rsid w:val="004026A4"/>
    <w:rsid w:val="004026F5"/>
    <w:rsid w:val="004027B3"/>
    <w:rsid w:val="0040293E"/>
    <w:rsid w:val="0040327E"/>
    <w:rsid w:val="00403324"/>
    <w:rsid w:val="004035A4"/>
    <w:rsid w:val="00403673"/>
    <w:rsid w:val="0040381A"/>
    <w:rsid w:val="004039CF"/>
    <w:rsid w:val="00403F77"/>
    <w:rsid w:val="004040A1"/>
    <w:rsid w:val="00404600"/>
    <w:rsid w:val="004047AA"/>
    <w:rsid w:val="00404B12"/>
    <w:rsid w:val="004050D3"/>
    <w:rsid w:val="00405403"/>
    <w:rsid w:val="00405459"/>
    <w:rsid w:val="004059AF"/>
    <w:rsid w:val="004059D6"/>
    <w:rsid w:val="004066D0"/>
    <w:rsid w:val="00406755"/>
    <w:rsid w:val="00406975"/>
    <w:rsid w:val="00406A7E"/>
    <w:rsid w:val="00406D19"/>
    <w:rsid w:val="00406DDD"/>
    <w:rsid w:val="00407111"/>
    <w:rsid w:val="00407539"/>
    <w:rsid w:val="00407848"/>
    <w:rsid w:val="00407A96"/>
    <w:rsid w:val="00407AB3"/>
    <w:rsid w:val="00407C76"/>
    <w:rsid w:val="00407D16"/>
    <w:rsid w:val="00407D54"/>
    <w:rsid w:val="0041037D"/>
    <w:rsid w:val="00410482"/>
    <w:rsid w:val="0041067D"/>
    <w:rsid w:val="004106DD"/>
    <w:rsid w:val="004108A6"/>
    <w:rsid w:val="00411046"/>
    <w:rsid w:val="00411052"/>
    <w:rsid w:val="00411192"/>
    <w:rsid w:val="004113A0"/>
    <w:rsid w:val="00411421"/>
    <w:rsid w:val="004114EB"/>
    <w:rsid w:val="00411533"/>
    <w:rsid w:val="0041179F"/>
    <w:rsid w:val="00411D33"/>
    <w:rsid w:val="004120CF"/>
    <w:rsid w:val="00412149"/>
    <w:rsid w:val="00412554"/>
    <w:rsid w:val="004125EC"/>
    <w:rsid w:val="0041261B"/>
    <w:rsid w:val="004126FA"/>
    <w:rsid w:val="00412A56"/>
    <w:rsid w:val="00412C9B"/>
    <w:rsid w:val="00412CAA"/>
    <w:rsid w:val="00412DBC"/>
    <w:rsid w:val="00413001"/>
    <w:rsid w:val="004130DF"/>
    <w:rsid w:val="0041343B"/>
    <w:rsid w:val="0041350E"/>
    <w:rsid w:val="0041361E"/>
    <w:rsid w:val="004137F1"/>
    <w:rsid w:val="00413BCF"/>
    <w:rsid w:val="00413D7B"/>
    <w:rsid w:val="00414125"/>
    <w:rsid w:val="004141F8"/>
    <w:rsid w:val="00414301"/>
    <w:rsid w:val="00414392"/>
    <w:rsid w:val="004143F1"/>
    <w:rsid w:val="00414501"/>
    <w:rsid w:val="004148B3"/>
    <w:rsid w:val="00414947"/>
    <w:rsid w:val="00414CC1"/>
    <w:rsid w:val="00414CE3"/>
    <w:rsid w:val="00414D54"/>
    <w:rsid w:val="00414ECE"/>
    <w:rsid w:val="00415316"/>
    <w:rsid w:val="004156DB"/>
    <w:rsid w:val="004158EC"/>
    <w:rsid w:val="00415B51"/>
    <w:rsid w:val="00415D42"/>
    <w:rsid w:val="0041604E"/>
    <w:rsid w:val="004160BE"/>
    <w:rsid w:val="004161A2"/>
    <w:rsid w:val="004163D8"/>
    <w:rsid w:val="00416594"/>
    <w:rsid w:val="00416868"/>
    <w:rsid w:val="00416C89"/>
    <w:rsid w:val="00417371"/>
    <w:rsid w:val="004173AC"/>
    <w:rsid w:val="004176F2"/>
    <w:rsid w:val="00417921"/>
    <w:rsid w:val="004179FC"/>
    <w:rsid w:val="00417FDB"/>
    <w:rsid w:val="0042055D"/>
    <w:rsid w:val="00420F20"/>
    <w:rsid w:val="00420F7F"/>
    <w:rsid w:val="0042104E"/>
    <w:rsid w:val="00421071"/>
    <w:rsid w:val="004210C3"/>
    <w:rsid w:val="0042173C"/>
    <w:rsid w:val="004217B0"/>
    <w:rsid w:val="00421DE1"/>
    <w:rsid w:val="00421EE3"/>
    <w:rsid w:val="00422450"/>
    <w:rsid w:val="004225BC"/>
    <w:rsid w:val="0042270D"/>
    <w:rsid w:val="0042279A"/>
    <w:rsid w:val="00422A59"/>
    <w:rsid w:val="00422AF3"/>
    <w:rsid w:val="00422BE4"/>
    <w:rsid w:val="004230BA"/>
    <w:rsid w:val="004235BE"/>
    <w:rsid w:val="004235FE"/>
    <w:rsid w:val="00423763"/>
    <w:rsid w:val="00423A47"/>
    <w:rsid w:val="00423B45"/>
    <w:rsid w:val="00423E90"/>
    <w:rsid w:val="00423FA8"/>
    <w:rsid w:val="0042407B"/>
    <w:rsid w:val="00424C8C"/>
    <w:rsid w:val="00424CCC"/>
    <w:rsid w:val="0042517B"/>
    <w:rsid w:val="004253B1"/>
    <w:rsid w:val="004253D0"/>
    <w:rsid w:val="00425538"/>
    <w:rsid w:val="0042593F"/>
    <w:rsid w:val="00425A73"/>
    <w:rsid w:val="0042617A"/>
    <w:rsid w:val="004262B9"/>
    <w:rsid w:val="004262F0"/>
    <w:rsid w:val="004264A7"/>
    <w:rsid w:val="0042652A"/>
    <w:rsid w:val="00426581"/>
    <w:rsid w:val="00426709"/>
    <w:rsid w:val="00426A48"/>
    <w:rsid w:val="00426D97"/>
    <w:rsid w:val="00427769"/>
    <w:rsid w:val="00427869"/>
    <w:rsid w:val="0043025C"/>
    <w:rsid w:val="004303F4"/>
    <w:rsid w:val="0043051E"/>
    <w:rsid w:val="00430713"/>
    <w:rsid w:val="0043094B"/>
    <w:rsid w:val="00430C85"/>
    <w:rsid w:val="00430D43"/>
    <w:rsid w:val="00430E19"/>
    <w:rsid w:val="00430E35"/>
    <w:rsid w:val="0043165F"/>
    <w:rsid w:val="0043166C"/>
    <w:rsid w:val="00431953"/>
    <w:rsid w:val="00431965"/>
    <w:rsid w:val="00431A52"/>
    <w:rsid w:val="00432086"/>
    <w:rsid w:val="00432203"/>
    <w:rsid w:val="00432238"/>
    <w:rsid w:val="004324BE"/>
    <w:rsid w:val="00432667"/>
    <w:rsid w:val="004326C5"/>
    <w:rsid w:val="00433028"/>
    <w:rsid w:val="00433E63"/>
    <w:rsid w:val="004340A9"/>
    <w:rsid w:val="00434162"/>
    <w:rsid w:val="0043428E"/>
    <w:rsid w:val="004345C7"/>
    <w:rsid w:val="00434732"/>
    <w:rsid w:val="00434B68"/>
    <w:rsid w:val="00434BE5"/>
    <w:rsid w:val="00434C3C"/>
    <w:rsid w:val="00434D26"/>
    <w:rsid w:val="00435300"/>
    <w:rsid w:val="004354A3"/>
    <w:rsid w:val="004359C8"/>
    <w:rsid w:val="00435C35"/>
    <w:rsid w:val="00435CB4"/>
    <w:rsid w:val="00435F2D"/>
    <w:rsid w:val="00436184"/>
    <w:rsid w:val="004361CD"/>
    <w:rsid w:val="004362A5"/>
    <w:rsid w:val="004368DD"/>
    <w:rsid w:val="00436B8E"/>
    <w:rsid w:val="00436C88"/>
    <w:rsid w:val="00437033"/>
    <w:rsid w:val="004372C1"/>
    <w:rsid w:val="004376A7"/>
    <w:rsid w:val="004376B7"/>
    <w:rsid w:val="00437713"/>
    <w:rsid w:val="0043778D"/>
    <w:rsid w:val="0043785F"/>
    <w:rsid w:val="00437B39"/>
    <w:rsid w:val="00437C82"/>
    <w:rsid w:val="00437DBB"/>
    <w:rsid w:val="00437F59"/>
    <w:rsid w:val="004403B2"/>
    <w:rsid w:val="00440431"/>
    <w:rsid w:val="00440791"/>
    <w:rsid w:val="00440BC3"/>
    <w:rsid w:val="00440C14"/>
    <w:rsid w:val="00440C37"/>
    <w:rsid w:val="0044100F"/>
    <w:rsid w:val="00441499"/>
    <w:rsid w:val="00441727"/>
    <w:rsid w:val="00441767"/>
    <w:rsid w:val="004419D0"/>
    <w:rsid w:val="00441A5A"/>
    <w:rsid w:val="00441F80"/>
    <w:rsid w:val="004422A5"/>
    <w:rsid w:val="00442555"/>
    <w:rsid w:val="004425BB"/>
    <w:rsid w:val="00442904"/>
    <w:rsid w:val="00442B53"/>
    <w:rsid w:val="00442C68"/>
    <w:rsid w:val="0044304D"/>
    <w:rsid w:val="0044310D"/>
    <w:rsid w:val="0044329A"/>
    <w:rsid w:val="0044398A"/>
    <w:rsid w:val="004439BF"/>
    <w:rsid w:val="00443CDE"/>
    <w:rsid w:val="00443E77"/>
    <w:rsid w:val="00443EE7"/>
    <w:rsid w:val="004440BE"/>
    <w:rsid w:val="004443B3"/>
    <w:rsid w:val="0044466E"/>
    <w:rsid w:val="004447BB"/>
    <w:rsid w:val="00444EA0"/>
    <w:rsid w:val="00445057"/>
    <w:rsid w:val="00445427"/>
    <w:rsid w:val="00445F95"/>
    <w:rsid w:val="00446674"/>
    <w:rsid w:val="0044682A"/>
    <w:rsid w:val="00446DB7"/>
    <w:rsid w:val="00446E6F"/>
    <w:rsid w:val="004474C6"/>
    <w:rsid w:val="004476CF"/>
    <w:rsid w:val="00447EBD"/>
    <w:rsid w:val="00450471"/>
    <w:rsid w:val="004507B8"/>
    <w:rsid w:val="00450A74"/>
    <w:rsid w:val="00450AF7"/>
    <w:rsid w:val="00450CA9"/>
    <w:rsid w:val="00450EC6"/>
    <w:rsid w:val="00451588"/>
    <w:rsid w:val="00451E76"/>
    <w:rsid w:val="00452147"/>
    <w:rsid w:val="004523A9"/>
    <w:rsid w:val="004524F3"/>
    <w:rsid w:val="004529DA"/>
    <w:rsid w:val="00452F5A"/>
    <w:rsid w:val="004530FE"/>
    <w:rsid w:val="00453155"/>
    <w:rsid w:val="004532E8"/>
    <w:rsid w:val="004533FE"/>
    <w:rsid w:val="00453F00"/>
    <w:rsid w:val="00453F09"/>
    <w:rsid w:val="00454151"/>
    <w:rsid w:val="00454264"/>
    <w:rsid w:val="0045429F"/>
    <w:rsid w:val="00454535"/>
    <w:rsid w:val="0045462E"/>
    <w:rsid w:val="004546FF"/>
    <w:rsid w:val="00454C1C"/>
    <w:rsid w:val="00454F9C"/>
    <w:rsid w:val="00455240"/>
    <w:rsid w:val="0045541C"/>
    <w:rsid w:val="004558AD"/>
    <w:rsid w:val="00455F7A"/>
    <w:rsid w:val="00456256"/>
    <w:rsid w:val="00456664"/>
    <w:rsid w:val="0045688C"/>
    <w:rsid w:val="00456936"/>
    <w:rsid w:val="00456DC9"/>
    <w:rsid w:val="004571F4"/>
    <w:rsid w:val="00457337"/>
    <w:rsid w:val="00457368"/>
    <w:rsid w:val="0045739A"/>
    <w:rsid w:val="004578F3"/>
    <w:rsid w:val="00457CA8"/>
    <w:rsid w:val="0046059E"/>
    <w:rsid w:val="004606DE"/>
    <w:rsid w:val="0046092D"/>
    <w:rsid w:val="004609BF"/>
    <w:rsid w:val="00460C1A"/>
    <w:rsid w:val="00461258"/>
    <w:rsid w:val="00461695"/>
    <w:rsid w:val="00461720"/>
    <w:rsid w:val="00461784"/>
    <w:rsid w:val="004617A0"/>
    <w:rsid w:val="004617B9"/>
    <w:rsid w:val="00461CAA"/>
    <w:rsid w:val="00461F1A"/>
    <w:rsid w:val="00462117"/>
    <w:rsid w:val="00462165"/>
    <w:rsid w:val="0046218F"/>
    <w:rsid w:val="00462476"/>
    <w:rsid w:val="00462600"/>
    <w:rsid w:val="0046261E"/>
    <w:rsid w:val="00462A9B"/>
    <w:rsid w:val="00462B0D"/>
    <w:rsid w:val="00462E54"/>
    <w:rsid w:val="00463299"/>
    <w:rsid w:val="00463A04"/>
    <w:rsid w:val="00464035"/>
    <w:rsid w:val="004640E1"/>
    <w:rsid w:val="0046437D"/>
    <w:rsid w:val="00464725"/>
    <w:rsid w:val="0046510F"/>
    <w:rsid w:val="00465147"/>
    <w:rsid w:val="00465426"/>
    <w:rsid w:val="004659A4"/>
    <w:rsid w:val="00465A50"/>
    <w:rsid w:val="00465A7C"/>
    <w:rsid w:val="00465B4D"/>
    <w:rsid w:val="00465B7F"/>
    <w:rsid w:val="00465F4C"/>
    <w:rsid w:val="00465F57"/>
    <w:rsid w:val="004660DB"/>
    <w:rsid w:val="00466341"/>
    <w:rsid w:val="004663E2"/>
    <w:rsid w:val="004665A5"/>
    <w:rsid w:val="0046695D"/>
    <w:rsid w:val="004670CB"/>
    <w:rsid w:val="004672DE"/>
    <w:rsid w:val="004673A0"/>
    <w:rsid w:val="0046745F"/>
    <w:rsid w:val="004674FB"/>
    <w:rsid w:val="0046783C"/>
    <w:rsid w:val="00467AF2"/>
    <w:rsid w:val="00467C1C"/>
    <w:rsid w:val="00467C6F"/>
    <w:rsid w:val="00467E18"/>
    <w:rsid w:val="00467F3A"/>
    <w:rsid w:val="00467FB0"/>
    <w:rsid w:val="004700BE"/>
    <w:rsid w:val="004701BB"/>
    <w:rsid w:val="004701BC"/>
    <w:rsid w:val="00470357"/>
    <w:rsid w:val="0047052A"/>
    <w:rsid w:val="00470725"/>
    <w:rsid w:val="00470BC0"/>
    <w:rsid w:val="00471809"/>
    <w:rsid w:val="00471DB0"/>
    <w:rsid w:val="0047210E"/>
    <w:rsid w:val="0047216D"/>
    <w:rsid w:val="004723CD"/>
    <w:rsid w:val="00472576"/>
    <w:rsid w:val="004726FB"/>
    <w:rsid w:val="00472A00"/>
    <w:rsid w:val="00472BA1"/>
    <w:rsid w:val="00472D81"/>
    <w:rsid w:val="00472FD5"/>
    <w:rsid w:val="004732DD"/>
    <w:rsid w:val="00473F4A"/>
    <w:rsid w:val="00474358"/>
    <w:rsid w:val="004745FD"/>
    <w:rsid w:val="004748AC"/>
    <w:rsid w:val="00474929"/>
    <w:rsid w:val="00474DB9"/>
    <w:rsid w:val="0047501C"/>
    <w:rsid w:val="004750B3"/>
    <w:rsid w:val="0047562C"/>
    <w:rsid w:val="00475736"/>
    <w:rsid w:val="004759F7"/>
    <w:rsid w:val="00475BA4"/>
    <w:rsid w:val="00475BB9"/>
    <w:rsid w:val="00475C39"/>
    <w:rsid w:val="00476060"/>
    <w:rsid w:val="004765DE"/>
    <w:rsid w:val="00476800"/>
    <w:rsid w:val="00476912"/>
    <w:rsid w:val="00476B26"/>
    <w:rsid w:val="00476B75"/>
    <w:rsid w:val="00476C87"/>
    <w:rsid w:val="00476F8A"/>
    <w:rsid w:val="00476FCA"/>
    <w:rsid w:val="00477467"/>
    <w:rsid w:val="0047748F"/>
    <w:rsid w:val="004777CB"/>
    <w:rsid w:val="004778C2"/>
    <w:rsid w:val="00477953"/>
    <w:rsid w:val="00477C01"/>
    <w:rsid w:val="00477C33"/>
    <w:rsid w:val="00477F1E"/>
    <w:rsid w:val="00480081"/>
    <w:rsid w:val="0048010B"/>
    <w:rsid w:val="0048015C"/>
    <w:rsid w:val="00480236"/>
    <w:rsid w:val="0048031E"/>
    <w:rsid w:val="0048041D"/>
    <w:rsid w:val="004804C9"/>
    <w:rsid w:val="004804F8"/>
    <w:rsid w:val="00480649"/>
    <w:rsid w:val="00480A43"/>
    <w:rsid w:val="00480BED"/>
    <w:rsid w:val="00481D36"/>
    <w:rsid w:val="00481EC7"/>
    <w:rsid w:val="00482032"/>
    <w:rsid w:val="004820DF"/>
    <w:rsid w:val="00482455"/>
    <w:rsid w:val="00482942"/>
    <w:rsid w:val="00482C8D"/>
    <w:rsid w:val="004833BA"/>
    <w:rsid w:val="004833DC"/>
    <w:rsid w:val="004833F1"/>
    <w:rsid w:val="004835F9"/>
    <w:rsid w:val="0048364E"/>
    <w:rsid w:val="00483760"/>
    <w:rsid w:val="00483798"/>
    <w:rsid w:val="00483940"/>
    <w:rsid w:val="00483966"/>
    <w:rsid w:val="00483984"/>
    <w:rsid w:val="00483AFC"/>
    <w:rsid w:val="00483C4D"/>
    <w:rsid w:val="00483E99"/>
    <w:rsid w:val="00483F72"/>
    <w:rsid w:val="00483FD2"/>
    <w:rsid w:val="00484788"/>
    <w:rsid w:val="0048488C"/>
    <w:rsid w:val="00484DD6"/>
    <w:rsid w:val="00484DFD"/>
    <w:rsid w:val="00485024"/>
    <w:rsid w:val="004851DC"/>
    <w:rsid w:val="00485380"/>
    <w:rsid w:val="004857AB"/>
    <w:rsid w:val="0048580A"/>
    <w:rsid w:val="00485ACB"/>
    <w:rsid w:val="00485D67"/>
    <w:rsid w:val="00486B95"/>
    <w:rsid w:val="004872DE"/>
    <w:rsid w:val="0048730B"/>
    <w:rsid w:val="0048734D"/>
    <w:rsid w:val="00487A28"/>
    <w:rsid w:val="00487D53"/>
    <w:rsid w:val="00487F0E"/>
    <w:rsid w:val="004902C9"/>
    <w:rsid w:val="00490797"/>
    <w:rsid w:val="00490A86"/>
    <w:rsid w:val="00490AB4"/>
    <w:rsid w:val="00490C55"/>
    <w:rsid w:val="00491092"/>
    <w:rsid w:val="0049127A"/>
    <w:rsid w:val="00491D65"/>
    <w:rsid w:val="00492164"/>
    <w:rsid w:val="00492181"/>
    <w:rsid w:val="00492490"/>
    <w:rsid w:val="00492814"/>
    <w:rsid w:val="00492984"/>
    <w:rsid w:val="004935FC"/>
    <w:rsid w:val="004936F8"/>
    <w:rsid w:val="00493A52"/>
    <w:rsid w:val="00493C4D"/>
    <w:rsid w:val="00493F32"/>
    <w:rsid w:val="004942B6"/>
    <w:rsid w:val="004943A3"/>
    <w:rsid w:val="004943E9"/>
    <w:rsid w:val="0049483D"/>
    <w:rsid w:val="00494950"/>
    <w:rsid w:val="00494E75"/>
    <w:rsid w:val="00495033"/>
    <w:rsid w:val="0049505B"/>
    <w:rsid w:val="004952C7"/>
    <w:rsid w:val="0049546D"/>
    <w:rsid w:val="00495587"/>
    <w:rsid w:val="004957A2"/>
    <w:rsid w:val="0049583A"/>
    <w:rsid w:val="004960D6"/>
    <w:rsid w:val="004963E4"/>
    <w:rsid w:val="0049649C"/>
    <w:rsid w:val="0049659E"/>
    <w:rsid w:val="0049667F"/>
    <w:rsid w:val="004966C5"/>
    <w:rsid w:val="00496AB0"/>
    <w:rsid w:val="00496B09"/>
    <w:rsid w:val="00496CFE"/>
    <w:rsid w:val="0049709B"/>
    <w:rsid w:val="0049719C"/>
    <w:rsid w:val="00497305"/>
    <w:rsid w:val="004975F7"/>
    <w:rsid w:val="004A003C"/>
    <w:rsid w:val="004A04DB"/>
    <w:rsid w:val="004A072F"/>
    <w:rsid w:val="004A0C1C"/>
    <w:rsid w:val="004A0F64"/>
    <w:rsid w:val="004A0FAB"/>
    <w:rsid w:val="004A1715"/>
    <w:rsid w:val="004A1890"/>
    <w:rsid w:val="004A1968"/>
    <w:rsid w:val="004A1AB9"/>
    <w:rsid w:val="004A1B68"/>
    <w:rsid w:val="004A1C1E"/>
    <w:rsid w:val="004A1CEC"/>
    <w:rsid w:val="004A1F70"/>
    <w:rsid w:val="004A2084"/>
    <w:rsid w:val="004A211B"/>
    <w:rsid w:val="004A21F1"/>
    <w:rsid w:val="004A22A5"/>
    <w:rsid w:val="004A2475"/>
    <w:rsid w:val="004A2476"/>
    <w:rsid w:val="004A248F"/>
    <w:rsid w:val="004A24E2"/>
    <w:rsid w:val="004A277A"/>
    <w:rsid w:val="004A292C"/>
    <w:rsid w:val="004A2C40"/>
    <w:rsid w:val="004A34F3"/>
    <w:rsid w:val="004A3825"/>
    <w:rsid w:val="004A3C0F"/>
    <w:rsid w:val="004A3FAD"/>
    <w:rsid w:val="004A40C1"/>
    <w:rsid w:val="004A40E8"/>
    <w:rsid w:val="004A4328"/>
    <w:rsid w:val="004A478D"/>
    <w:rsid w:val="004A4943"/>
    <w:rsid w:val="004A4BFF"/>
    <w:rsid w:val="004A4C04"/>
    <w:rsid w:val="004A4DAD"/>
    <w:rsid w:val="004A5084"/>
    <w:rsid w:val="004A52F8"/>
    <w:rsid w:val="004A542B"/>
    <w:rsid w:val="004A5A42"/>
    <w:rsid w:val="004A5AF6"/>
    <w:rsid w:val="004A5F13"/>
    <w:rsid w:val="004A620D"/>
    <w:rsid w:val="004A64B2"/>
    <w:rsid w:val="004A6739"/>
    <w:rsid w:val="004A673B"/>
    <w:rsid w:val="004A68EC"/>
    <w:rsid w:val="004A6AA7"/>
    <w:rsid w:val="004A6B3E"/>
    <w:rsid w:val="004A6BFD"/>
    <w:rsid w:val="004A6D47"/>
    <w:rsid w:val="004A6F9A"/>
    <w:rsid w:val="004A7011"/>
    <w:rsid w:val="004A7228"/>
    <w:rsid w:val="004A72FB"/>
    <w:rsid w:val="004A77FA"/>
    <w:rsid w:val="004A7BF5"/>
    <w:rsid w:val="004B0496"/>
    <w:rsid w:val="004B0783"/>
    <w:rsid w:val="004B0DD9"/>
    <w:rsid w:val="004B1191"/>
    <w:rsid w:val="004B11F8"/>
    <w:rsid w:val="004B11FB"/>
    <w:rsid w:val="004B1266"/>
    <w:rsid w:val="004B1361"/>
    <w:rsid w:val="004B13A5"/>
    <w:rsid w:val="004B1A02"/>
    <w:rsid w:val="004B1C10"/>
    <w:rsid w:val="004B1F8E"/>
    <w:rsid w:val="004B1FA3"/>
    <w:rsid w:val="004B238A"/>
    <w:rsid w:val="004B2CC4"/>
    <w:rsid w:val="004B3122"/>
    <w:rsid w:val="004B316A"/>
    <w:rsid w:val="004B31D3"/>
    <w:rsid w:val="004B32E9"/>
    <w:rsid w:val="004B3551"/>
    <w:rsid w:val="004B36EE"/>
    <w:rsid w:val="004B3D83"/>
    <w:rsid w:val="004B47AA"/>
    <w:rsid w:val="004B4EFF"/>
    <w:rsid w:val="004B4F18"/>
    <w:rsid w:val="004B4F5B"/>
    <w:rsid w:val="004B5150"/>
    <w:rsid w:val="004B5254"/>
    <w:rsid w:val="004B5264"/>
    <w:rsid w:val="004B58BF"/>
    <w:rsid w:val="004B5978"/>
    <w:rsid w:val="004B5A23"/>
    <w:rsid w:val="004B5A43"/>
    <w:rsid w:val="004B5BA4"/>
    <w:rsid w:val="004B5C92"/>
    <w:rsid w:val="004B5D12"/>
    <w:rsid w:val="004B5D58"/>
    <w:rsid w:val="004B5ECC"/>
    <w:rsid w:val="004B61BF"/>
    <w:rsid w:val="004B6873"/>
    <w:rsid w:val="004B6A69"/>
    <w:rsid w:val="004B6E62"/>
    <w:rsid w:val="004B76FC"/>
    <w:rsid w:val="004B77F6"/>
    <w:rsid w:val="004B7824"/>
    <w:rsid w:val="004B7887"/>
    <w:rsid w:val="004B7A67"/>
    <w:rsid w:val="004B7E6A"/>
    <w:rsid w:val="004C0090"/>
    <w:rsid w:val="004C02A5"/>
    <w:rsid w:val="004C03F5"/>
    <w:rsid w:val="004C0467"/>
    <w:rsid w:val="004C0636"/>
    <w:rsid w:val="004C07B8"/>
    <w:rsid w:val="004C07ED"/>
    <w:rsid w:val="004C0AD7"/>
    <w:rsid w:val="004C0B42"/>
    <w:rsid w:val="004C0D4D"/>
    <w:rsid w:val="004C0E0B"/>
    <w:rsid w:val="004C0EE6"/>
    <w:rsid w:val="004C0F9C"/>
    <w:rsid w:val="004C1156"/>
    <w:rsid w:val="004C15B7"/>
    <w:rsid w:val="004C1656"/>
    <w:rsid w:val="004C23D0"/>
    <w:rsid w:val="004C2741"/>
    <w:rsid w:val="004C2BAA"/>
    <w:rsid w:val="004C2BCE"/>
    <w:rsid w:val="004C2D02"/>
    <w:rsid w:val="004C3220"/>
    <w:rsid w:val="004C3C10"/>
    <w:rsid w:val="004C3C18"/>
    <w:rsid w:val="004C3D5B"/>
    <w:rsid w:val="004C3DE2"/>
    <w:rsid w:val="004C3E64"/>
    <w:rsid w:val="004C3EAC"/>
    <w:rsid w:val="004C4146"/>
    <w:rsid w:val="004C47BE"/>
    <w:rsid w:val="004C4959"/>
    <w:rsid w:val="004C4C41"/>
    <w:rsid w:val="004C4D9C"/>
    <w:rsid w:val="004C51A8"/>
    <w:rsid w:val="004C5385"/>
    <w:rsid w:val="004C54C8"/>
    <w:rsid w:val="004C55F9"/>
    <w:rsid w:val="004C5675"/>
    <w:rsid w:val="004C5C59"/>
    <w:rsid w:val="004C60D3"/>
    <w:rsid w:val="004C63B7"/>
    <w:rsid w:val="004C69F1"/>
    <w:rsid w:val="004C6DF0"/>
    <w:rsid w:val="004C72AC"/>
    <w:rsid w:val="004C7D38"/>
    <w:rsid w:val="004D0374"/>
    <w:rsid w:val="004D039A"/>
    <w:rsid w:val="004D04AC"/>
    <w:rsid w:val="004D04BF"/>
    <w:rsid w:val="004D0882"/>
    <w:rsid w:val="004D0D1E"/>
    <w:rsid w:val="004D0E8B"/>
    <w:rsid w:val="004D0EEC"/>
    <w:rsid w:val="004D1135"/>
    <w:rsid w:val="004D1847"/>
    <w:rsid w:val="004D1EF9"/>
    <w:rsid w:val="004D22B8"/>
    <w:rsid w:val="004D233A"/>
    <w:rsid w:val="004D23B9"/>
    <w:rsid w:val="004D2CB8"/>
    <w:rsid w:val="004D317B"/>
    <w:rsid w:val="004D32BF"/>
    <w:rsid w:val="004D3447"/>
    <w:rsid w:val="004D3B71"/>
    <w:rsid w:val="004D3CFD"/>
    <w:rsid w:val="004D3DA2"/>
    <w:rsid w:val="004D3F57"/>
    <w:rsid w:val="004D46CE"/>
    <w:rsid w:val="004D4A85"/>
    <w:rsid w:val="004D4EB9"/>
    <w:rsid w:val="004D50F3"/>
    <w:rsid w:val="004D52B7"/>
    <w:rsid w:val="004D541A"/>
    <w:rsid w:val="004D5434"/>
    <w:rsid w:val="004D5E38"/>
    <w:rsid w:val="004D68FD"/>
    <w:rsid w:val="004D69DE"/>
    <w:rsid w:val="004D7007"/>
    <w:rsid w:val="004D7337"/>
    <w:rsid w:val="004D7446"/>
    <w:rsid w:val="004D750D"/>
    <w:rsid w:val="004D765D"/>
    <w:rsid w:val="004D7C03"/>
    <w:rsid w:val="004D7C57"/>
    <w:rsid w:val="004E047F"/>
    <w:rsid w:val="004E0626"/>
    <w:rsid w:val="004E0E2B"/>
    <w:rsid w:val="004E0FFD"/>
    <w:rsid w:val="004E1151"/>
    <w:rsid w:val="004E137E"/>
    <w:rsid w:val="004E1929"/>
    <w:rsid w:val="004E1AD7"/>
    <w:rsid w:val="004E1B25"/>
    <w:rsid w:val="004E1C1F"/>
    <w:rsid w:val="004E1E89"/>
    <w:rsid w:val="004E2028"/>
    <w:rsid w:val="004E213B"/>
    <w:rsid w:val="004E2242"/>
    <w:rsid w:val="004E268A"/>
    <w:rsid w:val="004E26CC"/>
    <w:rsid w:val="004E2722"/>
    <w:rsid w:val="004E2B47"/>
    <w:rsid w:val="004E2DF7"/>
    <w:rsid w:val="004E31A5"/>
    <w:rsid w:val="004E380B"/>
    <w:rsid w:val="004E3913"/>
    <w:rsid w:val="004E3B11"/>
    <w:rsid w:val="004E3C70"/>
    <w:rsid w:val="004E3CE6"/>
    <w:rsid w:val="004E421A"/>
    <w:rsid w:val="004E428D"/>
    <w:rsid w:val="004E4EFF"/>
    <w:rsid w:val="004E4F1B"/>
    <w:rsid w:val="004E4FF3"/>
    <w:rsid w:val="004E576D"/>
    <w:rsid w:val="004E5F1D"/>
    <w:rsid w:val="004E6041"/>
    <w:rsid w:val="004E604D"/>
    <w:rsid w:val="004E606A"/>
    <w:rsid w:val="004E60AA"/>
    <w:rsid w:val="004E69A2"/>
    <w:rsid w:val="004E6B8F"/>
    <w:rsid w:val="004E6C17"/>
    <w:rsid w:val="004E7083"/>
    <w:rsid w:val="004E739C"/>
    <w:rsid w:val="004E751D"/>
    <w:rsid w:val="004E7602"/>
    <w:rsid w:val="004E77C0"/>
    <w:rsid w:val="004E7801"/>
    <w:rsid w:val="004E7967"/>
    <w:rsid w:val="004E7A71"/>
    <w:rsid w:val="004E7BF0"/>
    <w:rsid w:val="004E7D4B"/>
    <w:rsid w:val="004E7F23"/>
    <w:rsid w:val="004F00C3"/>
    <w:rsid w:val="004F021B"/>
    <w:rsid w:val="004F02BE"/>
    <w:rsid w:val="004F0694"/>
    <w:rsid w:val="004F07D4"/>
    <w:rsid w:val="004F09B2"/>
    <w:rsid w:val="004F0B39"/>
    <w:rsid w:val="004F0D87"/>
    <w:rsid w:val="004F0E91"/>
    <w:rsid w:val="004F0EF4"/>
    <w:rsid w:val="004F0EFF"/>
    <w:rsid w:val="004F11C1"/>
    <w:rsid w:val="004F13C8"/>
    <w:rsid w:val="004F1503"/>
    <w:rsid w:val="004F198B"/>
    <w:rsid w:val="004F1AD9"/>
    <w:rsid w:val="004F1C59"/>
    <w:rsid w:val="004F1FE6"/>
    <w:rsid w:val="004F21FC"/>
    <w:rsid w:val="004F2540"/>
    <w:rsid w:val="004F2709"/>
    <w:rsid w:val="004F2A58"/>
    <w:rsid w:val="004F2AC7"/>
    <w:rsid w:val="004F2C4F"/>
    <w:rsid w:val="004F2D76"/>
    <w:rsid w:val="004F2ED2"/>
    <w:rsid w:val="004F2EDC"/>
    <w:rsid w:val="004F2F06"/>
    <w:rsid w:val="004F30FF"/>
    <w:rsid w:val="004F380D"/>
    <w:rsid w:val="004F3C72"/>
    <w:rsid w:val="004F3CEC"/>
    <w:rsid w:val="004F3E49"/>
    <w:rsid w:val="004F3EF4"/>
    <w:rsid w:val="004F41DD"/>
    <w:rsid w:val="004F42E4"/>
    <w:rsid w:val="004F466D"/>
    <w:rsid w:val="004F46AF"/>
    <w:rsid w:val="004F483A"/>
    <w:rsid w:val="004F5147"/>
    <w:rsid w:val="004F555C"/>
    <w:rsid w:val="004F558B"/>
    <w:rsid w:val="004F5611"/>
    <w:rsid w:val="004F590B"/>
    <w:rsid w:val="004F5AE1"/>
    <w:rsid w:val="004F5F9D"/>
    <w:rsid w:val="004F6030"/>
    <w:rsid w:val="004F62E1"/>
    <w:rsid w:val="004F6510"/>
    <w:rsid w:val="004F6771"/>
    <w:rsid w:val="004F67A9"/>
    <w:rsid w:val="004F6833"/>
    <w:rsid w:val="004F6965"/>
    <w:rsid w:val="004F6AC9"/>
    <w:rsid w:val="004F6D6A"/>
    <w:rsid w:val="004F707E"/>
    <w:rsid w:val="004F73EF"/>
    <w:rsid w:val="004F7437"/>
    <w:rsid w:val="004F7813"/>
    <w:rsid w:val="004F7847"/>
    <w:rsid w:val="004F7875"/>
    <w:rsid w:val="004F7BA5"/>
    <w:rsid w:val="004F7BE5"/>
    <w:rsid w:val="004F7CBE"/>
    <w:rsid w:val="005002FA"/>
    <w:rsid w:val="00500617"/>
    <w:rsid w:val="00500635"/>
    <w:rsid w:val="00500A67"/>
    <w:rsid w:val="00500AA7"/>
    <w:rsid w:val="00500D5C"/>
    <w:rsid w:val="00500EAF"/>
    <w:rsid w:val="00500F20"/>
    <w:rsid w:val="00500F86"/>
    <w:rsid w:val="00500FE1"/>
    <w:rsid w:val="00501000"/>
    <w:rsid w:val="0050153A"/>
    <w:rsid w:val="005018F2"/>
    <w:rsid w:val="00501AB9"/>
    <w:rsid w:val="00501B2C"/>
    <w:rsid w:val="00501B3D"/>
    <w:rsid w:val="0050209B"/>
    <w:rsid w:val="005022EE"/>
    <w:rsid w:val="00502317"/>
    <w:rsid w:val="0050256E"/>
    <w:rsid w:val="00502E5A"/>
    <w:rsid w:val="00503108"/>
    <w:rsid w:val="00503168"/>
    <w:rsid w:val="00503455"/>
    <w:rsid w:val="005036F8"/>
    <w:rsid w:val="005038E8"/>
    <w:rsid w:val="005041B9"/>
    <w:rsid w:val="00504837"/>
    <w:rsid w:val="0050498B"/>
    <w:rsid w:val="00504B4E"/>
    <w:rsid w:val="00504DDD"/>
    <w:rsid w:val="005052F7"/>
    <w:rsid w:val="00505556"/>
    <w:rsid w:val="00505805"/>
    <w:rsid w:val="005059F3"/>
    <w:rsid w:val="00505BFD"/>
    <w:rsid w:val="00505F61"/>
    <w:rsid w:val="00506096"/>
    <w:rsid w:val="005061DB"/>
    <w:rsid w:val="005065F6"/>
    <w:rsid w:val="005067CE"/>
    <w:rsid w:val="00506EAA"/>
    <w:rsid w:val="00506FD7"/>
    <w:rsid w:val="005072BB"/>
    <w:rsid w:val="00507468"/>
    <w:rsid w:val="00507547"/>
    <w:rsid w:val="00507639"/>
    <w:rsid w:val="00507A12"/>
    <w:rsid w:val="00507F8D"/>
    <w:rsid w:val="005100F2"/>
    <w:rsid w:val="0051020D"/>
    <w:rsid w:val="0051046A"/>
    <w:rsid w:val="005105A0"/>
    <w:rsid w:val="0051080A"/>
    <w:rsid w:val="0051094B"/>
    <w:rsid w:val="00510D6D"/>
    <w:rsid w:val="005114B4"/>
    <w:rsid w:val="00511708"/>
    <w:rsid w:val="00511712"/>
    <w:rsid w:val="005118ED"/>
    <w:rsid w:val="00511B1B"/>
    <w:rsid w:val="00511D40"/>
    <w:rsid w:val="00511EDF"/>
    <w:rsid w:val="0051202F"/>
    <w:rsid w:val="005120D4"/>
    <w:rsid w:val="00512267"/>
    <w:rsid w:val="0051241F"/>
    <w:rsid w:val="005127D0"/>
    <w:rsid w:val="00512CDB"/>
    <w:rsid w:val="00512EDB"/>
    <w:rsid w:val="00513AF3"/>
    <w:rsid w:val="00513B02"/>
    <w:rsid w:val="00513BCF"/>
    <w:rsid w:val="00513E93"/>
    <w:rsid w:val="00513F33"/>
    <w:rsid w:val="00514042"/>
    <w:rsid w:val="005141E2"/>
    <w:rsid w:val="00514240"/>
    <w:rsid w:val="005142AD"/>
    <w:rsid w:val="00514527"/>
    <w:rsid w:val="00514A34"/>
    <w:rsid w:val="00514E25"/>
    <w:rsid w:val="00514F42"/>
    <w:rsid w:val="00515254"/>
    <w:rsid w:val="00515461"/>
    <w:rsid w:val="005162EB"/>
    <w:rsid w:val="005169BB"/>
    <w:rsid w:val="00516D75"/>
    <w:rsid w:val="00516E44"/>
    <w:rsid w:val="005170DD"/>
    <w:rsid w:val="00517238"/>
    <w:rsid w:val="00517301"/>
    <w:rsid w:val="00517348"/>
    <w:rsid w:val="00517355"/>
    <w:rsid w:val="005173BF"/>
    <w:rsid w:val="005175EC"/>
    <w:rsid w:val="005176EB"/>
    <w:rsid w:val="005179BF"/>
    <w:rsid w:val="00517C35"/>
    <w:rsid w:val="00517D53"/>
    <w:rsid w:val="00517F5C"/>
    <w:rsid w:val="00520316"/>
    <w:rsid w:val="0052077D"/>
    <w:rsid w:val="0052083D"/>
    <w:rsid w:val="00520964"/>
    <w:rsid w:val="00520F03"/>
    <w:rsid w:val="0052106B"/>
    <w:rsid w:val="005219B8"/>
    <w:rsid w:val="00521A39"/>
    <w:rsid w:val="00521AE9"/>
    <w:rsid w:val="00521BD2"/>
    <w:rsid w:val="00521C34"/>
    <w:rsid w:val="00521EA5"/>
    <w:rsid w:val="00522380"/>
    <w:rsid w:val="005224C5"/>
    <w:rsid w:val="00522A24"/>
    <w:rsid w:val="00522D66"/>
    <w:rsid w:val="00522D85"/>
    <w:rsid w:val="0052327B"/>
    <w:rsid w:val="00523EF7"/>
    <w:rsid w:val="00523F19"/>
    <w:rsid w:val="005240BB"/>
    <w:rsid w:val="00524326"/>
    <w:rsid w:val="00524475"/>
    <w:rsid w:val="00524604"/>
    <w:rsid w:val="00524992"/>
    <w:rsid w:val="00525203"/>
    <w:rsid w:val="00525B67"/>
    <w:rsid w:val="00525C76"/>
    <w:rsid w:val="00525D57"/>
    <w:rsid w:val="00525E0B"/>
    <w:rsid w:val="00526383"/>
    <w:rsid w:val="00526563"/>
    <w:rsid w:val="00526876"/>
    <w:rsid w:val="00526894"/>
    <w:rsid w:val="0052693C"/>
    <w:rsid w:val="005269ED"/>
    <w:rsid w:val="00526C83"/>
    <w:rsid w:val="00527187"/>
    <w:rsid w:val="005271B3"/>
    <w:rsid w:val="005275AB"/>
    <w:rsid w:val="00527735"/>
    <w:rsid w:val="00527A7E"/>
    <w:rsid w:val="00527A9A"/>
    <w:rsid w:val="00527AA7"/>
    <w:rsid w:val="00527AB8"/>
    <w:rsid w:val="00527E10"/>
    <w:rsid w:val="005303BB"/>
    <w:rsid w:val="005308FC"/>
    <w:rsid w:val="00530CA4"/>
    <w:rsid w:val="005310E6"/>
    <w:rsid w:val="0053121E"/>
    <w:rsid w:val="005312D0"/>
    <w:rsid w:val="0053183F"/>
    <w:rsid w:val="005318E4"/>
    <w:rsid w:val="00531E52"/>
    <w:rsid w:val="00532149"/>
    <w:rsid w:val="005321E9"/>
    <w:rsid w:val="00532355"/>
    <w:rsid w:val="0053240E"/>
    <w:rsid w:val="00532438"/>
    <w:rsid w:val="00532766"/>
    <w:rsid w:val="005327B7"/>
    <w:rsid w:val="005335D6"/>
    <w:rsid w:val="005336BC"/>
    <w:rsid w:val="0053380B"/>
    <w:rsid w:val="00533E25"/>
    <w:rsid w:val="00533EC7"/>
    <w:rsid w:val="0053408C"/>
    <w:rsid w:val="005341B4"/>
    <w:rsid w:val="00534650"/>
    <w:rsid w:val="005346DC"/>
    <w:rsid w:val="0053494B"/>
    <w:rsid w:val="00534A2D"/>
    <w:rsid w:val="00534C4E"/>
    <w:rsid w:val="00534E5A"/>
    <w:rsid w:val="00535089"/>
    <w:rsid w:val="0053543E"/>
    <w:rsid w:val="00535A57"/>
    <w:rsid w:val="00535B6D"/>
    <w:rsid w:val="00535C39"/>
    <w:rsid w:val="00535F95"/>
    <w:rsid w:val="00535FC4"/>
    <w:rsid w:val="005362F8"/>
    <w:rsid w:val="00536505"/>
    <w:rsid w:val="005365BB"/>
    <w:rsid w:val="00537123"/>
    <w:rsid w:val="00537143"/>
    <w:rsid w:val="0053729F"/>
    <w:rsid w:val="00537355"/>
    <w:rsid w:val="00537D94"/>
    <w:rsid w:val="00540108"/>
    <w:rsid w:val="005405A8"/>
    <w:rsid w:val="005405B4"/>
    <w:rsid w:val="00540648"/>
    <w:rsid w:val="005406B0"/>
    <w:rsid w:val="00540718"/>
    <w:rsid w:val="005407C1"/>
    <w:rsid w:val="00540E96"/>
    <w:rsid w:val="005413CE"/>
    <w:rsid w:val="00541717"/>
    <w:rsid w:val="0054185D"/>
    <w:rsid w:val="00541925"/>
    <w:rsid w:val="00541A95"/>
    <w:rsid w:val="005420FF"/>
    <w:rsid w:val="00542469"/>
    <w:rsid w:val="00542BF3"/>
    <w:rsid w:val="005431CE"/>
    <w:rsid w:val="00543560"/>
    <w:rsid w:val="00543661"/>
    <w:rsid w:val="0054367C"/>
    <w:rsid w:val="0054374C"/>
    <w:rsid w:val="005437C9"/>
    <w:rsid w:val="005438C6"/>
    <w:rsid w:val="00543A03"/>
    <w:rsid w:val="00543CB7"/>
    <w:rsid w:val="00543F66"/>
    <w:rsid w:val="00544008"/>
    <w:rsid w:val="00544012"/>
    <w:rsid w:val="005443F0"/>
    <w:rsid w:val="0054441C"/>
    <w:rsid w:val="005447EA"/>
    <w:rsid w:val="0054484B"/>
    <w:rsid w:val="00544890"/>
    <w:rsid w:val="00544C25"/>
    <w:rsid w:val="00545018"/>
    <w:rsid w:val="0054520A"/>
    <w:rsid w:val="0054545C"/>
    <w:rsid w:val="00545767"/>
    <w:rsid w:val="005457F5"/>
    <w:rsid w:val="00545BE6"/>
    <w:rsid w:val="005463BE"/>
    <w:rsid w:val="005464F0"/>
    <w:rsid w:val="00546523"/>
    <w:rsid w:val="0054657C"/>
    <w:rsid w:val="00546933"/>
    <w:rsid w:val="00546AFD"/>
    <w:rsid w:val="00546B0A"/>
    <w:rsid w:val="00546DDD"/>
    <w:rsid w:val="00547218"/>
    <w:rsid w:val="00547552"/>
    <w:rsid w:val="005476FC"/>
    <w:rsid w:val="005479BA"/>
    <w:rsid w:val="005479EB"/>
    <w:rsid w:val="00547C2D"/>
    <w:rsid w:val="00547CAD"/>
    <w:rsid w:val="00547D52"/>
    <w:rsid w:val="00547E53"/>
    <w:rsid w:val="00547F04"/>
    <w:rsid w:val="00547F31"/>
    <w:rsid w:val="00550006"/>
    <w:rsid w:val="0055031D"/>
    <w:rsid w:val="0055073D"/>
    <w:rsid w:val="005507E1"/>
    <w:rsid w:val="005508AC"/>
    <w:rsid w:val="00550EAC"/>
    <w:rsid w:val="00550FA0"/>
    <w:rsid w:val="0055111D"/>
    <w:rsid w:val="005513C2"/>
    <w:rsid w:val="00551486"/>
    <w:rsid w:val="005515FD"/>
    <w:rsid w:val="00551A59"/>
    <w:rsid w:val="00551B06"/>
    <w:rsid w:val="00551D85"/>
    <w:rsid w:val="00551DBC"/>
    <w:rsid w:val="005522D8"/>
    <w:rsid w:val="00552B85"/>
    <w:rsid w:val="00552BC1"/>
    <w:rsid w:val="00552E7B"/>
    <w:rsid w:val="00553420"/>
    <w:rsid w:val="00553623"/>
    <w:rsid w:val="005539B0"/>
    <w:rsid w:val="00553B5E"/>
    <w:rsid w:val="00553B9B"/>
    <w:rsid w:val="00553CA5"/>
    <w:rsid w:val="00553F0B"/>
    <w:rsid w:val="00554433"/>
    <w:rsid w:val="0055480A"/>
    <w:rsid w:val="005548FF"/>
    <w:rsid w:val="00554D2E"/>
    <w:rsid w:val="00554DA5"/>
    <w:rsid w:val="00554EA9"/>
    <w:rsid w:val="00554FDC"/>
    <w:rsid w:val="0055500F"/>
    <w:rsid w:val="00555458"/>
    <w:rsid w:val="005554C0"/>
    <w:rsid w:val="005559B3"/>
    <w:rsid w:val="00555A61"/>
    <w:rsid w:val="00555B26"/>
    <w:rsid w:val="00555BA7"/>
    <w:rsid w:val="00555BEA"/>
    <w:rsid w:val="00555CF6"/>
    <w:rsid w:val="00555CFC"/>
    <w:rsid w:val="00555DC2"/>
    <w:rsid w:val="00555E59"/>
    <w:rsid w:val="00555EB8"/>
    <w:rsid w:val="0055619E"/>
    <w:rsid w:val="005565A0"/>
    <w:rsid w:val="005565D0"/>
    <w:rsid w:val="00556BB8"/>
    <w:rsid w:val="00556C3D"/>
    <w:rsid w:val="00556D6C"/>
    <w:rsid w:val="005571B8"/>
    <w:rsid w:val="005572A7"/>
    <w:rsid w:val="00557B6D"/>
    <w:rsid w:val="00557C21"/>
    <w:rsid w:val="00557F63"/>
    <w:rsid w:val="0056017A"/>
    <w:rsid w:val="0056024A"/>
    <w:rsid w:val="005603A4"/>
    <w:rsid w:val="0056075B"/>
    <w:rsid w:val="00560A56"/>
    <w:rsid w:val="00560CAB"/>
    <w:rsid w:val="00560DB9"/>
    <w:rsid w:val="00560DC0"/>
    <w:rsid w:val="00561138"/>
    <w:rsid w:val="00561618"/>
    <w:rsid w:val="005617B1"/>
    <w:rsid w:val="00561895"/>
    <w:rsid w:val="00561C9B"/>
    <w:rsid w:val="00561E76"/>
    <w:rsid w:val="00562483"/>
    <w:rsid w:val="0056258A"/>
    <w:rsid w:val="005625EF"/>
    <w:rsid w:val="00562670"/>
    <w:rsid w:val="00562766"/>
    <w:rsid w:val="0056282F"/>
    <w:rsid w:val="005628DE"/>
    <w:rsid w:val="005628E0"/>
    <w:rsid w:val="00562A6F"/>
    <w:rsid w:val="00562C7F"/>
    <w:rsid w:val="00562D69"/>
    <w:rsid w:val="0056324E"/>
    <w:rsid w:val="00563823"/>
    <w:rsid w:val="00563A8A"/>
    <w:rsid w:val="00563BD6"/>
    <w:rsid w:val="00563E25"/>
    <w:rsid w:val="00563EAF"/>
    <w:rsid w:val="00564060"/>
    <w:rsid w:val="005641FC"/>
    <w:rsid w:val="00564348"/>
    <w:rsid w:val="00564483"/>
    <w:rsid w:val="005649AE"/>
    <w:rsid w:val="00564D6D"/>
    <w:rsid w:val="00564DDE"/>
    <w:rsid w:val="00565063"/>
    <w:rsid w:val="00565235"/>
    <w:rsid w:val="005655A8"/>
    <w:rsid w:val="005656F2"/>
    <w:rsid w:val="00565727"/>
    <w:rsid w:val="00565F14"/>
    <w:rsid w:val="00566F7D"/>
    <w:rsid w:val="00567151"/>
    <w:rsid w:val="0056716E"/>
    <w:rsid w:val="005671D5"/>
    <w:rsid w:val="00567A73"/>
    <w:rsid w:val="00567AD7"/>
    <w:rsid w:val="00567FAE"/>
    <w:rsid w:val="00570271"/>
    <w:rsid w:val="005705C2"/>
    <w:rsid w:val="005708B2"/>
    <w:rsid w:val="00570C9A"/>
    <w:rsid w:val="00570CE5"/>
    <w:rsid w:val="0057112D"/>
    <w:rsid w:val="005712B8"/>
    <w:rsid w:val="005715CC"/>
    <w:rsid w:val="0057169C"/>
    <w:rsid w:val="005717D7"/>
    <w:rsid w:val="005718B1"/>
    <w:rsid w:val="005718EA"/>
    <w:rsid w:val="00571BB6"/>
    <w:rsid w:val="00571BE4"/>
    <w:rsid w:val="00571C31"/>
    <w:rsid w:val="0057214A"/>
    <w:rsid w:val="005722B7"/>
    <w:rsid w:val="00572358"/>
    <w:rsid w:val="005724AA"/>
    <w:rsid w:val="005724DB"/>
    <w:rsid w:val="005725C7"/>
    <w:rsid w:val="005725FA"/>
    <w:rsid w:val="0057263E"/>
    <w:rsid w:val="005726D5"/>
    <w:rsid w:val="00572952"/>
    <w:rsid w:val="005732C7"/>
    <w:rsid w:val="0057367C"/>
    <w:rsid w:val="0057382A"/>
    <w:rsid w:val="00573C9A"/>
    <w:rsid w:val="00573E03"/>
    <w:rsid w:val="00573F52"/>
    <w:rsid w:val="005743E5"/>
    <w:rsid w:val="005744AE"/>
    <w:rsid w:val="005746C6"/>
    <w:rsid w:val="005747D4"/>
    <w:rsid w:val="005748A4"/>
    <w:rsid w:val="00574908"/>
    <w:rsid w:val="00574C44"/>
    <w:rsid w:val="00574D53"/>
    <w:rsid w:val="00574E0C"/>
    <w:rsid w:val="00574E4D"/>
    <w:rsid w:val="00575251"/>
    <w:rsid w:val="005752BD"/>
    <w:rsid w:val="005754D2"/>
    <w:rsid w:val="00575646"/>
    <w:rsid w:val="00575A0C"/>
    <w:rsid w:val="00575C16"/>
    <w:rsid w:val="00575CB3"/>
    <w:rsid w:val="00575F9F"/>
    <w:rsid w:val="005760D0"/>
    <w:rsid w:val="005763B3"/>
    <w:rsid w:val="005764CF"/>
    <w:rsid w:val="005764EC"/>
    <w:rsid w:val="005765FF"/>
    <w:rsid w:val="0057684D"/>
    <w:rsid w:val="00576992"/>
    <w:rsid w:val="00576BD8"/>
    <w:rsid w:val="00576D28"/>
    <w:rsid w:val="005779EB"/>
    <w:rsid w:val="00577D86"/>
    <w:rsid w:val="00580652"/>
    <w:rsid w:val="005811DA"/>
    <w:rsid w:val="005815CC"/>
    <w:rsid w:val="0058173D"/>
    <w:rsid w:val="00581B8C"/>
    <w:rsid w:val="00581C34"/>
    <w:rsid w:val="00581C62"/>
    <w:rsid w:val="00581D19"/>
    <w:rsid w:val="00582006"/>
    <w:rsid w:val="005820B1"/>
    <w:rsid w:val="005824B2"/>
    <w:rsid w:val="0058284C"/>
    <w:rsid w:val="00582915"/>
    <w:rsid w:val="00582929"/>
    <w:rsid w:val="00582E9B"/>
    <w:rsid w:val="00583212"/>
    <w:rsid w:val="00583283"/>
    <w:rsid w:val="0058348D"/>
    <w:rsid w:val="00583A8C"/>
    <w:rsid w:val="00583F25"/>
    <w:rsid w:val="00583F3C"/>
    <w:rsid w:val="00583F8A"/>
    <w:rsid w:val="005841EB"/>
    <w:rsid w:val="00584304"/>
    <w:rsid w:val="00584398"/>
    <w:rsid w:val="005846FA"/>
    <w:rsid w:val="00584AEE"/>
    <w:rsid w:val="00584C50"/>
    <w:rsid w:val="00584DA9"/>
    <w:rsid w:val="00584DEE"/>
    <w:rsid w:val="00584E91"/>
    <w:rsid w:val="0058548D"/>
    <w:rsid w:val="005856C7"/>
    <w:rsid w:val="00585AA4"/>
    <w:rsid w:val="00585B09"/>
    <w:rsid w:val="00585CBD"/>
    <w:rsid w:val="00585CD5"/>
    <w:rsid w:val="0058623B"/>
    <w:rsid w:val="00586268"/>
    <w:rsid w:val="00586306"/>
    <w:rsid w:val="005864ED"/>
    <w:rsid w:val="0058655B"/>
    <w:rsid w:val="00586571"/>
    <w:rsid w:val="0058681C"/>
    <w:rsid w:val="00586A3E"/>
    <w:rsid w:val="00586C74"/>
    <w:rsid w:val="00586CD7"/>
    <w:rsid w:val="00586EE4"/>
    <w:rsid w:val="00586FB3"/>
    <w:rsid w:val="00587049"/>
    <w:rsid w:val="0058708D"/>
    <w:rsid w:val="005871D0"/>
    <w:rsid w:val="0058729A"/>
    <w:rsid w:val="00587719"/>
    <w:rsid w:val="00587775"/>
    <w:rsid w:val="00587C86"/>
    <w:rsid w:val="00587D47"/>
    <w:rsid w:val="00590ABD"/>
    <w:rsid w:val="00590B41"/>
    <w:rsid w:val="00590D53"/>
    <w:rsid w:val="005916CD"/>
    <w:rsid w:val="00591812"/>
    <w:rsid w:val="00591BCB"/>
    <w:rsid w:val="00591C5D"/>
    <w:rsid w:val="00591D23"/>
    <w:rsid w:val="00591E91"/>
    <w:rsid w:val="0059254F"/>
    <w:rsid w:val="005926E7"/>
    <w:rsid w:val="005927FC"/>
    <w:rsid w:val="005929C0"/>
    <w:rsid w:val="00592AD9"/>
    <w:rsid w:val="00592FCB"/>
    <w:rsid w:val="00593495"/>
    <w:rsid w:val="00593737"/>
    <w:rsid w:val="00593BBA"/>
    <w:rsid w:val="00593BC4"/>
    <w:rsid w:val="00593E75"/>
    <w:rsid w:val="00594002"/>
    <w:rsid w:val="00594204"/>
    <w:rsid w:val="005943BC"/>
    <w:rsid w:val="00594459"/>
    <w:rsid w:val="00594999"/>
    <w:rsid w:val="005949CD"/>
    <w:rsid w:val="00594C41"/>
    <w:rsid w:val="00594E1F"/>
    <w:rsid w:val="00595232"/>
    <w:rsid w:val="00595252"/>
    <w:rsid w:val="005955E7"/>
    <w:rsid w:val="00595714"/>
    <w:rsid w:val="005957B1"/>
    <w:rsid w:val="005959C0"/>
    <w:rsid w:val="00595B11"/>
    <w:rsid w:val="00595B3C"/>
    <w:rsid w:val="00595E1D"/>
    <w:rsid w:val="005965D2"/>
    <w:rsid w:val="0059692C"/>
    <w:rsid w:val="00596BEB"/>
    <w:rsid w:val="00596CA3"/>
    <w:rsid w:val="00596D4B"/>
    <w:rsid w:val="00596E22"/>
    <w:rsid w:val="00596E65"/>
    <w:rsid w:val="005975C0"/>
    <w:rsid w:val="00597CA6"/>
    <w:rsid w:val="00597EB3"/>
    <w:rsid w:val="00597EFD"/>
    <w:rsid w:val="00597F6A"/>
    <w:rsid w:val="005A038B"/>
    <w:rsid w:val="005A0480"/>
    <w:rsid w:val="005A0552"/>
    <w:rsid w:val="005A0ADF"/>
    <w:rsid w:val="005A0D84"/>
    <w:rsid w:val="005A12F9"/>
    <w:rsid w:val="005A14E1"/>
    <w:rsid w:val="005A1795"/>
    <w:rsid w:val="005A1921"/>
    <w:rsid w:val="005A1AFB"/>
    <w:rsid w:val="005A1B44"/>
    <w:rsid w:val="005A1F06"/>
    <w:rsid w:val="005A2254"/>
    <w:rsid w:val="005A27CF"/>
    <w:rsid w:val="005A29F2"/>
    <w:rsid w:val="005A29F5"/>
    <w:rsid w:val="005A2F79"/>
    <w:rsid w:val="005A33CD"/>
    <w:rsid w:val="005A340A"/>
    <w:rsid w:val="005A3A2F"/>
    <w:rsid w:val="005A3AB3"/>
    <w:rsid w:val="005A3DF9"/>
    <w:rsid w:val="005A3E39"/>
    <w:rsid w:val="005A3F1B"/>
    <w:rsid w:val="005A412B"/>
    <w:rsid w:val="005A4188"/>
    <w:rsid w:val="005A41D0"/>
    <w:rsid w:val="005A4E1E"/>
    <w:rsid w:val="005A4E33"/>
    <w:rsid w:val="005A50D9"/>
    <w:rsid w:val="005A50E7"/>
    <w:rsid w:val="005A5231"/>
    <w:rsid w:val="005A53EA"/>
    <w:rsid w:val="005A5B9A"/>
    <w:rsid w:val="005A5CCF"/>
    <w:rsid w:val="005A5E58"/>
    <w:rsid w:val="005A5E92"/>
    <w:rsid w:val="005A69E5"/>
    <w:rsid w:val="005A6B20"/>
    <w:rsid w:val="005A7902"/>
    <w:rsid w:val="005A791A"/>
    <w:rsid w:val="005A7A76"/>
    <w:rsid w:val="005A7BDC"/>
    <w:rsid w:val="005A7DD0"/>
    <w:rsid w:val="005B0079"/>
    <w:rsid w:val="005B03C8"/>
    <w:rsid w:val="005B062D"/>
    <w:rsid w:val="005B0772"/>
    <w:rsid w:val="005B085E"/>
    <w:rsid w:val="005B0923"/>
    <w:rsid w:val="005B0BA0"/>
    <w:rsid w:val="005B0C09"/>
    <w:rsid w:val="005B0C52"/>
    <w:rsid w:val="005B0DA5"/>
    <w:rsid w:val="005B1305"/>
    <w:rsid w:val="005B15E6"/>
    <w:rsid w:val="005B171E"/>
    <w:rsid w:val="005B1B3C"/>
    <w:rsid w:val="005B23AC"/>
    <w:rsid w:val="005B26CD"/>
    <w:rsid w:val="005B2B76"/>
    <w:rsid w:val="005B2C08"/>
    <w:rsid w:val="005B2CBC"/>
    <w:rsid w:val="005B2D1E"/>
    <w:rsid w:val="005B2E04"/>
    <w:rsid w:val="005B2F97"/>
    <w:rsid w:val="005B3528"/>
    <w:rsid w:val="005B3557"/>
    <w:rsid w:val="005B3687"/>
    <w:rsid w:val="005B383A"/>
    <w:rsid w:val="005B38DE"/>
    <w:rsid w:val="005B3926"/>
    <w:rsid w:val="005B392E"/>
    <w:rsid w:val="005B40E0"/>
    <w:rsid w:val="005B410E"/>
    <w:rsid w:val="005B4453"/>
    <w:rsid w:val="005B4D9D"/>
    <w:rsid w:val="005B4E0A"/>
    <w:rsid w:val="005B535A"/>
    <w:rsid w:val="005B5FD8"/>
    <w:rsid w:val="005B6149"/>
    <w:rsid w:val="005B6454"/>
    <w:rsid w:val="005B663D"/>
    <w:rsid w:val="005B679B"/>
    <w:rsid w:val="005B694B"/>
    <w:rsid w:val="005B6CFC"/>
    <w:rsid w:val="005B6D6E"/>
    <w:rsid w:val="005B729F"/>
    <w:rsid w:val="005B7361"/>
    <w:rsid w:val="005B753D"/>
    <w:rsid w:val="005B75E9"/>
    <w:rsid w:val="005B7791"/>
    <w:rsid w:val="005B7BD9"/>
    <w:rsid w:val="005C0181"/>
    <w:rsid w:val="005C03CA"/>
    <w:rsid w:val="005C075C"/>
    <w:rsid w:val="005C085D"/>
    <w:rsid w:val="005C0895"/>
    <w:rsid w:val="005C0B72"/>
    <w:rsid w:val="005C0C26"/>
    <w:rsid w:val="005C0E41"/>
    <w:rsid w:val="005C0EFB"/>
    <w:rsid w:val="005C0F25"/>
    <w:rsid w:val="005C1571"/>
    <w:rsid w:val="005C1578"/>
    <w:rsid w:val="005C1B3C"/>
    <w:rsid w:val="005C201B"/>
    <w:rsid w:val="005C21DC"/>
    <w:rsid w:val="005C23E4"/>
    <w:rsid w:val="005C254B"/>
    <w:rsid w:val="005C25BF"/>
    <w:rsid w:val="005C25ED"/>
    <w:rsid w:val="005C2BFA"/>
    <w:rsid w:val="005C2C36"/>
    <w:rsid w:val="005C2D1C"/>
    <w:rsid w:val="005C2D21"/>
    <w:rsid w:val="005C2D64"/>
    <w:rsid w:val="005C2E4A"/>
    <w:rsid w:val="005C3173"/>
    <w:rsid w:val="005C330F"/>
    <w:rsid w:val="005C349F"/>
    <w:rsid w:val="005C34A9"/>
    <w:rsid w:val="005C35F0"/>
    <w:rsid w:val="005C3B1F"/>
    <w:rsid w:val="005C3D4F"/>
    <w:rsid w:val="005C3F9C"/>
    <w:rsid w:val="005C4021"/>
    <w:rsid w:val="005C4615"/>
    <w:rsid w:val="005C482F"/>
    <w:rsid w:val="005C4BA3"/>
    <w:rsid w:val="005C50BC"/>
    <w:rsid w:val="005C52CF"/>
    <w:rsid w:val="005C52EC"/>
    <w:rsid w:val="005C54B4"/>
    <w:rsid w:val="005C54B6"/>
    <w:rsid w:val="005C5AAD"/>
    <w:rsid w:val="005C5C8F"/>
    <w:rsid w:val="005C6791"/>
    <w:rsid w:val="005C6891"/>
    <w:rsid w:val="005C693C"/>
    <w:rsid w:val="005C69EA"/>
    <w:rsid w:val="005C7744"/>
    <w:rsid w:val="005C7C41"/>
    <w:rsid w:val="005C7D22"/>
    <w:rsid w:val="005C7DB4"/>
    <w:rsid w:val="005C7E7C"/>
    <w:rsid w:val="005C7FCC"/>
    <w:rsid w:val="005D00B4"/>
    <w:rsid w:val="005D0118"/>
    <w:rsid w:val="005D052C"/>
    <w:rsid w:val="005D0638"/>
    <w:rsid w:val="005D0A82"/>
    <w:rsid w:val="005D0B79"/>
    <w:rsid w:val="005D10F5"/>
    <w:rsid w:val="005D11CE"/>
    <w:rsid w:val="005D1384"/>
    <w:rsid w:val="005D14EF"/>
    <w:rsid w:val="005D178A"/>
    <w:rsid w:val="005D1DBF"/>
    <w:rsid w:val="005D1EA0"/>
    <w:rsid w:val="005D230B"/>
    <w:rsid w:val="005D2313"/>
    <w:rsid w:val="005D23F7"/>
    <w:rsid w:val="005D24A2"/>
    <w:rsid w:val="005D2668"/>
    <w:rsid w:val="005D2B76"/>
    <w:rsid w:val="005D2EA4"/>
    <w:rsid w:val="005D2F66"/>
    <w:rsid w:val="005D332A"/>
    <w:rsid w:val="005D3463"/>
    <w:rsid w:val="005D3655"/>
    <w:rsid w:val="005D3C53"/>
    <w:rsid w:val="005D3E3F"/>
    <w:rsid w:val="005D3E41"/>
    <w:rsid w:val="005D416D"/>
    <w:rsid w:val="005D43D7"/>
    <w:rsid w:val="005D488A"/>
    <w:rsid w:val="005D48FF"/>
    <w:rsid w:val="005D4D38"/>
    <w:rsid w:val="005D4E08"/>
    <w:rsid w:val="005D550F"/>
    <w:rsid w:val="005D56D6"/>
    <w:rsid w:val="005D5CB2"/>
    <w:rsid w:val="005D6023"/>
    <w:rsid w:val="005D626D"/>
    <w:rsid w:val="005D6288"/>
    <w:rsid w:val="005D6325"/>
    <w:rsid w:val="005D666B"/>
    <w:rsid w:val="005D674B"/>
    <w:rsid w:val="005D6B00"/>
    <w:rsid w:val="005D6C7A"/>
    <w:rsid w:val="005D6D57"/>
    <w:rsid w:val="005D6D6B"/>
    <w:rsid w:val="005D6EC5"/>
    <w:rsid w:val="005D7397"/>
    <w:rsid w:val="005D75C7"/>
    <w:rsid w:val="005D7886"/>
    <w:rsid w:val="005D79D4"/>
    <w:rsid w:val="005D79FE"/>
    <w:rsid w:val="005D7D67"/>
    <w:rsid w:val="005D7DF7"/>
    <w:rsid w:val="005E006B"/>
    <w:rsid w:val="005E00E7"/>
    <w:rsid w:val="005E07CF"/>
    <w:rsid w:val="005E0DA2"/>
    <w:rsid w:val="005E0EE1"/>
    <w:rsid w:val="005E0FF9"/>
    <w:rsid w:val="005E11D5"/>
    <w:rsid w:val="005E123F"/>
    <w:rsid w:val="005E1897"/>
    <w:rsid w:val="005E189C"/>
    <w:rsid w:val="005E18AE"/>
    <w:rsid w:val="005E1EC3"/>
    <w:rsid w:val="005E1EF3"/>
    <w:rsid w:val="005E1F61"/>
    <w:rsid w:val="005E2152"/>
    <w:rsid w:val="005E256B"/>
    <w:rsid w:val="005E2842"/>
    <w:rsid w:val="005E2EDA"/>
    <w:rsid w:val="005E2F2B"/>
    <w:rsid w:val="005E3567"/>
    <w:rsid w:val="005E3974"/>
    <w:rsid w:val="005E3C1E"/>
    <w:rsid w:val="005E4212"/>
    <w:rsid w:val="005E423D"/>
    <w:rsid w:val="005E4262"/>
    <w:rsid w:val="005E4629"/>
    <w:rsid w:val="005E4EB6"/>
    <w:rsid w:val="005E4F2E"/>
    <w:rsid w:val="005E5271"/>
    <w:rsid w:val="005E5812"/>
    <w:rsid w:val="005E5C09"/>
    <w:rsid w:val="005E5D27"/>
    <w:rsid w:val="005E5E18"/>
    <w:rsid w:val="005E5F94"/>
    <w:rsid w:val="005E5FE7"/>
    <w:rsid w:val="005E64EE"/>
    <w:rsid w:val="005E662A"/>
    <w:rsid w:val="005E66B8"/>
    <w:rsid w:val="005E6A80"/>
    <w:rsid w:val="005E6A93"/>
    <w:rsid w:val="005E6B17"/>
    <w:rsid w:val="005E6C1F"/>
    <w:rsid w:val="005E6F52"/>
    <w:rsid w:val="005E7580"/>
    <w:rsid w:val="005E784A"/>
    <w:rsid w:val="005E7BA1"/>
    <w:rsid w:val="005E7C1B"/>
    <w:rsid w:val="005F058B"/>
    <w:rsid w:val="005F05FC"/>
    <w:rsid w:val="005F0695"/>
    <w:rsid w:val="005F0E24"/>
    <w:rsid w:val="005F0F74"/>
    <w:rsid w:val="005F1000"/>
    <w:rsid w:val="005F10A9"/>
    <w:rsid w:val="005F16A4"/>
    <w:rsid w:val="005F1716"/>
    <w:rsid w:val="005F180C"/>
    <w:rsid w:val="005F1C1D"/>
    <w:rsid w:val="005F1E54"/>
    <w:rsid w:val="005F20A2"/>
    <w:rsid w:val="005F21B3"/>
    <w:rsid w:val="005F26FF"/>
    <w:rsid w:val="005F2B6B"/>
    <w:rsid w:val="005F2C5C"/>
    <w:rsid w:val="005F2F45"/>
    <w:rsid w:val="005F30AA"/>
    <w:rsid w:val="005F31CD"/>
    <w:rsid w:val="005F363E"/>
    <w:rsid w:val="005F36B6"/>
    <w:rsid w:val="005F3A60"/>
    <w:rsid w:val="005F3D42"/>
    <w:rsid w:val="005F4194"/>
    <w:rsid w:val="005F437B"/>
    <w:rsid w:val="005F442C"/>
    <w:rsid w:val="005F45D8"/>
    <w:rsid w:val="005F4A38"/>
    <w:rsid w:val="005F4E54"/>
    <w:rsid w:val="005F4EE0"/>
    <w:rsid w:val="005F526A"/>
    <w:rsid w:val="005F5321"/>
    <w:rsid w:val="005F5750"/>
    <w:rsid w:val="005F5772"/>
    <w:rsid w:val="005F584D"/>
    <w:rsid w:val="005F5B30"/>
    <w:rsid w:val="005F5D1E"/>
    <w:rsid w:val="005F7550"/>
    <w:rsid w:val="005F7EEC"/>
    <w:rsid w:val="00600584"/>
    <w:rsid w:val="006007F7"/>
    <w:rsid w:val="006010F0"/>
    <w:rsid w:val="006014D6"/>
    <w:rsid w:val="0060170D"/>
    <w:rsid w:val="00601779"/>
    <w:rsid w:val="00601F56"/>
    <w:rsid w:val="006020D6"/>
    <w:rsid w:val="0060213A"/>
    <w:rsid w:val="00602670"/>
    <w:rsid w:val="00602686"/>
    <w:rsid w:val="00602790"/>
    <w:rsid w:val="006028CD"/>
    <w:rsid w:val="00602BDD"/>
    <w:rsid w:val="00602C8C"/>
    <w:rsid w:val="00602E85"/>
    <w:rsid w:val="00602EAA"/>
    <w:rsid w:val="0060315D"/>
    <w:rsid w:val="00603387"/>
    <w:rsid w:val="006033BD"/>
    <w:rsid w:val="006034D2"/>
    <w:rsid w:val="00603C59"/>
    <w:rsid w:val="00604229"/>
    <w:rsid w:val="00604447"/>
    <w:rsid w:val="00604A4C"/>
    <w:rsid w:val="00604B0A"/>
    <w:rsid w:val="00604CC3"/>
    <w:rsid w:val="00604D48"/>
    <w:rsid w:val="00604F71"/>
    <w:rsid w:val="006051D1"/>
    <w:rsid w:val="006053C0"/>
    <w:rsid w:val="006056BD"/>
    <w:rsid w:val="00605751"/>
    <w:rsid w:val="006058C7"/>
    <w:rsid w:val="006058ED"/>
    <w:rsid w:val="00605D54"/>
    <w:rsid w:val="00605E9B"/>
    <w:rsid w:val="0060615D"/>
    <w:rsid w:val="006062C2"/>
    <w:rsid w:val="006062D8"/>
    <w:rsid w:val="006062EE"/>
    <w:rsid w:val="0060630C"/>
    <w:rsid w:val="0060668D"/>
    <w:rsid w:val="0060681C"/>
    <w:rsid w:val="006068E8"/>
    <w:rsid w:val="00606945"/>
    <w:rsid w:val="00606C81"/>
    <w:rsid w:val="00606F54"/>
    <w:rsid w:val="006070A8"/>
    <w:rsid w:val="006079C7"/>
    <w:rsid w:val="00607A07"/>
    <w:rsid w:val="00607A30"/>
    <w:rsid w:val="00607C22"/>
    <w:rsid w:val="00607DD2"/>
    <w:rsid w:val="00607F79"/>
    <w:rsid w:val="006109EA"/>
    <w:rsid w:val="00610A2D"/>
    <w:rsid w:val="00610A73"/>
    <w:rsid w:val="00610B34"/>
    <w:rsid w:val="00610B76"/>
    <w:rsid w:val="00610DC9"/>
    <w:rsid w:val="00611156"/>
    <w:rsid w:val="006112B3"/>
    <w:rsid w:val="0061156D"/>
    <w:rsid w:val="006115BC"/>
    <w:rsid w:val="0061160E"/>
    <w:rsid w:val="0061164B"/>
    <w:rsid w:val="006118F8"/>
    <w:rsid w:val="00611AE4"/>
    <w:rsid w:val="00611BF4"/>
    <w:rsid w:val="00611D34"/>
    <w:rsid w:val="00611F83"/>
    <w:rsid w:val="00612937"/>
    <w:rsid w:val="006131FF"/>
    <w:rsid w:val="0061332D"/>
    <w:rsid w:val="00613413"/>
    <w:rsid w:val="0061362A"/>
    <w:rsid w:val="00613C7D"/>
    <w:rsid w:val="00613CC3"/>
    <w:rsid w:val="00613E24"/>
    <w:rsid w:val="00614058"/>
    <w:rsid w:val="00614126"/>
    <w:rsid w:val="0061419B"/>
    <w:rsid w:val="00614750"/>
    <w:rsid w:val="0061493C"/>
    <w:rsid w:val="00614BF8"/>
    <w:rsid w:val="00614C99"/>
    <w:rsid w:val="00614E3F"/>
    <w:rsid w:val="00615138"/>
    <w:rsid w:val="0061520B"/>
    <w:rsid w:val="00615461"/>
    <w:rsid w:val="00615518"/>
    <w:rsid w:val="00615AD2"/>
    <w:rsid w:val="00615B49"/>
    <w:rsid w:val="00615BD6"/>
    <w:rsid w:val="00615EC7"/>
    <w:rsid w:val="00615EF7"/>
    <w:rsid w:val="006162A2"/>
    <w:rsid w:val="006167DA"/>
    <w:rsid w:val="00616AE5"/>
    <w:rsid w:val="00616DF1"/>
    <w:rsid w:val="00616E9E"/>
    <w:rsid w:val="00617041"/>
    <w:rsid w:val="00617098"/>
    <w:rsid w:val="0061729B"/>
    <w:rsid w:val="0061799A"/>
    <w:rsid w:val="0061799F"/>
    <w:rsid w:val="00617B57"/>
    <w:rsid w:val="00617E01"/>
    <w:rsid w:val="00617E76"/>
    <w:rsid w:val="00617EDE"/>
    <w:rsid w:val="00620551"/>
    <w:rsid w:val="00620930"/>
    <w:rsid w:val="00620C00"/>
    <w:rsid w:val="00620C79"/>
    <w:rsid w:val="00620D0B"/>
    <w:rsid w:val="006217DB"/>
    <w:rsid w:val="00621C83"/>
    <w:rsid w:val="00621F2B"/>
    <w:rsid w:val="00622131"/>
    <w:rsid w:val="006223E6"/>
    <w:rsid w:val="00622747"/>
    <w:rsid w:val="006227D2"/>
    <w:rsid w:val="00622D1C"/>
    <w:rsid w:val="00622D70"/>
    <w:rsid w:val="00623108"/>
    <w:rsid w:val="00623226"/>
    <w:rsid w:val="00623336"/>
    <w:rsid w:val="006236E2"/>
    <w:rsid w:val="006241C1"/>
    <w:rsid w:val="00624216"/>
    <w:rsid w:val="00624469"/>
    <w:rsid w:val="00624566"/>
    <w:rsid w:val="0062475E"/>
    <w:rsid w:val="00624A10"/>
    <w:rsid w:val="00624BE9"/>
    <w:rsid w:val="00625044"/>
    <w:rsid w:val="0062517B"/>
    <w:rsid w:val="006253DC"/>
    <w:rsid w:val="006254F1"/>
    <w:rsid w:val="00625C0F"/>
    <w:rsid w:val="00625CAB"/>
    <w:rsid w:val="00625D3F"/>
    <w:rsid w:val="00626077"/>
    <w:rsid w:val="00626150"/>
    <w:rsid w:val="006261FE"/>
    <w:rsid w:val="0062623A"/>
    <w:rsid w:val="00626490"/>
    <w:rsid w:val="00626592"/>
    <w:rsid w:val="00626724"/>
    <w:rsid w:val="006267A4"/>
    <w:rsid w:val="00626AA0"/>
    <w:rsid w:val="00626B5F"/>
    <w:rsid w:val="00626E11"/>
    <w:rsid w:val="006271EB"/>
    <w:rsid w:val="00627222"/>
    <w:rsid w:val="00627231"/>
    <w:rsid w:val="006274E2"/>
    <w:rsid w:val="00627752"/>
    <w:rsid w:val="00627882"/>
    <w:rsid w:val="00627901"/>
    <w:rsid w:val="00627977"/>
    <w:rsid w:val="00627CCF"/>
    <w:rsid w:val="00627CDD"/>
    <w:rsid w:val="00627EEB"/>
    <w:rsid w:val="00630599"/>
    <w:rsid w:val="00630664"/>
    <w:rsid w:val="0063091A"/>
    <w:rsid w:val="00630A05"/>
    <w:rsid w:val="00630B8E"/>
    <w:rsid w:val="00631244"/>
    <w:rsid w:val="00631EB6"/>
    <w:rsid w:val="006320D5"/>
    <w:rsid w:val="006320E5"/>
    <w:rsid w:val="006321CD"/>
    <w:rsid w:val="0063220A"/>
    <w:rsid w:val="006324F8"/>
    <w:rsid w:val="00632537"/>
    <w:rsid w:val="006325E1"/>
    <w:rsid w:val="00632711"/>
    <w:rsid w:val="00633C06"/>
    <w:rsid w:val="00633F9F"/>
    <w:rsid w:val="0063430D"/>
    <w:rsid w:val="006344DE"/>
    <w:rsid w:val="0063484D"/>
    <w:rsid w:val="00634A58"/>
    <w:rsid w:val="00634CE4"/>
    <w:rsid w:val="006351F9"/>
    <w:rsid w:val="0063546B"/>
    <w:rsid w:val="0063546C"/>
    <w:rsid w:val="006354BE"/>
    <w:rsid w:val="006360EF"/>
    <w:rsid w:val="006365D1"/>
    <w:rsid w:val="006366A2"/>
    <w:rsid w:val="00636FC9"/>
    <w:rsid w:val="006377D2"/>
    <w:rsid w:val="00637ADC"/>
    <w:rsid w:val="00637F07"/>
    <w:rsid w:val="0064010F"/>
    <w:rsid w:val="006401FF"/>
    <w:rsid w:val="00640302"/>
    <w:rsid w:val="00640492"/>
    <w:rsid w:val="006407E3"/>
    <w:rsid w:val="006408CF"/>
    <w:rsid w:val="00640957"/>
    <w:rsid w:val="00640A8F"/>
    <w:rsid w:val="00640CA5"/>
    <w:rsid w:val="00640E3E"/>
    <w:rsid w:val="00640ED9"/>
    <w:rsid w:val="00640FD8"/>
    <w:rsid w:val="0064101F"/>
    <w:rsid w:val="0064106A"/>
    <w:rsid w:val="00641093"/>
    <w:rsid w:val="00641142"/>
    <w:rsid w:val="00641197"/>
    <w:rsid w:val="00641242"/>
    <w:rsid w:val="00641306"/>
    <w:rsid w:val="00641392"/>
    <w:rsid w:val="00641423"/>
    <w:rsid w:val="00641696"/>
    <w:rsid w:val="0064181B"/>
    <w:rsid w:val="00641846"/>
    <w:rsid w:val="006418A9"/>
    <w:rsid w:val="006418DB"/>
    <w:rsid w:val="00641C27"/>
    <w:rsid w:val="00642485"/>
    <w:rsid w:val="006426F4"/>
    <w:rsid w:val="006426FB"/>
    <w:rsid w:val="00642B3C"/>
    <w:rsid w:val="00642BCA"/>
    <w:rsid w:val="00642E52"/>
    <w:rsid w:val="00642F9D"/>
    <w:rsid w:val="00643056"/>
    <w:rsid w:val="006435B5"/>
    <w:rsid w:val="0064373D"/>
    <w:rsid w:val="00643783"/>
    <w:rsid w:val="006437DE"/>
    <w:rsid w:val="00643AF2"/>
    <w:rsid w:val="00643CC8"/>
    <w:rsid w:val="00643EFB"/>
    <w:rsid w:val="00644632"/>
    <w:rsid w:val="006446DF"/>
    <w:rsid w:val="00644909"/>
    <w:rsid w:val="00644F7F"/>
    <w:rsid w:val="00645262"/>
    <w:rsid w:val="00645323"/>
    <w:rsid w:val="006454EE"/>
    <w:rsid w:val="00645A32"/>
    <w:rsid w:val="00645B9C"/>
    <w:rsid w:val="00645C41"/>
    <w:rsid w:val="00645ED9"/>
    <w:rsid w:val="0064601B"/>
    <w:rsid w:val="00646079"/>
    <w:rsid w:val="00646B5F"/>
    <w:rsid w:val="00646C9C"/>
    <w:rsid w:val="00646D7B"/>
    <w:rsid w:val="00647510"/>
    <w:rsid w:val="00647673"/>
    <w:rsid w:val="00647716"/>
    <w:rsid w:val="0064784F"/>
    <w:rsid w:val="00647DA7"/>
    <w:rsid w:val="00647F60"/>
    <w:rsid w:val="0065034A"/>
    <w:rsid w:val="006503D7"/>
    <w:rsid w:val="0065044D"/>
    <w:rsid w:val="0065070E"/>
    <w:rsid w:val="00650760"/>
    <w:rsid w:val="00650AA2"/>
    <w:rsid w:val="00651238"/>
    <w:rsid w:val="00651342"/>
    <w:rsid w:val="006515B8"/>
    <w:rsid w:val="00651884"/>
    <w:rsid w:val="00651A38"/>
    <w:rsid w:val="00652290"/>
    <w:rsid w:val="006525BB"/>
    <w:rsid w:val="006525CE"/>
    <w:rsid w:val="0065260B"/>
    <w:rsid w:val="006527C5"/>
    <w:rsid w:val="00652A52"/>
    <w:rsid w:val="00652C06"/>
    <w:rsid w:val="0065304D"/>
    <w:rsid w:val="00653097"/>
    <w:rsid w:val="0065316D"/>
    <w:rsid w:val="00653719"/>
    <w:rsid w:val="00653CEE"/>
    <w:rsid w:val="00653EFC"/>
    <w:rsid w:val="00653F0F"/>
    <w:rsid w:val="0065407D"/>
    <w:rsid w:val="0065425B"/>
    <w:rsid w:val="00654573"/>
    <w:rsid w:val="00654803"/>
    <w:rsid w:val="00654C80"/>
    <w:rsid w:val="00654EC7"/>
    <w:rsid w:val="00654F4B"/>
    <w:rsid w:val="006550BC"/>
    <w:rsid w:val="006554B9"/>
    <w:rsid w:val="00655635"/>
    <w:rsid w:val="006556A3"/>
    <w:rsid w:val="006556CF"/>
    <w:rsid w:val="006559C7"/>
    <w:rsid w:val="00655E64"/>
    <w:rsid w:val="00656C9B"/>
    <w:rsid w:val="00656D74"/>
    <w:rsid w:val="00656FCC"/>
    <w:rsid w:val="00657020"/>
    <w:rsid w:val="00657626"/>
    <w:rsid w:val="006579CE"/>
    <w:rsid w:val="00657F46"/>
    <w:rsid w:val="00657FDE"/>
    <w:rsid w:val="0066010F"/>
    <w:rsid w:val="006601B8"/>
    <w:rsid w:val="0066023E"/>
    <w:rsid w:val="006607BA"/>
    <w:rsid w:val="00660A89"/>
    <w:rsid w:val="00660CED"/>
    <w:rsid w:val="00660DB6"/>
    <w:rsid w:val="00660FA7"/>
    <w:rsid w:val="00661336"/>
    <w:rsid w:val="0066147F"/>
    <w:rsid w:val="006614E6"/>
    <w:rsid w:val="006617EA"/>
    <w:rsid w:val="00662066"/>
    <w:rsid w:val="0066215F"/>
    <w:rsid w:val="0066260E"/>
    <w:rsid w:val="00662789"/>
    <w:rsid w:val="0066292B"/>
    <w:rsid w:val="00662A42"/>
    <w:rsid w:val="00662CC0"/>
    <w:rsid w:val="00663005"/>
    <w:rsid w:val="0066359B"/>
    <w:rsid w:val="00663628"/>
    <w:rsid w:val="006637B8"/>
    <w:rsid w:val="00663C31"/>
    <w:rsid w:val="00663D69"/>
    <w:rsid w:val="00663DC1"/>
    <w:rsid w:val="00663FDA"/>
    <w:rsid w:val="006640A7"/>
    <w:rsid w:val="006641FF"/>
    <w:rsid w:val="006643FC"/>
    <w:rsid w:val="00664436"/>
    <w:rsid w:val="00664E6E"/>
    <w:rsid w:val="0066514A"/>
    <w:rsid w:val="00665212"/>
    <w:rsid w:val="006653A8"/>
    <w:rsid w:val="0066549D"/>
    <w:rsid w:val="0066578C"/>
    <w:rsid w:val="00665B7F"/>
    <w:rsid w:val="00665C26"/>
    <w:rsid w:val="00665EC3"/>
    <w:rsid w:val="00665EC7"/>
    <w:rsid w:val="0066607E"/>
    <w:rsid w:val="00666395"/>
    <w:rsid w:val="006663CD"/>
    <w:rsid w:val="006663D0"/>
    <w:rsid w:val="00666469"/>
    <w:rsid w:val="00666666"/>
    <w:rsid w:val="00666700"/>
    <w:rsid w:val="006668DA"/>
    <w:rsid w:val="00666D03"/>
    <w:rsid w:val="00667020"/>
    <w:rsid w:val="006674E1"/>
    <w:rsid w:val="006676BC"/>
    <w:rsid w:val="006700E2"/>
    <w:rsid w:val="006701B5"/>
    <w:rsid w:val="006702AD"/>
    <w:rsid w:val="0067033E"/>
    <w:rsid w:val="00670599"/>
    <w:rsid w:val="0067062E"/>
    <w:rsid w:val="00670693"/>
    <w:rsid w:val="00670722"/>
    <w:rsid w:val="0067097F"/>
    <w:rsid w:val="00670B9E"/>
    <w:rsid w:val="00670BA0"/>
    <w:rsid w:val="00670BF9"/>
    <w:rsid w:val="00670D70"/>
    <w:rsid w:val="00670EDF"/>
    <w:rsid w:val="0067104F"/>
    <w:rsid w:val="0067119C"/>
    <w:rsid w:val="0067159C"/>
    <w:rsid w:val="00671D77"/>
    <w:rsid w:val="00671F6C"/>
    <w:rsid w:val="006727B3"/>
    <w:rsid w:val="00672AE5"/>
    <w:rsid w:val="00672B84"/>
    <w:rsid w:val="00672D64"/>
    <w:rsid w:val="00672DE7"/>
    <w:rsid w:val="00672F96"/>
    <w:rsid w:val="00672FCE"/>
    <w:rsid w:val="0067312A"/>
    <w:rsid w:val="00673271"/>
    <w:rsid w:val="006732A9"/>
    <w:rsid w:val="006735BA"/>
    <w:rsid w:val="0067375C"/>
    <w:rsid w:val="00673865"/>
    <w:rsid w:val="00673964"/>
    <w:rsid w:val="00673B78"/>
    <w:rsid w:val="00673CE2"/>
    <w:rsid w:val="00673E22"/>
    <w:rsid w:val="006741AB"/>
    <w:rsid w:val="006743DE"/>
    <w:rsid w:val="006749E8"/>
    <w:rsid w:val="00674A8F"/>
    <w:rsid w:val="00674E99"/>
    <w:rsid w:val="0067528B"/>
    <w:rsid w:val="00675ABD"/>
    <w:rsid w:val="00675F56"/>
    <w:rsid w:val="006762E8"/>
    <w:rsid w:val="006765A9"/>
    <w:rsid w:val="006767BE"/>
    <w:rsid w:val="00676CCA"/>
    <w:rsid w:val="006770E9"/>
    <w:rsid w:val="00677622"/>
    <w:rsid w:val="006776A3"/>
    <w:rsid w:val="00677879"/>
    <w:rsid w:val="00677911"/>
    <w:rsid w:val="00677A72"/>
    <w:rsid w:val="00677FAE"/>
    <w:rsid w:val="0068028F"/>
    <w:rsid w:val="00680670"/>
    <w:rsid w:val="00680672"/>
    <w:rsid w:val="00681164"/>
    <w:rsid w:val="00681718"/>
    <w:rsid w:val="00681B83"/>
    <w:rsid w:val="00681C05"/>
    <w:rsid w:val="00681E50"/>
    <w:rsid w:val="00681F08"/>
    <w:rsid w:val="0068209C"/>
    <w:rsid w:val="00682365"/>
    <w:rsid w:val="00682560"/>
    <w:rsid w:val="00682706"/>
    <w:rsid w:val="00682832"/>
    <w:rsid w:val="0068288B"/>
    <w:rsid w:val="00682993"/>
    <w:rsid w:val="00682C07"/>
    <w:rsid w:val="00683044"/>
    <w:rsid w:val="0068315E"/>
    <w:rsid w:val="00683340"/>
    <w:rsid w:val="00683440"/>
    <w:rsid w:val="00683497"/>
    <w:rsid w:val="00683A8A"/>
    <w:rsid w:val="00683A8F"/>
    <w:rsid w:val="00683AD1"/>
    <w:rsid w:val="00683B10"/>
    <w:rsid w:val="00683B96"/>
    <w:rsid w:val="00683D0E"/>
    <w:rsid w:val="006841FB"/>
    <w:rsid w:val="006841FE"/>
    <w:rsid w:val="0068425A"/>
    <w:rsid w:val="00684B28"/>
    <w:rsid w:val="00684C66"/>
    <w:rsid w:val="00684C7F"/>
    <w:rsid w:val="00684E5B"/>
    <w:rsid w:val="00684E88"/>
    <w:rsid w:val="0068529C"/>
    <w:rsid w:val="00685777"/>
    <w:rsid w:val="00685928"/>
    <w:rsid w:val="00686114"/>
    <w:rsid w:val="006864DB"/>
    <w:rsid w:val="00686622"/>
    <w:rsid w:val="00686771"/>
    <w:rsid w:val="006867DA"/>
    <w:rsid w:val="00686997"/>
    <w:rsid w:val="00686A4C"/>
    <w:rsid w:val="00686DB9"/>
    <w:rsid w:val="00686ECA"/>
    <w:rsid w:val="006871AE"/>
    <w:rsid w:val="006874C9"/>
    <w:rsid w:val="0068768F"/>
    <w:rsid w:val="006878AE"/>
    <w:rsid w:val="00687AE4"/>
    <w:rsid w:val="0069006F"/>
    <w:rsid w:val="006901C3"/>
    <w:rsid w:val="006902FD"/>
    <w:rsid w:val="0069035C"/>
    <w:rsid w:val="006903B4"/>
    <w:rsid w:val="00690647"/>
    <w:rsid w:val="00690894"/>
    <w:rsid w:val="0069091E"/>
    <w:rsid w:val="00690D46"/>
    <w:rsid w:val="00690E22"/>
    <w:rsid w:val="0069118B"/>
    <w:rsid w:val="00691248"/>
    <w:rsid w:val="006912FD"/>
    <w:rsid w:val="006918B8"/>
    <w:rsid w:val="006919FF"/>
    <w:rsid w:val="00691AF0"/>
    <w:rsid w:val="00691B59"/>
    <w:rsid w:val="00691E78"/>
    <w:rsid w:val="00691FDA"/>
    <w:rsid w:val="006920CB"/>
    <w:rsid w:val="00692154"/>
    <w:rsid w:val="006923AA"/>
    <w:rsid w:val="006923D9"/>
    <w:rsid w:val="00692425"/>
    <w:rsid w:val="006926AF"/>
    <w:rsid w:val="006938F8"/>
    <w:rsid w:val="00693A0E"/>
    <w:rsid w:val="00693D9B"/>
    <w:rsid w:val="00693F76"/>
    <w:rsid w:val="00694021"/>
    <w:rsid w:val="0069408D"/>
    <w:rsid w:val="00694183"/>
    <w:rsid w:val="006944B7"/>
    <w:rsid w:val="00694E03"/>
    <w:rsid w:val="00694F66"/>
    <w:rsid w:val="00694F74"/>
    <w:rsid w:val="00695008"/>
    <w:rsid w:val="006954E9"/>
    <w:rsid w:val="006956B3"/>
    <w:rsid w:val="0069596A"/>
    <w:rsid w:val="006959D6"/>
    <w:rsid w:val="00695A03"/>
    <w:rsid w:val="00695D9D"/>
    <w:rsid w:val="00695DB6"/>
    <w:rsid w:val="00696067"/>
    <w:rsid w:val="00696283"/>
    <w:rsid w:val="0069630C"/>
    <w:rsid w:val="0069634B"/>
    <w:rsid w:val="0069641C"/>
    <w:rsid w:val="0069676E"/>
    <w:rsid w:val="006967E7"/>
    <w:rsid w:val="006968F8"/>
    <w:rsid w:val="006969BE"/>
    <w:rsid w:val="00696AF3"/>
    <w:rsid w:val="00696DB0"/>
    <w:rsid w:val="00697076"/>
    <w:rsid w:val="00697130"/>
    <w:rsid w:val="00697F69"/>
    <w:rsid w:val="006A0027"/>
    <w:rsid w:val="006A0106"/>
    <w:rsid w:val="006A0613"/>
    <w:rsid w:val="006A1290"/>
    <w:rsid w:val="006A1308"/>
    <w:rsid w:val="006A1764"/>
    <w:rsid w:val="006A1820"/>
    <w:rsid w:val="006A1B29"/>
    <w:rsid w:val="006A1C45"/>
    <w:rsid w:val="006A1D21"/>
    <w:rsid w:val="006A1EBC"/>
    <w:rsid w:val="006A24B1"/>
    <w:rsid w:val="006A25C1"/>
    <w:rsid w:val="006A262D"/>
    <w:rsid w:val="006A2AFF"/>
    <w:rsid w:val="006A2BC2"/>
    <w:rsid w:val="006A2D02"/>
    <w:rsid w:val="006A2EEC"/>
    <w:rsid w:val="006A3473"/>
    <w:rsid w:val="006A3EE6"/>
    <w:rsid w:val="006A42FD"/>
    <w:rsid w:val="006A47EB"/>
    <w:rsid w:val="006A516A"/>
    <w:rsid w:val="006A520C"/>
    <w:rsid w:val="006A555F"/>
    <w:rsid w:val="006A5F93"/>
    <w:rsid w:val="006A6205"/>
    <w:rsid w:val="006A6592"/>
    <w:rsid w:val="006A674D"/>
    <w:rsid w:val="006A6C63"/>
    <w:rsid w:val="006A6E94"/>
    <w:rsid w:val="006A6FCD"/>
    <w:rsid w:val="006A703A"/>
    <w:rsid w:val="006A75BB"/>
    <w:rsid w:val="006A7A8B"/>
    <w:rsid w:val="006A7E03"/>
    <w:rsid w:val="006B040F"/>
    <w:rsid w:val="006B051B"/>
    <w:rsid w:val="006B05F9"/>
    <w:rsid w:val="006B0654"/>
    <w:rsid w:val="006B094D"/>
    <w:rsid w:val="006B0DB2"/>
    <w:rsid w:val="006B11F0"/>
    <w:rsid w:val="006B1272"/>
    <w:rsid w:val="006B12F8"/>
    <w:rsid w:val="006B14F0"/>
    <w:rsid w:val="006B16DD"/>
    <w:rsid w:val="006B1D52"/>
    <w:rsid w:val="006B21B1"/>
    <w:rsid w:val="006B24FC"/>
    <w:rsid w:val="006B253E"/>
    <w:rsid w:val="006B295F"/>
    <w:rsid w:val="006B2F36"/>
    <w:rsid w:val="006B307A"/>
    <w:rsid w:val="006B31B7"/>
    <w:rsid w:val="006B337B"/>
    <w:rsid w:val="006B35F0"/>
    <w:rsid w:val="006B376E"/>
    <w:rsid w:val="006B37CF"/>
    <w:rsid w:val="006B390B"/>
    <w:rsid w:val="006B4179"/>
    <w:rsid w:val="006B424E"/>
    <w:rsid w:val="006B4777"/>
    <w:rsid w:val="006B4AFB"/>
    <w:rsid w:val="006B4CE7"/>
    <w:rsid w:val="006B4E3E"/>
    <w:rsid w:val="006B4F0A"/>
    <w:rsid w:val="006B5230"/>
    <w:rsid w:val="006B5799"/>
    <w:rsid w:val="006B57D0"/>
    <w:rsid w:val="006B5D3A"/>
    <w:rsid w:val="006B616D"/>
    <w:rsid w:val="006B61A9"/>
    <w:rsid w:val="006B62C0"/>
    <w:rsid w:val="006B651B"/>
    <w:rsid w:val="006B66D3"/>
    <w:rsid w:val="006B6B20"/>
    <w:rsid w:val="006B6C24"/>
    <w:rsid w:val="006B6E15"/>
    <w:rsid w:val="006B6F48"/>
    <w:rsid w:val="006B71EA"/>
    <w:rsid w:val="006B73C0"/>
    <w:rsid w:val="006B73E5"/>
    <w:rsid w:val="006B741E"/>
    <w:rsid w:val="006B7485"/>
    <w:rsid w:val="006B75B6"/>
    <w:rsid w:val="006B768D"/>
    <w:rsid w:val="006B7806"/>
    <w:rsid w:val="006B7944"/>
    <w:rsid w:val="006B7B77"/>
    <w:rsid w:val="006B7F89"/>
    <w:rsid w:val="006C01A5"/>
    <w:rsid w:val="006C0212"/>
    <w:rsid w:val="006C0244"/>
    <w:rsid w:val="006C0D13"/>
    <w:rsid w:val="006C0DC0"/>
    <w:rsid w:val="006C0F7B"/>
    <w:rsid w:val="006C16BE"/>
    <w:rsid w:val="006C199F"/>
    <w:rsid w:val="006C1B6E"/>
    <w:rsid w:val="006C1F5F"/>
    <w:rsid w:val="006C22E6"/>
    <w:rsid w:val="006C2625"/>
    <w:rsid w:val="006C272C"/>
    <w:rsid w:val="006C2A3A"/>
    <w:rsid w:val="006C2CD7"/>
    <w:rsid w:val="006C2E1E"/>
    <w:rsid w:val="006C2E70"/>
    <w:rsid w:val="006C2EB7"/>
    <w:rsid w:val="006C2FE8"/>
    <w:rsid w:val="006C333E"/>
    <w:rsid w:val="006C370B"/>
    <w:rsid w:val="006C379C"/>
    <w:rsid w:val="006C3888"/>
    <w:rsid w:val="006C3E88"/>
    <w:rsid w:val="006C402C"/>
    <w:rsid w:val="006C429E"/>
    <w:rsid w:val="006C48B2"/>
    <w:rsid w:val="006C48E9"/>
    <w:rsid w:val="006C4AA6"/>
    <w:rsid w:val="006C4CDE"/>
    <w:rsid w:val="006C4D33"/>
    <w:rsid w:val="006C4FAF"/>
    <w:rsid w:val="006C51D3"/>
    <w:rsid w:val="006C5223"/>
    <w:rsid w:val="006C57E3"/>
    <w:rsid w:val="006C5B78"/>
    <w:rsid w:val="006C6112"/>
    <w:rsid w:val="006C6537"/>
    <w:rsid w:val="006C70B5"/>
    <w:rsid w:val="006C70C7"/>
    <w:rsid w:val="006C7115"/>
    <w:rsid w:val="006C73A7"/>
    <w:rsid w:val="006C75B8"/>
    <w:rsid w:val="006C75BD"/>
    <w:rsid w:val="006C75DB"/>
    <w:rsid w:val="006D030A"/>
    <w:rsid w:val="006D0312"/>
    <w:rsid w:val="006D08C9"/>
    <w:rsid w:val="006D0CD7"/>
    <w:rsid w:val="006D0DEF"/>
    <w:rsid w:val="006D0F9D"/>
    <w:rsid w:val="006D1B1C"/>
    <w:rsid w:val="006D2219"/>
    <w:rsid w:val="006D2293"/>
    <w:rsid w:val="006D2497"/>
    <w:rsid w:val="006D25AA"/>
    <w:rsid w:val="006D27E5"/>
    <w:rsid w:val="006D2CC8"/>
    <w:rsid w:val="006D2E95"/>
    <w:rsid w:val="006D35C1"/>
    <w:rsid w:val="006D36BE"/>
    <w:rsid w:val="006D375C"/>
    <w:rsid w:val="006D3B7B"/>
    <w:rsid w:val="006D3BC2"/>
    <w:rsid w:val="006D3D7E"/>
    <w:rsid w:val="006D3E52"/>
    <w:rsid w:val="006D41AA"/>
    <w:rsid w:val="006D4266"/>
    <w:rsid w:val="006D4384"/>
    <w:rsid w:val="006D45CC"/>
    <w:rsid w:val="006D4728"/>
    <w:rsid w:val="006D492E"/>
    <w:rsid w:val="006D505D"/>
    <w:rsid w:val="006D5704"/>
    <w:rsid w:val="006D57D8"/>
    <w:rsid w:val="006D5853"/>
    <w:rsid w:val="006D59E6"/>
    <w:rsid w:val="006D5D09"/>
    <w:rsid w:val="006D5E89"/>
    <w:rsid w:val="006D5ED3"/>
    <w:rsid w:val="006D5F73"/>
    <w:rsid w:val="006D6185"/>
    <w:rsid w:val="006D6369"/>
    <w:rsid w:val="006D6819"/>
    <w:rsid w:val="006D689A"/>
    <w:rsid w:val="006D691F"/>
    <w:rsid w:val="006D7BEA"/>
    <w:rsid w:val="006D7C70"/>
    <w:rsid w:val="006D7D41"/>
    <w:rsid w:val="006E0AE3"/>
    <w:rsid w:val="006E0B2D"/>
    <w:rsid w:val="006E10F5"/>
    <w:rsid w:val="006E1167"/>
    <w:rsid w:val="006E1240"/>
    <w:rsid w:val="006E18C6"/>
    <w:rsid w:val="006E1AD9"/>
    <w:rsid w:val="006E1D20"/>
    <w:rsid w:val="006E221D"/>
    <w:rsid w:val="006E230A"/>
    <w:rsid w:val="006E2369"/>
    <w:rsid w:val="006E24BC"/>
    <w:rsid w:val="006E27DC"/>
    <w:rsid w:val="006E29DB"/>
    <w:rsid w:val="006E2F55"/>
    <w:rsid w:val="006E327C"/>
    <w:rsid w:val="006E344A"/>
    <w:rsid w:val="006E3566"/>
    <w:rsid w:val="006E3589"/>
    <w:rsid w:val="006E3610"/>
    <w:rsid w:val="006E3638"/>
    <w:rsid w:val="006E3D1C"/>
    <w:rsid w:val="006E40D1"/>
    <w:rsid w:val="006E427E"/>
    <w:rsid w:val="006E48AB"/>
    <w:rsid w:val="006E4990"/>
    <w:rsid w:val="006E4A22"/>
    <w:rsid w:val="006E4B86"/>
    <w:rsid w:val="006E4D69"/>
    <w:rsid w:val="006E55DC"/>
    <w:rsid w:val="006E582F"/>
    <w:rsid w:val="006E5FCE"/>
    <w:rsid w:val="006E60C4"/>
    <w:rsid w:val="006E623B"/>
    <w:rsid w:val="006E6282"/>
    <w:rsid w:val="006E62F7"/>
    <w:rsid w:val="006E68F1"/>
    <w:rsid w:val="006E6B41"/>
    <w:rsid w:val="006E7857"/>
    <w:rsid w:val="006E7889"/>
    <w:rsid w:val="006E7E94"/>
    <w:rsid w:val="006F00AC"/>
    <w:rsid w:val="006F02CB"/>
    <w:rsid w:val="006F0C60"/>
    <w:rsid w:val="006F0CA4"/>
    <w:rsid w:val="006F0CFF"/>
    <w:rsid w:val="006F0F20"/>
    <w:rsid w:val="006F150C"/>
    <w:rsid w:val="006F182F"/>
    <w:rsid w:val="006F1947"/>
    <w:rsid w:val="006F1975"/>
    <w:rsid w:val="006F1A59"/>
    <w:rsid w:val="006F20A7"/>
    <w:rsid w:val="006F20AB"/>
    <w:rsid w:val="006F211D"/>
    <w:rsid w:val="006F23D5"/>
    <w:rsid w:val="006F24F3"/>
    <w:rsid w:val="006F253B"/>
    <w:rsid w:val="006F2733"/>
    <w:rsid w:val="006F398E"/>
    <w:rsid w:val="006F39D3"/>
    <w:rsid w:val="006F39F3"/>
    <w:rsid w:val="006F3FF0"/>
    <w:rsid w:val="006F4235"/>
    <w:rsid w:val="006F4298"/>
    <w:rsid w:val="006F49B8"/>
    <w:rsid w:val="006F4ACC"/>
    <w:rsid w:val="006F4B66"/>
    <w:rsid w:val="006F4C59"/>
    <w:rsid w:val="006F4C5F"/>
    <w:rsid w:val="006F5064"/>
    <w:rsid w:val="006F588C"/>
    <w:rsid w:val="006F597A"/>
    <w:rsid w:val="006F5D94"/>
    <w:rsid w:val="006F5E47"/>
    <w:rsid w:val="006F6330"/>
    <w:rsid w:val="006F64EF"/>
    <w:rsid w:val="006F6899"/>
    <w:rsid w:val="006F697E"/>
    <w:rsid w:val="006F7005"/>
    <w:rsid w:val="006F7152"/>
    <w:rsid w:val="006F7544"/>
    <w:rsid w:val="006F763B"/>
    <w:rsid w:val="006F7739"/>
    <w:rsid w:val="006F7E76"/>
    <w:rsid w:val="00700001"/>
    <w:rsid w:val="00700827"/>
    <w:rsid w:val="00700889"/>
    <w:rsid w:val="00700B2E"/>
    <w:rsid w:val="00700D53"/>
    <w:rsid w:val="00700DB4"/>
    <w:rsid w:val="00701350"/>
    <w:rsid w:val="007013D2"/>
    <w:rsid w:val="0070150D"/>
    <w:rsid w:val="00701A65"/>
    <w:rsid w:val="00701E5E"/>
    <w:rsid w:val="00701EBB"/>
    <w:rsid w:val="007020E2"/>
    <w:rsid w:val="0070262E"/>
    <w:rsid w:val="0070265B"/>
    <w:rsid w:val="00702D44"/>
    <w:rsid w:val="00703031"/>
    <w:rsid w:val="00703695"/>
    <w:rsid w:val="0070386A"/>
    <w:rsid w:val="00703B5C"/>
    <w:rsid w:val="00703BA9"/>
    <w:rsid w:val="00703BC2"/>
    <w:rsid w:val="00703DEB"/>
    <w:rsid w:val="00703E00"/>
    <w:rsid w:val="00703E36"/>
    <w:rsid w:val="00704CFD"/>
    <w:rsid w:val="00704FBA"/>
    <w:rsid w:val="00705241"/>
    <w:rsid w:val="00705245"/>
    <w:rsid w:val="007056C4"/>
    <w:rsid w:val="00705CCC"/>
    <w:rsid w:val="00705CFA"/>
    <w:rsid w:val="007066BF"/>
    <w:rsid w:val="007069D5"/>
    <w:rsid w:val="007069ED"/>
    <w:rsid w:val="00706D02"/>
    <w:rsid w:val="00706EE2"/>
    <w:rsid w:val="00707169"/>
    <w:rsid w:val="00707298"/>
    <w:rsid w:val="00707473"/>
    <w:rsid w:val="00707882"/>
    <w:rsid w:val="007079AC"/>
    <w:rsid w:val="00707BF0"/>
    <w:rsid w:val="007100BB"/>
    <w:rsid w:val="007102DB"/>
    <w:rsid w:val="00710406"/>
    <w:rsid w:val="007110B9"/>
    <w:rsid w:val="00711BAB"/>
    <w:rsid w:val="00712552"/>
    <w:rsid w:val="007128FB"/>
    <w:rsid w:val="00712FEB"/>
    <w:rsid w:val="00713150"/>
    <w:rsid w:val="0071374A"/>
    <w:rsid w:val="00713D5F"/>
    <w:rsid w:val="00713FE4"/>
    <w:rsid w:val="00714091"/>
    <w:rsid w:val="00714193"/>
    <w:rsid w:val="007144BA"/>
    <w:rsid w:val="0071463B"/>
    <w:rsid w:val="00714DF2"/>
    <w:rsid w:val="00714EC2"/>
    <w:rsid w:val="00714F43"/>
    <w:rsid w:val="00715038"/>
    <w:rsid w:val="007150DD"/>
    <w:rsid w:val="007152D8"/>
    <w:rsid w:val="0071546D"/>
    <w:rsid w:val="007154C8"/>
    <w:rsid w:val="007156C2"/>
    <w:rsid w:val="00715A18"/>
    <w:rsid w:val="00715AA7"/>
    <w:rsid w:val="00715C40"/>
    <w:rsid w:val="00715E2A"/>
    <w:rsid w:val="00715F9C"/>
    <w:rsid w:val="007161F9"/>
    <w:rsid w:val="00716764"/>
    <w:rsid w:val="007168B3"/>
    <w:rsid w:val="007169C4"/>
    <w:rsid w:val="00716AB2"/>
    <w:rsid w:val="00716DCD"/>
    <w:rsid w:val="00716FA9"/>
    <w:rsid w:val="00717E21"/>
    <w:rsid w:val="00717FFA"/>
    <w:rsid w:val="007200E5"/>
    <w:rsid w:val="00720369"/>
    <w:rsid w:val="007207CF"/>
    <w:rsid w:val="007209CF"/>
    <w:rsid w:val="00720CEF"/>
    <w:rsid w:val="00720F68"/>
    <w:rsid w:val="0072111A"/>
    <w:rsid w:val="00721317"/>
    <w:rsid w:val="007215FB"/>
    <w:rsid w:val="007216EA"/>
    <w:rsid w:val="0072192D"/>
    <w:rsid w:val="00721E3A"/>
    <w:rsid w:val="0072219F"/>
    <w:rsid w:val="00722264"/>
    <w:rsid w:val="007223EB"/>
    <w:rsid w:val="007224D2"/>
    <w:rsid w:val="007226B6"/>
    <w:rsid w:val="00722A37"/>
    <w:rsid w:val="00722C5B"/>
    <w:rsid w:val="00722FDB"/>
    <w:rsid w:val="00723079"/>
    <w:rsid w:val="007230F2"/>
    <w:rsid w:val="00723316"/>
    <w:rsid w:val="00723353"/>
    <w:rsid w:val="007235AB"/>
    <w:rsid w:val="0072371E"/>
    <w:rsid w:val="00723A29"/>
    <w:rsid w:val="00723BF1"/>
    <w:rsid w:val="00723D60"/>
    <w:rsid w:val="00723DE7"/>
    <w:rsid w:val="00724025"/>
    <w:rsid w:val="007240D3"/>
    <w:rsid w:val="0072456E"/>
    <w:rsid w:val="0072461B"/>
    <w:rsid w:val="0072491E"/>
    <w:rsid w:val="00724B05"/>
    <w:rsid w:val="00724B95"/>
    <w:rsid w:val="00724CCC"/>
    <w:rsid w:val="007253FB"/>
    <w:rsid w:val="00725422"/>
    <w:rsid w:val="007254BD"/>
    <w:rsid w:val="00725A4A"/>
    <w:rsid w:val="00725DEA"/>
    <w:rsid w:val="00726053"/>
    <w:rsid w:val="007263D0"/>
    <w:rsid w:val="0072647B"/>
    <w:rsid w:val="007264F8"/>
    <w:rsid w:val="00726524"/>
    <w:rsid w:val="0072660A"/>
    <w:rsid w:val="007268A1"/>
    <w:rsid w:val="007269B5"/>
    <w:rsid w:val="00726D81"/>
    <w:rsid w:val="00726E43"/>
    <w:rsid w:val="00727376"/>
    <w:rsid w:val="00727390"/>
    <w:rsid w:val="00727E3E"/>
    <w:rsid w:val="00727F22"/>
    <w:rsid w:val="0073012C"/>
    <w:rsid w:val="00730138"/>
    <w:rsid w:val="007306EE"/>
    <w:rsid w:val="00730FCC"/>
    <w:rsid w:val="007312C9"/>
    <w:rsid w:val="00731431"/>
    <w:rsid w:val="007319DA"/>
    <w:rsid w:val="00731BF8"/>
    <w:rsid w:val="00732345"/>
    <w:rsid w:val="0073235F"/>
    <w:rsid w:val="0073266D"/>
    <w:rsid w:val="00732B15"/>
    <w:rsid w:val="00732BDE"/>
    <w:rsid w:val="00733307"/>
    <w:rsid w:val="00733350"/>
    <w:rsid w:val="007334CB"/>
    <w:rsid w:val="007335F1"/>
    <w:rsid w:val="0073384A"/>
    <w:rsid w:val="00733A5A"/>
    <w:rsid w:val="00733DA6"/>
    <w:rsid w:val="00733F22"/>
    <w:rsid w:val="0073422F"/>
    <w:rsid w:val="00734607"/>
    <w:rsid w:val="00734744"/>
    <w:rsid w:val="0073483C"/>
    <w:rsid w:val="00734938"/>
    <w:rsid w:val="00734966"/>
    <w:rsid w:val="00734F19"/>
    <w:rsid w:val="007351EC"/>
    <w:rsid w:val="00735290"/>
    <w:rsid w:val="00735476"/>
    <w:rsid w:val="00735863"/>
    <w:rsid w:val="007359CD"/>
    <w:rsid w:val="00735BAD"/>
    <w:rsid w:val="00735F46"/>
    <w:rsid w:val="0073640E"/>
    <w:rsid w:val="0073667B"/>
    <w:rsid w:val="00736D18"/>
    <w:rsid w:val="00736DDD"/>
    <w:rsid w:val="00737019"/>
    <w:rsid w:val="007370B2"/>
    <w:rsid w:val="007371C0"/>
    <w:rsid w:val="0073721D"/>
    <w:rsid w:val="00737C1A"/>
    <w:rsid w:val="00737FF5"/>
    <w:rsid w:val="0074012E"/>
    <w:rsid w:val="00740198"/>
    <w:rsid w:val="00740284"/>
    <w:rsid w:val="00740BC2"/>
    <w:rsid w:val="00740CAA"/>
    <w:rsid w:val="00740DEC"/>
    <w:rsid w:val="00741096"/>
    <w:rsid w:val="00741709"/>
    <w:rsid w:val="007417ED"/>
    <w:rsid w:val="007417F6"/>
    <w:rsid w:val="00741996"/>
    <w:rsid w:val="007419DE"/>
    <w:rsid w:val="00741A8C"/>
    <w:rsid w:val="00741ABA"/>
    <w:rsid w:val="00741F55"/>
    <w:rsid w:val="00741F83"/>
    <w:rsid w:val="007422E5"/>
    <w:rsid w:val="00742659"/>
    <w:rsid w:val="0074268D"/>
    <w:rsid w:val="00742957"/>
    <w:rsid w:val="00742BE5"/>
    <w:rsid w:val="00742EB8"/>
    <w:rsid w:val="00742FB7"/>
    <w:rsid w:val="00743182"/>
    <w:rsid w:val="0074351B"/>
    <w:rsid w:val="00743542"/>
    <w:rsid w:val="00743561"/>
    <w:rsid w:val="0074361A"/>
    <w:rsid w:val="0074371E"/>
    <w:rsid w:val="007438D5"/>
    <w:rsid w:val="00743B30"/>
    <w:rsid w:val="00744159"/>
    <w:rsid w:val="0074448D"/>
    <w:rsid w:val="00744492"/>
    <w:rsid w:val="00744948"/>
    <w:rsid w:val="00744A2E"/>
    <w:rsid w:val="00745277"/>
    <w:rsid w:val="007453C3"/>
    <w:rsid w:val="007456D8"/>
    <w:rsid w:val="007456EA"/>
    <w:rsid w:val="00745CCD"/>
    <w:rsid w:val="00745DBD"/>
    <w:rsid w:val="00745DD2"/>
    <w:rsid w:val="007463F2"/>
    <w:rsid w:val="007465DD"/>
    <w:rsid w:val="007465F7"/>
    <w:rsid w:val="00746777"/>
    <w:rsid w:val="00746B02"/>
    <w:rsid w:val="00747521"/>
    <w:rsid w:val="007479F7"/>
    <w:rsid w:val="00747AB6"/>
    <w:rsid w:val="00747C80"/>
    <w:rsid w:val="00747DFE"/>
    <w:rsid w:val="00747E3D"/>
    <w:rsid w:val="00747E78"/>
    <w:rsid w:val="007506B5"/>
    <w:rsid w:val="007507AC"/>
    <w:rsid w:val="00750B06"/>
    <w:rsid w:val="00750BF5"/>
    <w:rsid w:val="00750D76"/>
    <w:rsid w:val="00751E48"/>
    <w:rsid w:val="00752F0D"/>
    <w:rsid w:val="007532CA"/>
    <w:rsid w:val="00753A38"/>
    <w:rsid w:val="00753C47"/>
    <w:rsid w:val="00753D52"/>
    <w:rsid w:val="00753D5C"/>
    <w:rsid w:val="007549D5"/>
    <w:rsid w:val="00755050"/>
    <w:rsid w:val="00755289"/>
    <w:rsid w:val="007553CD"/>
    <w:rsid w:val="0075540F"/>
    <w:rsid w:val="0075556E"/>
    <w:rsid w:val="0075564E"/>
    <w:rsid w:val="007558E6"/>
    <w:rsid w:val="00755A03"/>
    <w:rsid w:val="00755A96"/>
    <w:rsid w:val="00755E94"/>
    <w:rsid w:val="00755FAC"/>
    <w:rsid w:val="00756113"/>
    <w:rsid w:val="00756158"/>
    <w:rsid w:val="007562F4"/>
    <w:rsid w:val="00756347"/>
    <w:rsid w:val="007564DB"/>
    <w:rsid w:val="007567A7"/>
    <w:rsid w:val="007568E8"/>
    <w:rsid w:val="00756BCC"/>
    <w:rsid w:val="00756BF3"/>
    <w:rsid w:val="00756D07"/>
    <w:rsid w:val="00756ECC"/>
    <w:rsid w:val="00757335"/>
    <w:rsid w:val="00757BB4"/>
    <w:rsid w:val="00757BBE"/>
    <w:rsid w:val="00757E6F"/>
    <w:rsid w:val="00757F08"/>
    <w:rsid w:val="0076050B"/>
    <w:rsid w:val="0076052E"/>
    <w:rsid w:val="007605E1"/>
    <w:rsid w:val="0076071C"/>
    <w:rsid w:val="007608F9"/>
    <w:rsid w:val="00760C60"/>
    <w:rsid w:val="00760CF8"/>
    <w:rsid w:val="00760E5A"/>
    <w:rsid w:val="007615FF"/>
    <w:rsid w:val="00761ADD"/>
    <w:rsid w:val="00761AEE"/>
    <w:rsid w:val="00761C0C"/>
    <w:rsid w:val="00761CB7"/>
    <w:rsid w:val="0076202F"/>
    <w:rsid w:val="007625B6"/>
    <w:rsid w:val="00762844"/>
    <w:rsid w:val="007628D7"/>
    <w:rsid w:val="00762A86"/>
    <w:rsid w:val="00762AF5"/>
    <w:rsid w:val="00763048"/>
    <w:rsid w:val="0076323A"/>
    <w:rsid w:val="0076333F"/>
    <w:rsid w:val="00763943"/>
    <w:rsid w:val="0076394F"/>
    <w:rsid w:val="00763A86"/>
    <w:rsid w:val="00763F33"/>
    <w:rsid w:val="007645FB"/>
    <w:rsid w:val="007646CD"/>
    <w:rsid w:val="007646E6"/>
    <w:rsid w:val="007647CF"/>
    <w:rsid w:val="00764885"/>
    <w:rsid w:val="00764BBB"/>
    <w:rsid w:val="00764D00"/>
    <w:rsid w:val="00764D3D"/>
    <w:rsid w:val="00764D86"/>
    <w:rsid w:val="0076518F"/>
    <w:rsid w:val="00765431"/>
    <w:rsid w:val="00765774"/>
    <w:rsid w:val="00765817"/>
    <w:rsid w:val="00765850"/>
    <w:rsid w:val="007659EB"/>
    <w:rsid w:val="00765A62"/>
    <w:rsid w:val="007660E4"/>
    <w:rsid w:val="0076641C"/>
    <w:rsid w:val="007664D6"/>
    <w:rsid w:val="007666DA"/>
    <w:rsid w:val="00766861"/>
    <w:rsid w:val="00766B31"/>
    <w:rsid w:val="00766B52"/>
    <w:rsid w:val="00766BBB"/>
    <w:rsid w:val="00766BC1"/>
    <w:rsid w:val="00766C4C"/>
    <w:rsid w:val="00766D45"/>
    <w:rsid w:val="00766EA1"/>
    <w:rsid w:val="007670B8"/>
    <w:rsid w:val="007671B8"/>
    <w:rsid w:val="0076747E"/>
    <w:rsid w:val="00767531"/>
    <w:rsid w:val="007676A2"/>
    <w:rsid w:val="00767794"/>
    <w:rsid w:val="00770084"/>
    <w:rsid w:val="007704D5"/>
    <w:rsid w:val="007705F6"/>
    <w:rsid w:val="00770B0D"/>
    <w:rsid w:val="00770BAE"/>
    <w:rsid w:val="00770CD7"/>
    <w:rsid w:val="00770FA8"/>
    <w:rsid w:val="0077152F"/>
    <w:rsid w:val="007716D5"/>
    <w:rsid w:val="0077190D"/>
    <w:rsid w:val="00771A66"/>
    <w:rsid w:val="00771BEE"/>
    <w:rsid w:val="00771C93"/>
    <w:rsid w:val="00771DA8"/>
    <w:rsid w:val="00772117"/>
    <w:rsid w:val="00772312"/>
    <w:rsid w:val="007728BC"/>
    <w:rsid w:val="0077299C"/>
    <w:rsid w:val="00772D78"/>
    <w:rsid w:val="00772DF5"/>
    <w:rsid w:val="007732B1"/>
    <w:rsid w:val="007732F4"/>
    <w:rsid w:val="00773B5C"/>
    <w:rsid w:val="00773BFB"/>
    <w:rsid w:val="00773E84"/>
    <w:rsid w:val="00774384"/>
    <w:rsid w:val="0077466D"/>
    <w:rsid w:val="00774770"/>
    <w:rsid w:val="007747DF"/>
    <w:rsid w:val="00774B19"/>
    <w:rsid w:val="007750D7"/>
    <w:rsid w:val="007751DB"/>
    <w:rsid w:val="007752C4"/>
    <w:rsid w:val="007758AB"/>
    <w:rsid w:val="00775B41"/>
    <w:rsid w:val="00775B53"/>
    <w:rsid w:val="00775DAF"/>
    <w:rsid w:val="00775E87"/>
    <w:rsid w:val="007760AC"/>
    <w:rsid w:val="0077611D"/>
    <w:rsid w:val="0077622D"/>
    <w:rsid w:val="0077625C"/>
    <w:rsid w:val="007763BA"/>
    <w:rsid w:val="0077687B"/>
    <w:rsid w:val="00776F77"/>
    <w:rsid w:val="0077711E"/>
    <w:rsid w:val="00777393"/>
    <w:rsid w:val="00777422"/>
    <w:rsid w:val="00777578"/>
    <w:rsid w:val="0077770C"/>
    <w:rsid w:val="00777CEC"/>
    <w:rsid w:val="0078015A"/>
    <w:rsid w:val="0078023C"/>
    <w:rsid w:val="00780259"/>
    <w:rsid w:val="00780D72"/>
    <w:rsid w:val="00780E4D"/>
    <w:rsid w:val="00781019"/>
    <w:rsid w:val="007811D0"/>
    <w:rsid w:val="00781226"/>
    <w:rsid w:val="00781238"/>
    <w:rsid w:val="00781282"/>
    <w:rsid w:val="00781452"/>
    <w:rsid w:val="007817C1"/>
    <w:rsid w:val="007818BF"/>
    <w:rsid w:val="007822E8"/>
    <w:rsid w:val="007823AA"/>
    <w:rsid w:val="00782951"/>
    <w:rsid w:val="0078297D"/>
    <w:rsid w:val="00782E4B"/>
    <w:rsid w:val="007830A7"/>
    <w:rsid w:val="007832AC"/>
    <w:rsid w:val="00783418"/>
    <w:rsid w:val="0078367A"/>
    <w:rsid w:val="00783E10"/>
    <w:rsid w:val="00783EB5"/>
    <w:rsid w:val="00784280"/>
    <w:rsid w:val="007842F4"/>
    <w:rsid w:val="007843E1"/>
    <w:rsid w:val="00784779"/>
    <w:rsid w:val="00784869"/>
    <w:rsid w:val="00784C05"/>
    <w:rsid w:val="00785188"/>
    <w:rsid w:val="007852C1"/>
    <w:rsid w:val="007854A3"/>
    <w:rsid w:val="0078586A"/>
    <w:rsid w:val="00785FBB"/>
    <w:rsid w:val="00786087"/>
    <w:rsid w:val="00786A10"/>
    <w:rsid w:val="00786BC6"/>
    <w:rsid w:val="00786CBE"/>
    <w:rsid w:val="00786DA6"/>
    <w:rsid w:val="00786E8C"/>
    <w:rsid w:val="0078713B"/>
    <w:rsid w:val="00787552"/>
    <w:rsid w:val="00787931"/>
    <w:rsid w:val="00787D66"/>
    <w:rsid w:val="00787DEC"/>
    <w:rsid w:val="00790025"/>
    <w:rsid w:val="0079015A"/>
    <w:rsid w:val="007902E6"/>
    <w:rsid w:val="0079053B"/>
    <w:rsid w:val="00790E57"/>
    <w:rsid w:val="00790EE5"/>
    <w:rsid w:val="00791000"/>
    <w:rsid w:val="0079119E"/>
    <w:rsid w:val="007918CF"/>
    <w:rsid w:val="0079193E"/>
    <w:rsid w:val="00791AC7"/>
    <w:rsid w:val="00791B03"/>
    <w:rsid w:val="00791B8E"/>
    <w:rsid w:val="0079207F"/>
    <w:rsid w:val="0079254F"/>
    <w:rsid w:val="007926AC"/>
    <w:rsid w:val="00792899"/>
    <w:rsid w:val="00792A80"/>
    <w:rsid w:val="00792AD1"/>
    <w:rsid w:val="00792B56"/>
    <w:rsid w:val="007934BA"/>
    <w:rsid w:val="007935C5"/>
    <w:rsid w:val="00793663"/>
    <w:rsid w:val="007937F1"/>
    <w:rsid w:val="007938AF"/>
    <w:rsid w:val="00793C44"/>
    <w:rsid w:val="0079464A"/>
    <w:rsid w:val="0079497E"/>
    <w:rsid w:val="00794C0D"/>
    <w:rsid w:val="00794CD8"/>
    <w:rsid w:val="007950BB"/>
    <w:rsid w:val="00795919"/>
    <w:rsid w:val="0079596D"/>
    <w:rsid w:val="00795A13"/>
    <w:rsid w:val="00795A86"/>
    <w:rsid w:val="00795D26"/>
    <w:rsid w:val="00795EF8"/>
    <w:rsid w:val="00796380"/>
    <w:rsid w:val="00796B07"/>
    <w:rsid w:val="007976A2"/>
    <w:rsid w:val="00797B06"/>
    <w:rsid w:val="007A006B"/>
    <w:rsid w:val="007A010C"/>
    <w:rsid w:val="007A0249"/>
    <w:rsid w:val="007A04E1"/>
    <w:rsid w:val="007A058F"/>
    <w:rsid w:val="007A0643"/>
    <w:rsid w:val="007A0DE2"/>
    <w:rsid w:val="007A0FCD"/>
    <w:rsid w:val="007A109C"/>
    <w:rsid w:val="007A11CB"/>
    <w:rsid w:val="007A1283"/>
    <w:rsid w:val="007A1C0E"/>
    <w:rsid w:val="007A1E5C"/>
    <w:rsid w:val="007A2492"/>
    <w:rsid w:val="007A295A"/>
    <w:rsid w:val="007A2DAB"/>
    <w:rsid w:val="007A2EFE"/>
    <w:rsid w:val="007A2FC7"/>
    <w:rsid w:val="007A33F2"/>
    <w:rsid w:val="007A3560"/>
    <w:rsid w:val="007A38F2"/>
    <w:rsid w:val="007A3A3E"/>
    <w:rsid w:val="007A3BD4"/>
    <w:rsid w:val="007A3CB4"/>
    <w:rsid w:val="007A4153"/>
    <w:rsid w:val="007A41CB"/>
    <w:rsid w:val="007A41D7"/>
    <w:rsid w:val="007A4272"/>
    <w:rsid w:val="007A4636"/>
    <w:rsid w:val="007A477D"/>
    <w:rsid w:val="007A4BCB"/>
    <w:rsid w:val="007A4D23"/>
    <w:rsid w:val="007A4E66"/>
    <w:rsid w:val="007A4EEB"/>
    <w:rsid w:val="007A5082"/>
    <w:rsid w:val="007A50CC"/>
    <w:rsid w:val="007A5142"/>
    <w:rsid w:val="007A573E"/>
    <w:rsid w:val="007A64E0"/>
    <w:rsid w:val="007A6BA1"/>
    <w:rsid w:val="007A6C18"/>
    <w:rsid w:val="007A6C9D"/>
    <w:rsid w:val="007A6D77"/>
    <w:rsid w:val="007A7722"/>
    <w:rsid w:val="007A7AEF"/>
    <w:rsid w:val="007A7B8A"/>
    <w:rsid w:val="007A7F20"/>
    <w:rsid w:val="007B0177"/>
    <w:rsid w:val="007B0193"/>
    <w:rsid w:val="007B01B6"/>
    <w:rsid w:val="007B0AA6"/>
    <w:rsid w:val="007B1108"/>
    <w:rsid w:val="007B117B"/>
    <w:rsid w:val="007B11F6"/>
    <w:rsid w:val="007B181E"/>
    <w:rsid w:val="007B193C"/>
    <w:rsid w:val="007B21EB"/>
    <w:rsid w:val="007B261A"/>
    <w:rsid w:val="007B280A"/>
    <w:rsid w:val="007B2AAD"/>
    <w:rsid w:val="007B2B0F"/>
    <w:rsid w:val="007B2CF5"/>
    <w:rsid w:val="007B34FB"/>
    <w:rsid w:val="007B37C8"/>
    <w:rsid w:val="007B381D"/>
    <w:rsid w:val="007B392D"/>
    <w:rsid w:val="007B393A"/>
    <w:rsid w:val="007B3D27"/>
    <w:rsid w:val="007B3ED1"/>
    <w:rsid w:val="007B4187"/>
    <w:rsid w:val="007B4205"/>
    <w:rsid w:val="007B4B68"/>
    <w:rsid w:val="007B4DA7"/>
    <w:rsid w:val="007B4F80"/>
    <w:rsid w:val="007B5086"/>
    <w:rsid w:val="007B5394"/>
    <w:rsid w:val="007B53E2"/>
    <w:rsid w:val="007B546B"/>
    <w:rsid w:val="007B55C4"/>
    <w:rsid w:val="007B5A3E"/>
    <w:rsid w:val="007B5D41"/>
    <w:rsid w:val="007B5EE9"/>
    <w:rsid w:val="007B6157"/>
    <w:rsid w:val="007B6461"/>
    <w:rsid w:val="007B6526"/>
    <w:rsid w:val="007B68DF"/>
    <w:rsid w:val="007B6C2C"/>
    <w:rsid w:val="007B7175"/>
    <w:rsid w:val="007B7504"/>
    <w:rsid w:val="007B7777"/>
    <w:rsid w:val="007B7C2B"/>
    <w:rsid w:val="007C0040"/>
    <w:rsid w:val="007C00A4"/>
    <w:rsid w:val="007C00D7"/>
    <w:rsid w:val="007C01FC"/>
    <w:rsid w:val="007C05C1"/>
    <w:rsid w:val="007C098C"/>
    <w:rsid w:val="007C0F2C"/>
    <w:rsid w:val="007C113F"/>
    <w:rsid w:val="007C118A"/>
    <w:rsid w:val="007C134C"/>
    <w:rsid w:val="007C1785"/>
    <w:rsid w:val="007C17DD"/>
    <w:rsid w:val="007C1ADA"/>
    <w:rsid w:val="007C1BDC"/>
    <w:rsid w:val="007C1C8F"/>
    <w:rsid w:val="007C1E0E"/>
    <w:rsid w:val="007C1E21"/>
    <w:rsid w:val="007C2204"/>
    <w:rsid w:val="007C28B6"/>
    <w:rsid w:val="007C2AC2"/>
    <w:rsid w:val="007C2D25"/>
    <w:rsid w:val="007C2D9A"/>
    <w:rsid w:val="007C3195"/>
    <w:rsid w:val="007C3666"/>
    <w:rsid w:val="007C3704"/>
    <w:rsid w:val="007C3971"/>
    <w:rsid w:val="007C3A96"/>
    <w:rsid w:val="007C3B36"/>
    <w:rsid w:val="007C4124"/>
    <w:rsid w:val="007C4208"/>
    <w:rsid w:val="007C442E"/>
    <w:rsid w:val="007C446A"/>
    <w:rsid w:val="007C4A9E"/>
    <w:rsid w:val="007C4C0D"/>
    <w:rsid w:val="007C4C86"/>
    <w:rsid w:val="007C4F52"/>
    <w:rsid w:val="007C4FD5"/>
    <w:rsid w:val="007C5263"/>
    <w:rsid w:val="007C52B5"/>
    <w:rsid w:val="007C56DD"/>
    <w:rsid w:val="007C597C"/>
    <w:rsid w:val="007C59D7"/>
    <w:rsid w:val="007C5A24"/>
    <w:rsid w:val="007C5ACB"/>
    <w:rsid w:val="007C5C29"/>
    <w:rsid w:val="007C5DF8"/>
    <w:rsid w:val="007C622B"/>
    <w:rsid w:val="007C6253"/>
    <w:rsid w:val="007C64E1"/>
    <w:rsid w:val="007C65DF"/>
    <w:rsid w:val="007C7062"/>
    <w:rsid w:val="007C7090"/>
    <w:rsid w:val="007C7097"/>
    <w:rsid w:val="007C771E"/>
    <w:rsid w:val="007C7726"/>
    <w:rsid w:val="007C776E"/>
    <w:rsid w:val="007C7776"/>
    <w:rsid w:val="007C784E"/>
    <w:rsid w:val="007C7F59"/>
    <w:rsid w:val="007D035F"/>
    <w:rsid w:val="007D0376"/>
    <w:rsid w:val="007D05FF"/>
    <w:rsid w:val="007D13CB"/>
    <w:rsid w:val="007D1A95"/>
    <w:rsid w:val="007D1F10"/>
    <w:rsid w:val="007D1F12"/>
    <w:rsid w:val="007D1FF9"/>
    <w:rsid w:val="007D2331"/>
    <w:rsid w:val="007D24EC"/>
    <w:rsid w:val="007D25B2"/>
    <w:rsid w:val="007D295C"/>
    <w:rsid w:val="007D2BA1"/>
    <w:rsid w:val="007D3546"/>
    <w:rsid w:val="007D39F7"/>
    <w:rsid w:val="007D3B1C"/>
    <w:rsid w:val="007D3E0E"/>
    <w:rsid w:val="007D3FF1"/>
    <w:rsid w:val="007D401E"/>
    <w:rsid w:val="007D43C7"/>
    <w:rsid w:val="007D48B5"/>
    <w:rsid w:val="007D4F56"/>
    <w:rsid w:val="007D50C8"/>
    <w:rsid w:val="007D5355"/>
    <w:rsid w:val="007D57D3"/>
    <w:rsid w:val="007D59CB"/>
    <w:rsid w:val="007D59CF"/>
    <w:rsid w:val="007D5A1A"/>
    <w:rsid w:val="007D5C73"/>
    <w:rsid w:val="007D5EAF"/>
    <w:rsid w:val="007D603E"/>
    <w:rsid w:val="007D6895"/>
    <w:rsid w:val="007D6C2A"/>
    <w:rsid w:val="007D6E66"/>
    <w:rsid w:val="007D7111"/>
    <w:rsid w:val="007D7174"/>
    <w:rsid w:val="007D7262"/>
    <w:rsid w:val="007D744B"/>
    <w:rsid w:val="007D768A"/>
    <w:rsid w:val="007D7E02"/>
    <w:rsid w:val="007E012C"/>
    <w:rsid w:val="007E03F5"/>
    <w:rsid w:val="007E070E"/>
    <w:rsid w:val="007E079A"/>
    <w:rsid w:val="007E07EB"/>
    <w:rsid w:val="007E0A16"/>
    <w:rsid w:val="007E0BD2"/>
    <w:rsid w:val="007E1189"/>
    <w:rsid w:val="007E132D"/>
    <w:rsid w:val="007E1477"/>
    <w:rsid w:val="007E14A3"/>
    <w:rsid w:val="007E1888"/>
    <w:rsid w:val="007E18C4"/>
    <w:rsid w:val="007E1C4B"/>
    <w:rsid w:val="007E1E96"/>
    <w:rsid w:val="007E1ED4"/>
    <w:rsid w:val="007E21FC"/>
    <w:rsid w:val="007E256C"/>
    <w:rsid w:val="007E2743"/>
    <w:rsid w:val="007E2791"/>
    <w:rsid w:val="007E283D"/>
    <w:rsid w:val="007E2843"/>
    <w:rsid w:val="007E2BFD"/>
    <w:rsid w:val="007E2DED"/>
    <w:rsid w:val="007E3132"/>
    <w:rsid w:val="007E3644"/>
    <w:rsid w:val="007E371C"/>
    <w:rsid w:val="007E38C2"/>
    <w:rsid w:val="007E394C"/>
    <w:rsid w:val="007E398A"/>
    <w:rsid w:val="007E39DE"/>
    <w:rsid w:val="007E3DE6"/>
    <w:rsid w:val="007E3ECD"/>
    <w:rsid w:val="007E4271"/>
    <w:rsid w:val="007E4679"/>
    <w:rsid w:val="007E4791"/>
    <w:rsid w:val="007E4F8A"/>
    <w:rsid w:val="007E5610"/>
    <w:rsid w:val="007E5619"/>
    <w:rsid w:val="007E59A5"/>
    <w:rsid w:val="007E5B4A"/>
    <w:rsid w:val="007E5C7B"/>
    <w:rsid w:val="007E5E1D"/>
    <w:rsid w:val="007E5F73"/>
    <w:rsid w:val="007E625D"/>
    <w:rsid w:val="007E6826"/>
    <w:rsid w:val="007E687D"/>
    <w:rsid w:val="007E69AC"/>
    <w:rsid w:val="007E6A49"/>
    <w:rsid w:val="007E6D42"/>
    <w:rsid w:val="007E71B6"/>
    <w:rsid w:val="007E737E"/>
    <w:rsid w:val="007E74A0"/>
    <w:rsid w:val="007E772F"/>
    <w:rsid w:val="007E79F3"/>
    <w:rsid w:val="007F0004"/>
    <w:rsid w:val="007F0185"/>
    <w:rsid w:val="007F02CE"/>
    <w:rsid w:val="007F03A7"/>
    <w:rsid w:val="007F042D"/>
    <w:rsid w:val="007F094F"/>
    <w:rsid w:val="007F09C1"/>
    <w:rsid w:val="007F0D3C"/>
    <w:rsid w:val="007F0ED7"/>
    <w:rsid w:val="007F0F11"/>
    <w:rsid w:val="007F102D"/>
    <w:rsid w:val="007F121C"/>
    <w:rsid w:val="007F156F"/>
    <w:rsid w:val="007F1824"/>
    <w:rsid w:val="007F1A66"/>
    <w:rsid w:val="007F1C43"/>
    <w:rsid w:val="007F1C9A"/>
    <w:rsid w:val="007F224E"/>
    <w:rsid w:val="007F2342"/>
    <w:rsid w:val="007F2771"/>
    <w:rsid w:val="007F2AC2"/>
    <w:rsid w:val="007F2AF7"/>
    <w:rsid w:val="007F2BB7"/>
    <w:rsid w:val="007F2CC1"/>
    <w:rsid w:val="007F2E67"/>
    <w:rsid w:val="007F3080"/>
    <w:rsid w:val="007F31C5"/>
    <w:rsid w:val="007F3406"/>
    <w:rsid w:val="007F3680"/>
    <w:rsid w:val="007F36C5"/>
    <w:rsid w:val="007F3754"/>
    <w:rsid w:val="007F41C2"/>
    <w:rsid w:val="007F42A4"/>
    <w:rsid w:val="007F4445"/>
    <w:rsid w:val="007F4869"/>
    <w:rsid w:val="007F4A2E"/>
    <w:rsid w:val="007F4B87"/>
    <w:rsid w:val="007F4CC4"/>
    <w:rsid w:val="007F4E58"/>
    <w:rsid w:val="007F5026"/>
    <w:rsid w:val="007F5183"/>
    <w:rsid w:val="007F5597"/>
    <w:rsid w:val="007F5622"/>
    <w:rsid w:val="007F56F7"/>
    <w:rsid w:val="007F59B2"/>
    <w:rsid w:val="007F5D03"/>
    <w:rsid w:val="007F5FBB"/>
    <w:rsid w:val="007F614A"/>
    <w:rsid w:val="007F62C9"/>
    <w:rsid w:val="007F63C2"/>
    <w:rsid w:val="007F6559"/>
    <w:rsid w:val="007F65FC"/>
    <w:rsid w:val="007F671E"/>
    <w:rsid w:val="007F6A19"/>
    <w:rsid w:val="007F6E00"/>
    <w:rsid w:val="007F6FE7"/>
    <w:rsid w:val="007F7471"/>
    <w:rsid w:val="007F77AB"/>
    <w:rsid w:val="007F7BFF"/>
    <w:rsid w:val="007F7E6D"/>
    <w:rsid w:val="007F7F5A"/>
    <w:rsid w:val="008001C0"/>
    <w:rsid w:val="0080046E"/>
    <w:rsid w:val="008008E4"/>
    <w:rsid w:val="00800C65"/>
    <w:rsid w:val="00800D47"/>
    <w:rsid w:val="00800E02"/>
    <w:rsid w:val="00800E10"/>
    <w:rsid w:val="00800FCF"/>
    <w:rsid w:val="00800FD1"/>
    <w:rsid w:val="00801207"/>
    <w:rsid w:val="008014F1"/>
    <w:rsid w:val="008015A7"/>
    <w:rsid w:val="00801B86"/>
    <w:rsid w:val="00801BD2"/>
    <w:rsid w:val="00801F14"/>
    <w:rsid w:val="00802086"/>
    <w:rsid w:val="008022B4"/>
    <w:rsid w:val="00802594"/>
    <w:rsid w:val="0080277C"/>
    <w:rsid w:val="00802790"/>
    <w:rsid w:val="008028BE"/>
    <w:rsid w:val="008028E4"/>
    <w:rsid w:val="00802972"/>
    <w:rsid w:val="00802ACE"/>
    <w:rsid w:val="00802B49"/>
    <w:rsid w:val="00802C87"/>
    <w:rsid w:val="00802DD2"/>
    <w:rsid w:val="0080370A"/>
    <w:rsid w:val="008038DC"/>
    <w:rsid w:val="00803D6D"/>
    <w:rsid w:val="008043DA"/>
    <w:rsid w:val="00804832"/>
    <w:rsid w:val="00804B33"/>
    <w:rsid w:val="00804CC2"/>
    <w:rsid w:val="008051C5"/>
    <w:rsid w:val="00805329"/>
    <w:rsid w:val="0080544A"/>
    <w:rsid w:val="00805460"/>
    <w:rsid w:val="0080547F"/>
    <w:rsid w:val="00805FF8"/>
    <w:rsid w:val="0080610E"/>
    <w:rsid w:val="0080627F"/>
    <w:rsid w:val="008063CA"/>
    <w:rsid w:val="00806632"/>
    <w:rsid w:val="0080663E"/>
    <w:rsid w:val="008068D7"/>
    <w:rsid w:val="00807133"/>
    <w:rsid w:val="0080717E"/>
    <w:rsid w:val="0080719B"/>
    <w:rsid w:val="008077C1"/>
    <w:rsid w:val="008079F1"/>
    <w:rsid w:val="00807B32"/>
    <w:rsid w:val="00807BE6"/>
    <w:rsid w:val="00807EED"/>
    <w:rsid w:val="00807F1C"/>
    <w:rsid w:val="00807F8E"/>
    <w:rsid w:val="00807FDF"/>
    <w:rsid w:val="008101BA"/>
    <w:rsid w:val="00810561"/>
    <w:rsid w:val="008109AF"/>
    <w:rsid w:val="00810FF7"/>
    <w:rsid w:val="008113A0"/>
    <w:rsid w:val="00811445"/>
    <w:rsid w:val="0081159D"/>
    <w:rsid w:val="00811772"/>
    <w:rsid w:val="00811A87"/>
    <w:rsid w:val="00811B10"/>
    <w:rsid w:val="00811DD1"/>
    <w:rsid w:val="00811DD2"/>
    <w:rsid w:val="00811ED2"/>
    <w:rsid w:val="00812007"/>
    <w:rsid w:val="00812519"/>
    <w:rsid w:val="008127BF"/>
    <w:rsid w:val="00812883"/>
    <w:rsid w:val="00812CAD"/>
    <w:rsid w:val="00812E58"/>
    <w:rsid w:val="00813038"/>
    <w:rsid w:val="008130C1"/>
    <w:rsid w:val="008133CF"/>
    <w:rsid w:val="00813B9E"/>
    <w:rsid w:val="00813DD3"/>
    <w:rsid w:val="00813F46"/>
    <w:rsid w:val="00814162"/>
    <w:rsid w:val="00814617"/>
    <w:rsid w:val="008146BE"/>
    <w:rsid w:val="008146E3"/>
    <w:rsid w:val="00814719"/>
    <w:rsid w:val="008148C6"/>
    <w:rsid w:val="008148D3"/>
    <w:rsid w:val="00814A08"/>
    <w:rsid w:val="00814B9D"/>
    <w:rsid w:val="00814D5D"/>
    <w:rsid w:val="0081508D"/>
    <w:rsid w:val="008152D3"/>
    <w:rsid w:val="0081530A"/>
    <w:rsid w:val="00815417"/>
    <w:rsid w:val="00815745"/>
    <w:rsid w:val="008159B0"/>
    <w:rsid w:val="00815B8B"/>
    <w:rsid w:val="00815E0E"/>
    <w:rsid w:val="00815E7E"/>
    <w:rsid w:val="00815F74"/>
    <w:rsid w:val="00816008"/>
    <w:rsid w:val="00816338"/>
    <w:rsid w:val="00816522"/>
    <w:rsid w:val="008167B4"/>
    <w:rsid w:val="00816DD8"/>
    <w:rsid w:val="00816F8E"/>
    <w:rsid w:val="00817034"/>
    <w:rsid w:val="008174FD"/>
    <w:rsid w:val="00817566"/>
    <w:rsid w:val="0081763F"/>
    <w:rsid w:val="0081797F"/>
    <w:rsid w:val="00817F86"/>
    <w:rsid w:val="00820231"/>
    <w:rsid w:val="008203AB"/>
    <w:rsid w:val="0082040B"/>
    <w:rsid w:val="0082055C"/>
    <w:rsid w:val="00820613"/>
    <w:rsid w:val="00820A60"/>
    <w:rsid w:val="0082137B"/>
    <w:rsid w:val="008216BA"/>
    <w:rsid w:val="00822305"/>
    <w:rsid w:val="0082269E"/>
    <w:rsid w:val="00822D33"/>
    <w:rsid w:val="00822D83"/>
    <w:rsid w:val="00822DEF"/>
    <w:rsid w:val="00822E71"/>
    <w:rsid w:val="00823137"/>
    <w:rsid w:val="00823203"/>
    <w:rsid w:val="008235F1"/>
    <w:rsid w:val="00823BFC"/>
    <w:rsid w:val="00823FEF"/>
    <w:rsid w:val="00824138"/>
    <w:rsid w:val="00824512"/>
    <w:rsid w:val="0082453E"/>
    <w:rsid w:val="00824824"/>
    <w:rsid w:val="00824DB9"/>
    <w:rsid w:val="00824E09"/>
    <w:rsid w:val="008251E2"/>
    <w:rsid w:val="00825386"/>
    <w:rsid w:val="00825414"/>
    <w:rsid w:val="00825954"/>
    <w:rsid w:val="00825A8B"/>
    <w:rsid w:val="00825B56"/>
    <w:rsid w:val="00825BAF"/>
    <w:rsid w:val="00826280"/>
    <w:rsid w:val="008266B2"/>
    <w:rsid w:val="00826756"/>
    <w:rsid w:val="00826A5F"/>
    <w:rsid w:val="00826ACA"/>
    <w:rsid w:val="0082701E"/>
    <w:rsid w:val="00827135"/>
    <w:rsid w:val="0082735D"/>
    <w:rsid w:val="0082736D"/>
    <w:rsid w:val="0082749D"/>
    <w:rsid w:val="0082764E"/>
    <w:rsid w:val="008278CC"/>
    <w:rsid w:val="00830148"/>
    <w:rsid w:val="0083026E"/>
    <w:rsid w:val="00830368"/>
    <w:rsid w:val="00830668"/>
    <w:rsid w:val="00830886"/>
    <w:rsid w:val="00830A6F"/>
    <w:rsid w:val="00830B77"/>
    <w:rsid w:val="00830DF7"/>
    <w:rsid w:val="00830EF9"/>
    <w:rsid w:val="00830FB3"/>
    <w:rsid w:val="00830FD5"/>
    <w:rsid w:val="008310AD"/>
    <w:rsid w:val="00831439"/>
    <w:rsid w:val="00831485"/>
    <w:rsid w:val="00831631"/>
    <w:rsid w:val="0083175B"/>
    <w:rsid w:val="0083177D"/>
    <w:rsid w:val="00831803"/>
    <w:rsid w:val="00831B8D"/>
    <w:rsid w:val="00832684"/>
    <w:rsid w:val="0083270A"/>
    <w:rsid w:val="0083281F"/>
    <w:rsid w:val="0083332E"/>
    <w:rsid w:val="008334C3"/>
    <w:rsid w:val="00833664"/>
    <w:rsid w:val="00833F53"/>
    <w:rsid w:val="00834480"/>
    <w:rsid w:val="008345C5"/>
    <w:rsid w:val="00834692"/>
    <w:rsid w:val="00834B7B"/>
    <w:rsid w:val="00834E23"/>
    <w:rsid w:val="00835466"/>
    <w:rsid w:val="00835A7C"/>
    <w:rsid w:val="00835B84"/>
    <w:rsid w:val="00835F0B"/>
    <w:rsid w:val="0083657E"/>
    <w:rsid w:val="008365D0"/>
    <w:rsid w:val="00836944"/>
    <w:rsid w:val="00836F60"/>
    <w:rsid w:val="008372AD"/>
    <w:rsid w:val="008375E5"/>
    <w:rsid w:val="00837709"/>
    <w:rsid w:val="00837791"/>
    <w:rsid w:val="008378F9"/>
    <w:rsid w:val="00837A58"/>
    <w:rsid w:val="0084004E"/>
    <w:rsid w:val="00840095"/>
    <w:rsid w:val="00840241"/>
    <w:rsid w:val="008403EE"/>
    <w:rsid w:val="008404A6"/>
    <w:rsid w:val="0084068F"/>
    <w:rsid w:val="008406D8"/>
    <w:rsid w:val="008407ED"/>
    <w:rsid w:val="00840C15"/>
    <w:rsid w:val="00840D29"/>
    <w:rsid w:val="00840F4A"/>
    <w:rsid w:val="008410F3"/>
    <w:rsid w:val="00841426"/>
    <w:rsid w:val="00841C40"/>
    <w:rsid w:val="00841CF4"/>
    <w:rsid w:val="0084233B"/>
    <w:rsid w:val="008423E6"/>
    <w:rsid w:val="0084281A"/>
    <w:rsid w:val="008429E5"/>
    <w:rsid w:val="00842B08"/>
    <w:rsid w:val="00843102"/>
    <w:rsid w:val="00843192"/>
    <w:rsid w:val="008434FA"/>
    <w:rsid w:val="008435A9"/>
    <w:rsid w:val="00843663"/>
    <w:rsid w:val="008438F3"/>
    <w:rsid w:val="00843B25"/>
    <w:rsid w:val="0084401F"/>
    <w:rsid w:val="00844179"/>
    <w:rsid w:val="00844698"/>
    <w:rsid w:val="008448C6"/>
    <w:rsid w:val="00844B2F"/>
    <w:rsid w:val="00844C04"/>
    <w:rsid w:val="00844F80"/>
    <w:rsid w:val="008450F2"/>
    <w:rsid w:val="008453AB"/>
    <w:rsid w:val="0084569A"/>
    <w:rsid w:val="008457EE"/>
    <w:rsid w:val="00845CD1"/>
    <w:rsid w:val="00845E68"/>
    <w:rsid w:val="00845F31"/>
    <w:rsid w:val="008464A9"/>
    <w:rsid w:val="008469D6"/>
    <w:rsid w:val="00846F8B"/>
    <w:rsid w:val="0084704D"/>
    <w:rsid w:val="008470F9"/>
    <w:rsid w:val="00847310"/>
    <w:rsid w:val="00847391"/>
    <w:rsid w:val="00847E2D"/>
    <w:rsid w:val="008503CB"/>
    <w:rsid w:val="008503FB"/>
    <w:rsid w:val="008506A3"/>
    <w:rsid w:val="00851316"/>
    <w:rsid w:val="00851558"/>
    <w:rsid w:val="008515C1"/>
    <w:rsid w:val="0085160E"/>
    <w:rsid w:val="008516D8"/>
    <w:rsid w:val="0085202B"/>
    <w:rsid w:val="008521CB"/>
    <w:rsid w:val="0085224D"/>
    <w:rsid w:val="008523E1"/>
    <w:rsid w:val="008524DC"/>
    <w:rsid w:val="008524F4"/>
    <w:rsid w:val="00852B58"/>
    <w:rsid w:val="00852DA6"/>
    <w:rsid w:val="008536EC"/>
    <w:rsid w:val="00853A15"/>
    <w:rsid w:val="00853A80"/>
    <w:rsid w:val="00853C68"/>
    <w:rsid w:val="0085406C"/>
    <w:rsid w:val="0085425F"/>
    <w:rsid w:val="00854653"/>
    <w:rsid w:val="0085471C"/>
    <w:rsid w:val="00854807"/>
    <w:rsid w:val="00854A18"/>
    <w:rsid w:val="00854E64"/>
    <w:rsid w:val="00854EB8"/>
    <w:rsid w:val="00854EF1"/>
    <w:rsid w:val="00855243"/>
    <w:rsid w:val="00855347"/>
    <w:rsid w:val="008555CF"/>
    <w:rsid w:val="0085594A"/>
    <w:rsid w:val="00855E97"/>
    <w:rsid w:val="00856338"/>
    <w:rsid w:val="008564C9"/>
    <w:rsid w:val="00856909"/>
    <w:rsid w:val="00856BF2"/>
    <w:rsid w:val="00856C01"/>
    <w:rsid w:val="00856DE5"/>
    <w:rsid w:val="00856E20"/>
    <w:rsid w:val="00856E38"/>
    <w:rsid w:val="0085726C"/>
    <w:rsid w:val="00857304"/>
    <w:rsid w:val="008575DA"/>
    <w:rsid w:val="00857616"/>
    <w:rsid w:val="00857843"/>
    <w:rsid w:val="00857D0F"/>
    <w:rsid w:val="008600FF"/>
    <w:rsid w:val="008605C0"/>
    <w:rsid w:val="008607B1"/>
    <w:rsid w:val="0086099D"/>
    <w:rsid w:val="008609AE"/>
    <w:rsid w:val="00860A53"/>
    <w:rsid w:val="00860A9A"/>
    <w:rsid w:val="00860E7B"/>
    <w:rsid w:val="0086141F"/>
    <w:rsid w:val="0086147B"/>
    <w:rsid w:val="008617D4"/>
    <w:rsid w:val="00861985"/>
    <w:rsid w:val="00861BA8"/>
    <w:rsid w:val="00861C32"/>
    <w:rsid w:val="00861E16"/>
    <w:rsid w:val="00862388"/>
    <w:rsid w:val="00862625"/>
    <w:rsid w:val="00862C02"/>
    <w:rsid w:val="00862C3E"/>
    <w:rsid w:val="00862D66"/>
    <w:rsid w:val="00862E48"/>
    <w:rsid w:val="00862F09"/>
    <w:rsid w:val="008630BD"/>
    <w:rsid w:val="00863923"/>
    <w:rsid w:val="00863A65"/>
    <w:rsid w:val="00863AFD"/>
    <w:rsid w:val="00863CB1"/>
    <w:rsid w:val="00863E39"/>
    <w:rsid w:val="00864390"/>
    <w:rsid w:val="00864482"/>
    <w:rsid w:val="0086497B"/>
    <w:rsid w:val="00864BBE"/>
    <w:rsid w:val="00864BE2"/>
    <w:rsid w:val="00864CD2"/>
    <w:rsid w:val="00864E41"/>
    <w:rsid w:val="00864E78"/>
    <w:rsid w:val="00864EAE"/>
    <w:rsid w:val="0086536A"/>
    <w:rsid w:val="00865409"/>
    <w:rsid w:val="008655CC"/>
    <w:rsid w:val="00866336"/>
    <w:rsid w:val="00866AE8"/>
    <w:rsid w:val="00866B07"/>
    <w:rsid w:val="00866B80"/>
    <w:rsid w:val="00866C91"/>
    <w:rsid w:val="00866E60"/>
    <w:rsid w:val="0086713A"/>
    <w:rsid w:val="008673D3"/>
    <w:rsid w:val="008677A1"/>
    <w:rsid w:val="0086791B"/>
    <w:rsid w:val="00867AF3"/>
    <w:rsid w:val="00867C34"/>
    <w:rsid w:val="00867C36"/>
    <w:rsid w:val="00867F0C"/>
    <w:rsid w:val="00870321"/>
    <w:rsid w:val="008704EF"/>
    <w:rsid w:val="00870515"/>
    <w:rsid w:val="00870855"/>
    <w:rsid w:val="00870CFE"/>
    <w:rsid w:val="008713DD"/>
    <w:rsid w:val="0087141B"/>
    <w:rsid w:val="00871428"/>
    <w:rsid w:val="00871629"/>
    <w:rsid w:val="0087183E"/>
    <w:rsid w:val="00871C05"/>
    <w:rsid w:val="00871F50"/>
    <w:rsid w:val="00871F85"/>
    <w:rsid w:val="00872183"/>
    <w:rsid w:val="0087244B"/>
    <w:rsid w:val="008725F6"/>
    <w:rsid w:val="008726E6"/>
    <w:rsid w:val="00872879"/>
    <w:rsid w:val="00872C21"/>
    <w:rsid w:val="00872FF9"/>
    <w:rsid w:val="0087319A"/>
    <w:rsid w:val="008733EB"/>
    <w:rsid w:val="00873800"/>
    <w:rsid w:val="0087382F"/>
    <w:rsid w:val="00873844"/>
    <w:rsid w:val="008738B5"/>
    <w:rsid w:val="00873BF4"/>
    <w:rsid w:val="00873CCE"/>
    <w:rsid w:val="00873D7A"/>
    <w:rsid w:val="00873EA6"/>
    <w:rsid w:val="008744AE"/>
    <w:rsid w:val="0087463C"/>
    <w:rsid w:val="00874695"/>
    <w:rsid w:val="00874826"/>
    <w:rsid w:val="00874966"/>
    <w:rsid w:val="00874CB0"/>
    <w:rsid w:val="0087523A"/>
    <w:rsid w:val="008755A6"/>
    <w:rsid w:val="0087581B"/>
    <w:rsid w:val="00875882"/>
    <w:rsid w:val="00875976"/>
    <w:rsid w:val="00875A68"/>
    <w:rsid w:val="00875B8A"/>
    <w:rsid w:val="00875C30"/>
    <w:rsid w:val="008766BF"/>
    <w:rsid w:val="008767BA"/>
    <w:rsid w:val="00876C7F"/>
    <w:rsid w:val="0087724E"/>
    <w:rsid w:val="00877702"/>
    <w:rsid w:val="00877B62"/>
    <w:rsid w:val="00877B68"/>
    <w:rsid w:val="00877CD7"/>
    <w:rsid w:val="008800A5"/>
    <w:rsid w:val="00880547"/>
    <w:rsid w:val="00880EEC"/>
    <w:rsid w:val="008815AC"/>
    <w:rsid w:val="00881615"/>
    <w:rsid w:val="00881779"/>
    <w:rsid w:val="008819B3"/>
    <w:rsid w:val="00881AAB"/>
    <w:rsid w:val="00881B84"/>
    <w:rsid w:val="008823E9"/>
    <w:rsid w:val="00882495"/>
    <w:rsid w:val="00882B0D"/>
    <w:rsid w:val="00882BE5"/>
    <w:rsid w:val="00882D5C"/>
    <w:rsid w:val="00882EA9"/>
    <w:rsid w:val="00883089"/>
    <w:rsid w:val="008832C1"/>
    <w:rsid w:val="00883339"/>
    <w:rsid w:val="0088355C"/>
    <w:rsid w:val="00883C1D"/>
    <w:rsid w:val="0088425B"/>
    <w:rsid w:val="008847A6"/>
    <w:rsid w:val="008848DF"/>
    <w:rsid w:val="008848FA"/>
    <w:rsid w:val="008849AD"/>
    <w:rsid w:val="0088511F"/>
    <w:rsid w:val="0088542E"/>
    <w:rsid w:val="008854A6"/>
    <w:rsid w:val="00885865"/>
    <w:rsid w:val="00885CE5"/>
    <w:rsid w:val="00886088"/>
    <w:rsid w:val="0088622D"/>
    <w:rsid w:val="00886329"/>
    <w:rsid w:val="00886B4B"/>
    <w:rsid w:val="00886BB4"/>
    <w:rsid w:val="00886DA7"/>
    <w:rsid w:val="00886F08"/>
    <w:rsid w:val="008871F2"/>
    <w:rsid w:val="00890004"/>
    <w:rsid w:val="0089014C"/>
    <w:rsid w:val="00890543"/>
    <w:rsid w:val="00890A09"/>
    <w:rsid w:val="00890F29"/>
    <w:rsid w:val="008913A7"/>
    <w:rsid w:val="008914FE"/>
    <w:rsid w:val="00891575"/>
    <w:rsid w:val="0089159E"/>
    <w:rsid w:val="008915C0"/>
    <w:rsid w:val="0089163A"/>
    <w:rsid w:val="0089219F"/>
    <w:rsid w:val="00892B10"/>
    <w:rsid w:val="00892B6C"/>
    <w:rsid w:val="00892E67"/>
    <w:rsid w:val="00892FCF"/>
    <w:rsid w:val="00893468"/>
    <w:rsid w:val="00893702"/>
    <w:rsid w:val="0089374D"/>
    <w:rsid w:val="00893870"/>
    <w:rsid w:val="00893BE5"/>
    <w:rsid w:val="00893BFD"/>
    <w:rsid w:val="00894122"/>
    <w:rsid w:val="0089422D"/>
    <w:rsid w:val="0089427C"/>
    <w:rsid w:val="0089441E"/>
    <w:rsid w:val="0089445E"/>
    <w:rsid w:val="00894632"/>
    <w:rsid w:val="00894A4B"/>
    <w:rsid w:val="00894AD8"/>
    <w:rsid w:val="00894AED"/>
    <w:rsid w:val="00894F76"/>
    <w:rsid w:val="00895766"/>
    <w:rsid w:val="00895A17"/>
    <w:rsid w:val="00895BA1"/>
    <w:rsid w:val="00895BD2"/>
    <w:rsid w:val="00895D0D"/>
    <w:rsid w:val="00895DCB"/>
    <w:rsid w:val="00895E73"/>
    <w:rsid w:val="00895EA2"/>
    <w:rsid w:val="00896038"/>
    <w:rsid w:val="00896110"/>
    <w:rsid w:val="008961EF"/>
    <w:rsid w:val="00896204"/>
    <w:rsid w:val="0089635C"/>
    <w:rsid w:val="008968B0"/>
    <w:rsid w:val="008968B3"/>
    <w:rsid w:val="00896922"/>
    <w:rsid w:val="00896DD6"/>
    <w:rsid w:val="00896FEA"/>
    <w:rsid w:val="00897012"/>
    <w:rsid w:val="00897100"/>
    <w:rsid w:val="00897383"/>
    <w:rsid w:val="00897681"/>
    <w:rsid w:val="0089781D"/>
    <w:rsid w:val="00897C65"/>
    <w:rsid w:val="00897D14"/>
    <w:rsid w:val="00897F18"/>
    <w:rsid w:val="008A05FB"/>
    <w:rsid w:val="008A0961"/>
    <w:rsid w:val="008A0C80"/>
    <w:rsid w:val="008A0ECA"/>
    <w:rsid w:val="008A112C"/>
    <w:rsid w:val="008A1637"/>
    <w:rsid w:val="008A181F"/>
    <w:rsid w:val="008A1E67"/>
    <w:rsid w:val="008A2253"/>
    <w:rsid w:val="008A2AAC"/>
    <w:rsid w:val="008A2F6A"/>
    <w:rsid w:val="008A309A"/>
    <w:rsid w:val="008A338F"/>
    <w:rsid w:val="008A348C"/>
    <w:rsid w:val="008A34E6"/>
    <w:rsid w:val="008A37E9"/>
    <w:rsid w:val="008A3E99"/>
    <w:rsid w:val="008A3FF6"/>
    <w:rsid w:val="008A4007"/>
    <w:rsid w:val="008A40F0"/>
    <w:rsid w:val="008A4330"/>
    <w:rsid w:val="008A50BF"/>
    <w:rsid w:val="008A513C"/>
    <w:rsid w:val="008A518B"/>
    <w:rsid w:val="008A5365"/>
    <w:rsid w:val="008A558E"/>
    <w:rsid w:val="008A55F9"/>
    <w:rsid w:val="008A57F2"/>
    <w:rsid w:val="008A5A18"/>
    <w:rsid w:val="008A5CC8"/>
    <w:rsid w:val="008A5D3C"/>
    <w:rsid w:val="008A5E05"/>
    <w:rsid w:val="008A5E80"/>
    <w:rsid w:val="008A5FFC"/>
    <w:rsid w:val="008A6755"/>
    <w:rsid w:val="008A677F"/>
    <w:rsid w:val="008A68EF"/>
    <w:rsid w:val="008A6983"/>
    <w:rsid w:val="008A69EF"/>
    <w:rsid w:val="008A6B26"/>
    <w:rsid w:val="008A72CE"/>
    <w:rsid w:val="008A75BF"/>
    <w:rsid w:val="008A774F"/>
    <w:rsid w:val="008A77C0"/>
    <w:rsid w:val="008A7D92"/>
    <w:rsid w:val="008A7E1D"/>
    <w:rsid w:val="008B006D"/>
    <w:rsid w:val="008B0140"/>
    <w:rsid w:val="008B0236"/>
    <w:rsid w:val="008B05FF"/>
    <w:rsid w:val="008B077B"/>
    <w:rsid w:val="008B0CD4"/>
    <w:rsid w:val="008B0E9F"/>
    <w:rsid w:val="008B0EEE"/>
    <w:rsid w:val="008B0F16"/>
    <w:rsid w:val="008B0F6B"/>
    <w:rsid w:val="008B109F"/>
    <w:rsid w:val="008B1159"/>
    <w:rsid w:val="008B159E"/>
    <w:rsid w:val="008B1929"/>
    <w:rsid w:val="008B1B27"/>
    <w:rsid w:val="008B1B2F"/>
    <w:rsid w:val="008B1D76"/>
    <w:rsid w:val="008B1DA0"/>
    <w:rsid w:val="008B216D"/>
    <w:rsid w:val="008B243F"/>
    <w:rsid w:val="008B2B7A"/>
    <w:rsid w:val="008B2C30"/>
    <w:rsid w:val="008B2D66"/>
    <w:rsid w:val="008B2F97"/>
    <w:rsid w:val="008B2FBC"/>
    <w:rsid w:val="008B3002"/>
    <w:rsid w:val="008B340F"/>
    <w:rsid w:val="008B3782"/>
    <w:rsid w:val="008B3EDB"/>
    <w:rsid w:val="008B42B8"/>
    <w:rsid w:val="008B45D0"/>
    <w:rsid w:val="008B4631"/>
    <w:rsid w:val="008B466C"/>
    <w:rsid w:val="008B4732"/>
    <w:rsid w:val="008B4856"/>
    <w:rsid w:val="008B4A77"/>
    <w:rsid w:val="008B4AE1"/>
    <w:rsid w:val="008B4CCD"/>
    <w:rsid w:val="008B4E43"/>
    <w:rsid w:val="008B552B"/>
    <w:rsid w:val="008B552D"/>
    <w:rsid w:val="008B566C"/>
    <w:rsid w:val="008B58CC"/>
    <w:rsid w:val="008B590C"/>
    <w:rsid w:val="008B5B3C"/>
    <w:rsid w:val="008B5B48"/>
    <w:rsid w:val="008B5DA7"/>
    <w:rsid w:val="008B611E"/>
    <w:rsid w:val="008B6BEA"/>
    <w:rsid w:val="008B6D3E"/>
    <w:rsid w:val="008B6D55"/>
    <w:rsid w:val="008B72C3"/>
    <w:rsid w:val="008B78AD"/>
    <w:rsid w:val="008B7A1C"/>
    <w:rsid w:val="008B7A9B"/>
    <w:rsid w:val="008B7B63"/>
    <w:rsid w:val="008B7F67"/>
    <w:rsid w:val="008C0010"/>
    <w:rsid w:val="008C0053"/>
    <w:rsid w:val="008C0071"/>
    <w:rsid w:val="008C010C"/>
    <w:rsid w:val="008C025B"/>
    <w:rsid w:val="008C03D7"/>
    <w:rsid w:val="008C051E"/>
    <w:rsid w:val="008C05F2"/>
    <w:rsid w:val="008C0676"/>
    <w:rsid w:val="008C082B"/>
    <w:rsid w:val="008C0E48"/>
    <w:rsid w:val="008C1114"/>
    <w:rsid w:val="008C124C"/>
    <w:rsid w:val="008C16F4"/>
    <w:rsid w:val="008C1945"/>
    <w:rsid w:val="008C1B26"/>
    <w:rsid w:val="008C20B2"/>
    <w:rsid w:val="008C223C"/>
    <w:rsid w:val="008C2283"/>
    <w:rsid w:val="008C2437"/>
    <w:rsid w:val="008C264C"/>
    <w:rsid w:val="008C2707"/>
    <w:rsid w:val="008C27FE"/>
    <w:rsid w:val="008C28F0"/>
    <w:rsid w:val="008C2AF2"/>
    <w:rsid w:val="008C2F2C"/>
    <w:rsid w:val="008C2F59"/>
    <w:rsid w:val="008C2FCE"/>
    <w:rsid w:val="008C3196"/>
    <w:rsid w:val="008C3601"/>
    <w:rsid w:val="008C387D"/>
    <w:rsid w:val="008C3F89"/>
    <w:rsid w:val="008C40D6"/>
    <w:rsid w:val="008C414D"/>
    <w:rsid w:val="008C4598"/>
    <w:rsid w:val="008C474C"/>
    <w:rsid w:val="008C48BD"/>
    <w:rsid w:val="008C4961"/>
    <w:rsid w:val="008C4C26"/>
    <w:rsid w:val="008C4D5D"/>
    <w:rsid w:val="008C4ED0"/>
    <w:rsid w:val="008C55AF"/>
    <w:rsid w:val="008C5633"/>
    <w:rsid w:val="008C5768"/>
    <w:rsid w:val="008C58AA"/>
    <w:rsid w:val="008C5CAE"/>
    <w:rsid w:val="008C5D42"/>
    <w:rsid w:val="008C613D"/>
    <w:rsid w:val="008C6155"/>
    <w:rsid w:val="008C626F"/>
    <w:rsid w:val="008C63B8"/>
    <w:rsid w:val="008C65C2"/>
    <w:rsid w:val="008C674B"/>
    <w:rsid w:val="008C67FB"/>
    <w:rsid w:val="008C7232"/>
    <w:rsid w:val="008C7866"/>
    <w:rsid w:val="008C7969"/>
    <w:rsid w:val="008C7B4B"/>
    <w:rsid w:val="008D00B4"/>
    <w:rsid w:val="008D0272"/>
    <w:rsid w:val="008D02CC"/>
    <w:rsid w:val="008D04E8"/>
    <w:rsid w:val="008D0640"/>
    <w:rsid w:val="008D07DA"/>
    <w:rsid w:val="008D086B"/>
    <w:rsid w:val="008D0944"/>
    <w:rsid w:val="008D0A28"/>
    <w:rsid w:val="008D0B02"/>
    <w:rsid w:val="008D0C9A"/>
    <w:rsid w:val="008D0FA9"/>
    <w:rsid w:val="008D1010"/>
    <w:rsid w:val="008D1397"/>
    <w:rsid w:val="008D14FA"/>
    <w:rsid w:val="008D1716"/>
    <w:rsid w:val="008D1D8F"/>
    <w:rsid w:val="008D2112"/>
    <w:rsid w:val="008D21FA"/>
    <w:rsid w:val="008D2530"/>
    <w:rsid w:val="008D28F5"/>
    <w:rsid w:val="008D29B2"/>
    <w:rsid w:val="008D2B48"/>
    <w:rsid w:val="008D2FCF"/>
    <w:rsid w:val="008D3051"/>
    <w:rsid w:val="008D315D"/>
    <w:rsid w:val="008D3333"/>
    <w:rsid w:val="008D344B"/>
    <w:rsid w:val="008D3670"/>
    <w:rsid w:val="008D37BD"/>
    <w:rsid w:val="008D3933"/>
    <w:rsid w:val="008D3A64"/>
    <w:rsid w:val="008D3A79"/>
    <w:rsid w:val="008D3D53"/>
    <w:rsid w:val="008D3E85"/>
    <w:rsid w:val="008D3EC0"/>
    <w:rsid w:val="008D4E10"/>
    <w:rsid w:val="008D505F"/>
    <w:rsid w:val="008D51EB"/>
    <w:rsid w:val="008D5605"/>
    <w:rsid w:val="008D64ED"/>
    <w:rsid w:val="008D66A6"/>
    <w:rsid w:val="008D6877"/>
    <w:rsid w:val="008D6938"/>
    <w:rsid w:val="008D6D10"/>
    <w:rsid w:val="008D6DC2"/>
    <w:rsid w:val="008D71B4"/>
    <w:rsid w:val="008D77E6"/>
    <w:rsid w:val="008D79B2"/>
    <w:rsid w:val="008D7A40"/>
    <w:rsid w:val="008D7CD9"/>
    <w:rsid w:val="008D7F51"/>
    <w:rsid w:val="008E04DC"/>
    <w:rsid w:val="008E0784"/>
    <w:rsid w:val="008E0B1C"/>
    <w:rsid w:val="008E0B8A"/>
    <w:rsid w:val="008E0F97"/>
    <w:rsid w:val="008E101C"/>
    <w:rsid w:val="008E1670"/>
    <w:rsid w:val="008E16B7"/>
    <w:rsid w:val="008E18C3"/>
    <w:rsid w:val="008E1D58"/>
    <w:rsid w:val="008E22EC"/>
    <w:rsid w:val="008E2626"/>
    <w:rsid w:val="008E2715"/>
    <w:rsid w:val="008E288A"/>
    <w:rsid w:val="008E29D4"/>
    <w:rsid w:val="008E2A27"/>
    <w:rsid w:val="008E2EB0"/>
    <w:rsid w:val="008E2EDC"/>
    <w:rsid w:val="008E2F2F"/>
    <w:rsid w:val="008E3411"/>
    <w:rsid w:val="008E37C3"/>
    <w:rsid w:val="008E3886"/>
    <w:rsid w:val="008E3B7D"/>
    <w:rsid w:val="008E3FB7"/>
    <w:rsid w:val="008E4026"/>
    <w:rsid w:val="008E4312"/>
    <w:rsid w:val="008E4400"/>
    <w:rsid w:val="008E44C6"/>
    <w:rsid w:val="008E46E1"/>
    <w:rsid w:val="008E4A53"/>
    <w:rsid w:val="008E4CAE"/>
    <w:rsid w:val="008E4CCD"/>
    <w:rsid w:val="008E503A"/>
    <w:rsid w:val="008E536B"/>
    <w:rsid w:val="008E5385"/>
    <w:rsid w:val="008E5B7F"/>
    <w:rsid w:val="008E5D45"/>
    <w:rsid w:val="008E5DA5"/>
    <w:rsid w:val="008E5F53"/>
    <w:rsid w:val="008E67FA"/>
    <w:rsid w:val="008E6B01"/>
    <w:rsid w:val="008E6ED1"/>
    <w:rsid w:val="008E6F42"/>
    <w:rsid w:val="008E76B3"/>
    <w:rsid w:val="008E7860"/>
    <w:rsid w:val="008E7954"/>
    <w:rsid w:val="008E7A03"/>
    <w:rsid w:val="008E7E2C"/>
    <w:rsid w:val="008E7FDB"/>
    <w:rsid w:val="008E7FEA"/>
    <w:rsid w:val="008F03E0"/>
    <w:rsid w:val="008F042D"/>
    <w:rsid w:val="008F096E"/>
    <w:rsid w:val="008F0F4C"/>
    <w:rsid w:val="008F1168"/>
    <w:rsid w:val="008F118E"/>
    <w:rsid w:val="008F11BF"/>
    <w:rsid w:val="008F1412"/>
    <w:rsid w:val="008F17BF"/>
    <w:rsid w:val="008F17E1"/>
    <w:rsid w:val="008F1A19"/>
    <w:rsid w:val="008F1C66"/>
    <w:rsid w:val="008F2795"/>
    <w:rsid w:val="008F2A88"/>
    <w:rsid w:val="008F2D41"/>
    <w:rsid w:val="008F2E54"/>
    <w:rsid w:val="008F2E9D"/>
    <w:rsid w:val="008F3AD4"/>
    <w:rsid w:val="008F3BCF"/>
    <w:rsid w:val="008F3D6C"/>
    <w:rsid w:val="008F4054"/>
    <w:rsid w:val="008F440A"/>
    <w:rsid w:val="008F47AE"/>
    <w:rsid w:val="008F4A7B"/>
    <w:rsid w:val="008F4B47"/>
    <w:rsid w:val="008F4E82"/>
    <w:rsid w:val="008F51D5"/>
    <w:rsid w:val="008F52D6"/>
    <w:rsid w:val="008F53FE"/>
    <w:rsid w:val="008F56FC"/>
    <w:rsid w:val="008F5834"/>
    <w:rsid w:val="008F5CE4"/>
    <w:rsid w:val="008F6105"/>
    <w:rsid w:val="008F6109"/>
    <w:rsid w:val="008F6275"/>
    <w:rsid w:val="008F644F"/>
    <w:rsid w:val="008F65DD"/>
    <w:rsid w:val="008F66FA"/>
    <w:rsid w:val="008F6878"/>
    <w:rsid w:val="008F6A50"/>
    <w:rsid w:val="008F6B60"/>
    <w:rsid w:val="008F6C15"/>
    <w:rsid w:val="008F72D7"/>
    <w:rsid w:val="008F75C5"/>
    <w:rsid w:val="008F7673"/>
    <w:rsid w:val="008F772C"/>
    <w:rsid w:val="00900308"/>
    <w:rsid w:val="009006C0"/>
    <w:rsid w:val="00900752"/>
    <w:rsid w:val="009007AF"/>
    <w:rsid w:val="00900ACC"/>
    <w:rsid w:val="00900C66"/>
    <w:rsid w:val="00900C82"/>
    <w:rsid w:val="00900DAB"/>
    <w:rsid w:val="00900EF5"/>
    <w:rsid w:val="0090105C"/>
    <w:rsid w:val="009010EE"/>
    <w:rsid w:val="009011DE"/>
    <w:rsid w:val="009012CE"/>
    <w:rsid w:val="00901350"/>
    <w:rsid w:val="0090137A"/>
    <w:rsid w:val="0090143D"/>
    <w:rsid w:val="00901461"/>
    <w:rsid w:val="00901514"/>
    <w:rsid w:val="009015DF"/>
    <w:rsid w:val="00901821"/>
    <w:rsid w:val="00901BBE"/>
    <w:rsid w:val="00901D76"/>
    <w:rsid w:val="00901F60"/>
    <w:rsid w:val="00901F6B"/>
    <w:rsid w:val="009020C5"/>
    <w:rsid w:val="009021BF"/>
    <w:rsid w:val="00902206"/>
    <w:rsid w:val="00902277"/>
    <w:rsid w:val="009023DB"/>
    <w:rsid w:val="00902A5A"/>
    <w:rsid w:val="00902E89"/>
    <w:rsid w:val="00903028"/>
    <w:rsid w:val="00903095"/>
    <w:rsid w:val="009032F3"/>
    <w:rsid w:val="009037AA"/>
    <w:rsid w:val="00903902"/>
    <w:rsid w:val="00903AAE"/>
    <w:rsid w:val="00903F7C"/>
    <w:rsid w:val="00903FF7"/>
    <w:rsid w:val="00904647"/>
    <w:rsid w:val="00904976"/>
    <w:rsid w:val="00904CC7"/>
    <w:rsid w:val="00904D10"/>
    <w:rsid w:val="009054D9"/>
    <w:rsid w:val="00905947"/>
    <w:rsid w:val="009059BE"/>
    <w:rsid w:val="00905E71"/>
    <w:rsid w:val="00905F68"/>
    <w:rsid w:val="009060F7"/>
    <w:rsid w:val="00906212"/>
    <w:rsid w:val="00906482"/>
    <w:rsid w:val="0090658A"/>
    <w:rsid w:val="00906D87"/>
    <w:rsid w:val="00906F24"/>
    <w:rsid w:val="00907051"/>
    <w:rsid w:val="009078B6"/>
    <w:rsid w:val="00907CC1"/>
    <w:rsid w:val="00910291"/>
    <w:rsid w:val="00910DCD"/>
    <w:rsid w:val="0091123E"/>
    <w:rsid w:val="009117E7"/>
    <w:rsid w:val="00911881"/>
    <w:rsid w:val="00911C0B"/>
    <w:rsid w:val="009122A2"/>
    <w:rsid w:val="009126DE"/>
    <w:rsid w:val="009127AE"/>
    <w:rsid w:val="009129E8"/>
    <w:rsid w:val="00912C35"/>
    <w:rsid w:val="00912D45"/>
    <w:rsid w:val="00912E17"/>
    <w:rsid w:val="00912F27"/>
    <w:rsid w:val="00912F62"/>
    <w:rsid w:val="00912FD9"/>
    <w:rsid w:val="0091306D"/>
    <w:rsid w:val="009130E1"/>
    <w:rsid w:val="00913175"/>
    <w:rsid w:val="009131E9"/>
    <w:rsid w:val="0091341F"/>
    <w:rsid w:val="009134F4"/>
    <w:rsid w:val="00913622"/>
    <w:rsid w:val="00913729"/>
    <w:rsid w:val="00913807"/>
    <w:rsid w:val="00913B02"/>
    <w:rsid w:val="00914189"/>
    <w:rsid w:val="009141C6"/>
    <w:rsid w:val="00914259"/>
    <w:rsid w:val="00914301"/>
    <w:rsid w:val="00914408"/>
    <w:rsid w:val="009144ED"/>
    <w:rsid w:val="00914673"/>
    <w:rsid w:val="00914B0B"/>
    <w:rsid w:val="00914B18"/>
    <w:rsid w:val="00914C65"/>
    <w:rsid w:val="00914EFA"/>
    <w:rsid w:val="00914F82"/>
    <w:rsid w:val="009159F0"/>
    <w:rsid w:val="00915A6C"/>
    <w:rsid w:val="00915DE6"/>
    <w:rsid w:val="0091637D"/>
    <w:rsid w:val="00916809"/>
    <w:rsid w:val="00916B19"/>
    <w:rsid w:val="00916D2C"/>
    <w:rsid w:val="00916E9E"/>
    <w:rsid w:val="00916FDB"/>
    <w:rsid w:val="00917064"/>
    <w:rsid w:val="009170B3"/>
    <w:rsid w:val="009173DF"/>
    <w:rsid w:val="009173F8"/>
    <w:rsid w:val="009177F8"/>
    <w:rsid w:val="00917C1E"/>
    <w:rsid w:val="00917DED"/>
    <w:rsid w:val="00917E0D"/>
    <w:rsid w:val="009205B9"/>
    <w:rsid w:val="009209CC"/>
    <w:rsid w:val="00920D4A"/>
    <w:rsid w:val="00920D67"/>
    <w:rsid w:val="00921441"/>
    <w:rsid w:val="00921858"/>
    <w:rsid w:val="009219A4"/>
    <w:rsid w:val="00921AB2"/>
    <w:rsid w:val="00921ACB"/>
    <w:rsid w:val="00921E3F"/>
    <w:rsid w:val="00922086"/>
    <w:rsid w:val="009220DB"/>
    <w:rsid w:val="009220FC"/>
    <w:rsid w:val="00922293"/>
    <w:rsid w:val="00922C71"/>
    <w:rsid w:val="00923721"/>
    <w:rsid w:val="0092379F"/>
    <w:rsid w:val="00923C3D"/>
    <w:rsid w:val="00923FD1"/>
    <w:rsid w:val="00924128"/>
    <w:rsid w:val="00924531"/>
    <w:rsid w:val="00924557"/>
    <w:rsid w:val="009245EC"/>
    <w:rsid w:val="009246FE"/>
    <w:rsid w:val="009247C4"/>
    <w:rsid w:val="00924930"/>
    <w:rsid w:val="00924AC3"/>
    <w:rsid w:val="00924C3A"/>
    <w:rsid w:val="009250F0"/>
    <w:rsid w:val="0092539F"/>
    <w:rsid w:val="009258F3"/>
    <w:rsid w:val="009258F8"/>
    <w:rsid w:val="00925A17"/>
    <w:rsid w:val="00925EB1"/>
    <w:rsid w:val="009261F4"/>
    <w:rsid w:val="009267A0"/>
    <w:rsid w:val="00926CA2"/>
    <w:rsid w:val="00926CB3"/>
    <w:rsid w:val="0092704E"/>
    <w:rsid w:val="00927076"/>
    <w:rsid w:val="0092739A"/>
    <w:rsid w:val="00927A8E"/>
    <w:rsid w:val="00927B72"/>
    <w:rsid w:val="00927BAE"/>
    <w:rsid w:val="00927ECF"/>
    <w:rsid w:val="00927F41"/>
    <w:rsid w:val="00930219"/>
    <w:rsid w:val="009309DE"/>
    <w:rsid w:val="009310DA"/>
    <w:rsid w:val="009312CA"/>
    <w:rsid w:val="0093131C"/>
    <w:rsid w:val="00931359"/>
    <w:rsid w:val="0093181D"/>
    <w:rsid w:val="009318E0"/>
    <w:rsid w:val="0093196B"/>
    <w:rsid w:val="00931B03"/>
    <w:rsid w:val="00931BA8"/>
    <w:rsid w:val="00931E22"/>
    <w:rsid w:val="0093204C"/>
    <w:rsid w:val="00932287"/>
    <w:rsid w:val="009322D8"/>
    <w:rsid w:val="009323C3"/>
    <w:rsid w:val="00932495"/>
    <w:rsid w:val="00932A82"/>
    <w:rsid w:val="00932FC6"/>
    <w:rsid w:val="009335BC"/>
    <w:rsid w:val="009336BA"/>
    <w:rsid w:val="00933BC8"/>
    <w:rsid w:val="00933CD0"/>
    <w:rsid w:val="00933DFE"/>
    <w:rsid w:val="00933EC3"/>
    <w:rsid w:val="00934054"/>
    <w:rsid w:val="009342D7"/>
    <w:rsid w:val="00934348"/>
    <w:rsid w:val="00934568"/>
    <w:rsid w:val="00934596"/>
    <w:rsid w:val="009346A7"/>
    <w:rsid w:val="00934B92"/>
    <w:rsid w:val="00934C89"/>
    <w:rsid w:val="00934DC7"/>
    <w:rsid w:val="00934EFD"/>
    <w:rsid w:val="0093575D"/>
    <w:rsid w:val="00935D68"/>
    <w:rsid w:val="00936107"/>
    <w:rsid w:val="0093619E"/>
    <w:rsid w:val="00936302"/>
    <w:rsid w:val="0093654F"/>
    <w:rsid w:val="009369F3"/>
    <w:rsid w:val="00936E1B"/>
    <w:rsid w:val="0093733F"/>
    <w:rsid w:val="0093750D"/>
    <w:rsid w:val="009376FF"/>
    <w:rsid w:val="00937795"/>
    <w:rsid w:val="00937CA6"/>
    <w:rsid w:val="00937E1E"/>
    <w:rsid w:val="00940186"/>
    <w:rsid w:val="009404B7"/>
    <w:rsid w:val="00940803"/>
    <w:rsid w:val="0094092E"/>
    <w:rsid w:val="00940A2B"/>
    <w:rsid w:val="00940B2D"/>
    <w:rsid w:val="00940C04"/>
    <w:rsid w:val="00940C82"/>
    <w:rsid w:val="00940C9A"/>
    <w:rsid w:val="00940DF3"/>
    <w:rsid w:val="00940E09"/>
    <w:rsid w:val="00940E7D"/>
    <w:rsid w:val="00941059"/>
    <w:rsid w:val="009410A3"/>
    <w:rsid w:val="009410B5"/>
    <w:rsid w:val="009410EF"/>
    <w:rsid w:val="0094110E"/>
    <w:rsid w:val="009411E0"/>
    <w:rsid w:val="009414FC"/>
    <w:rsid w:val="0094187E"/>
    <w:rsid w:val="009419EF"/>
    <w:rsid w:val="00941E09"/>
    <w:rsid w:val="0094203E"/>
    <w:rsid w:val="0094238B"/>
    <w:rsid w:val="009424C5"/>
    <w:rsid w:val="0094269A"/>
    <w:rsid w:val="0094271A"/>
    <w:rsid w:val="009429AC"/>
    <w:rsid w:val="00942A56"/>
    <w:rsid w:val="00942ECF"/>
    <w:rsid w:val="00943017"/>
    <w:rsid w:val="009434F7"/>
    <w:rsid w:val="009435D3"/>
    <w:rsid w:val="00943A2E"/>
    <w:rsid w:val="00943C7E"/>
    <w:rsid w:val="00943DB5"/>
    <w:rsid w:val="009443B5"/>
    <w:rsid w:val="0094448E"/>
    <w:rsid w:val="00944554"/>
    <w:rsid w:val="00944BCA"/>
    <w:rsid w:val="00944E6D"/>
    <w:rsid w:val="00944FFF"/>
    <w:rsid w:val="009452F8"/>
    <w:rsid w:val="00945648"/>
    <w:rsid w:val="009457B5"/>
    <w:rsid w:val="00946356"/>
    <w:rsid w:val="00946D76"/>
    <w:rsid w:val="00946E61"/>
    <w:rsid w:val="00947002"/>
    <w:rsid w:val="0094760D"/>
    <w:rsid w:val="00947787"/>
    <w:rsid w:val="00947908"/>
    <w:rsid w:val="00947A58"/>
    <w:rsid w:val="00947B2A"/>
    <w:rsid w:val="00947B97"/>
    <w:rsid w:val="00947E26"/>
    <w:rsid w:val="00947E8B"/>
    <w:rsid w:val="0095004B"/>
    <w:rsid w:val="0095030D"/>
    <w:rsid w:val="0095042D"/>
    <w:rsid w:val="00950711"/>
    <w:rsid w:val="009507CF"/>
    <w:rsid w:val="00950A9A"/>
    <w:rsid w:val="00950CC9"/>
    <w:rsid w:val="0095114D"/>
    <w:rsid w:val="00951256"/>
    <w:rsid w:val="009515CE"/>
    <w:rsid w:val="00951612"/>
    <w:rsid w:val="009518A4"/>
    <w:rsid w:val="00951B35"/>
    <w:rsid w:val="00951C60"/>
    <w:rsid w:val="00951CB7"/>
    <w:rsid w:val="00951F27"/>
    <w:rsid w:val="00952617"/>
    <w:rsid w:val="00952704"/>
    <w:rsid w:val="009528EB"/>
    <w:rsid w:val="00952BAB"/>
    <w:rsid w:val="00952E42"/>
    <w:rsid w:val="00953043"/>
    <w:rsid w:val="0095332A"/>
    <w:rsid w:val="009533DE"/>
    <w:rsid w:val="00953655"/>
    <w:rsid w:val="00953C26"/>
    <w:rsid w:val="00953D41"/>
    <w:rsid w:val="00953F04"/>
    <w:rsid w:val="00954539"/>
    <w:rsid w:val="00954629"/>
    <w:rsid w:val="00954ADB"/>
    <w:rsid w:val="00954C56"/>
    <w:rsid w:val="00955370"/>
    <w:rsid w:val="0095555E"/>
    <w:rsid w:val="0095561D"/>
    <w:rsid w:val="00955E98"/>
    <w:rsid w:val="00956128"/>
    <w:rsid w:val="00956185"/>
    <w:rsid w:val="00956370"/>
    <w:rsid w:val="00956464"/>
    <w:rsid w:val="009564B1"/>
    <w:rsid w:val="009566AD"/>
    <w:rsid w:val="009566F4"/>
    <w:rsid w:val="009569FF"/>
    <w:rsid w:val="00956C4F"/>
    <w:rsid w:val="00956CEB"/>
    <w:rsid w:val="00956D47"/>
    <w:rsid w:val="009571AC"/>
    <w:rsid w:val="009574B1"/>
    <w:rsid w:val="00957CF6"/>
    <w:rsid w:val="00957DAF"/>
    <w:rsid w:val="009601E4"/>
    <w:rsid w:val="009602B4"/>
    <w:rsid w:val="009604AD"/>
    <w:rsid w:val="00960B4B"/>
    <w:rsid w:val="009613FF"/>
    <w:rsid w:val="009616B4"/>
    <w:rsid w:val="00961D59"/>
    <w:rsid w:val="00961E03"/>
    <w:rsid w:val="00961E64"/>
    <w:rsid w:val="00962091"/>
    <w:rsid w:val="009620E8"/>
    <w:rsid w:val="009624A9"/>
    <w:rsid w:val="00962928"/>
    <w:rsid w:val="009629DA"/>
    <w:rsid w:val="00962CAA"/>
    <w:rsid w:val="00962D90"/>
    <w:rsid w:val="00962EF1"/>
    <w:rsid w:val="00963019"/>
    <w:rsid w:val="009632D1"/>
    <w:rsid w:val="00963308"/>
    <w:rsid w:val="0096372B"/>
    <w:rsid w:val="00963787"/>
    <w:rsid w:val="009637EA"/>
    <w:rsid w:val="009639FF"/>
    <w:rsid w:val="009645B1"/>
    <w:rsid w:val="009648DC"/>
    <w:rsid w:val="00964A6F"/>
    <w:rsid w:val="00964E40"/>
    <w:rsid w:val="00964F2F"/>
    <w:rsid w:val="00965182"/>
    <w:rsid w:val="00965446"/>
    <w:rsid w:val="00965584"/>
    <w:rsid w:val="009656C7"/>
    <w:rsid w:val="00965E50"/>
    <w:rsid w:val="00965F44"/>
    <w:rsid w:val="00966156"/>
    <w:rsid w:val="009669C9"/>
    <w:rsid w:val="009669D1"/>
    <w:rsid w:val="00966E6E"/>
    <w:rsid w:val="00966F63"/>
    <w:rsid w:val="00967043"/>
    <w:rsid w:val="009670A7"/>
    <w:rsid w:val="0096733A"/>
    <w:rsid w:val="00967692"/>
    <w:rsid w:val="009676BB"/>
    <w:rsid w:val="009678F3"/>
    <w:rsid w:val="00967B4A"/>
    <w:rsid w:val="00967CE8"/>
    <w:rsid w:val="00967D24"/>
    <w:rsid w:val="00967DD0"/>
    <w:rsid w:val="00970155"/>
    <w:rsid w:val="009701D2"/>
    <w:rsid w:val="009705DE"/>
    <w:rsid w:val="00970983"/>
    <w:rsid w:val="00970C25"/>
    <w:rsid w:val="00970F3D"/>
    <w:rsid w:val="00970F8E"/>
    <w:rsid w:val="00971490"/>
    <w:rsid w:val="00971518"/>
    <w:rsid w:val="0097152D"/>
    <w:rsid w:val="00971A22"/>
    <w:rsid w:val="00971B6A"/>
    <w:rsid w:val="00971CAD"/>
    <w:rsid w:val="00971FD3"/>
    <w:rsid w:val="009720DE"/>
    <w:rsid w:val="00972154"/>
    <w:rsid w:val="009721F5"/>
    <w:rsid w:val="00972327"/>
    <w:rsid w:val="009723B3"/>
    <w:rsid w:val="0097243A"/>
    <w:rsid w:val="0097249D"/>
    <w:rsid w:val="0097256A"/>
    <w:rsid w:val="0097277F"/>
    <w:rsid w:val="00972917"/>
    <w:rsid w:val="009733D2"/>
    <w:rsid w:val="009739AC"/>
    <w:rsid w:val="00973C39"/>
    <w:rsid w:val="00973FCA"/>
    <w:rsid w:val="00974278"/>
    <w:rsid w:val="009743CC"/>
    <w:rsid w:val="00974572"/>
    <w:rsid w:val="00974657"/>
    <w:rsid w:val="00974A17"/>
    <w:rsid w:val="00974B17"/>
    <w:rsid w:val="009754B1"/>
    <w:rsid w:val="0097556F"/>
    <w:rsid w:val="0097559A"/>
    <w:rsid w:val="0097584F"/>
    <w:rsid w:val="0097594E"/>
    <w:rsid w:val="00975AFE"/>
    <w:rsid w:val="00975C15"/>
    <w:rsid w:val="00975C30"/>
    <w:rsid w:val="0097653C"/>
    <w:rsid w:val="00976C32"/>
    <w:rsid w:val="00977572"/>
    <w:rsid w:val="009777FB"/>
    <w:rsid w:val="00977809"/>
    <w:rsid w:val="00977896"/>
    <w:rsid w:val="009779CA"/>
    <w:rsid w:val="00977BA3"/>
    <w:rsid w:val="00977CAF"/>
    <w:rsid w:val="00977DEF"/>
    <w:rsid w:val="00977E7A"/>
    <w:rsid w:val="009808BC"/>
    <w:rsid w:val="00980905"/>
    <w:rsid w:val="00980D90"/>
    <w:rsid w:val="009813CC"/>
    <w:rsid w:val="00981563"/>
    <w:rsid w:val="00981932"/>
    <w:rsid w:val="00981E10"/>
    <w:rsid w:val="00981F7A"/>
    <w:rsid w:val="00982055"/>
    <w:rsid w:val="00982753"/>
    <w:rsid w:val="00983000"/>
    <w:rsid w:val="009839F5"/>
    <w:rsid w:val="00983C01"/>
    <w:rsid w:val="00983C25"/>
    <w:rsid w:val="00984032"/>
    <w:rsid w:val="009844E4"/>
    <w:rsid w:val="009845B1"/>
    <w:rsid w:val="009848FC"/>
    <w:rsid w:val="009850B2"/>
    <w:rsid w:val="009851B3"/>
    <w:rsid w:val="009851E6"/>
    <w:rsid w:val="009859D0"/>
    <w:rsid w:val="00985B81"/>
    <w:rsid w:val="00985C48"/>
    <w:rsid w:val="00985F08"/>
    <w:rsid w:val="00985F6D"/>
    <w:rsid w:val="0098611B"/>
    <w:rsid w:val="0098617B"/>
    <w:rsid w:val="0098621C"/>
    <w:rsid w:val="00986340"/>
    <w:rsid w:val="00986394"/>
    <w:rsid w:val="0098658E"/>
    <w:rsid w:val="00986878"/>
    <w:rsid w:val="00986DE1"/>
    <w:rsid w:val="009871E2"/>
    <w:rsid w:val="009872C4"/>
    <w:rsid w:val="0098778C"/>
    <w:rsid w:val="009901CE"/>
    <w:rsid w:val="009907B3"/>
    <w:rsid w:val="00990B68"/>
    <w:rsid w:val="00990BE8"/>
    <w:rsid w:val="00990D9A"/>
    <w:rsid w:val="00991182"/>
    <w:rsid w:val="00991337"/>
    <w:rsid w:val="009916AA"/>
    <w:rsid w:val="00991C45"/>
    <w:rsid w:val="00991D6F"/>
    <w:rsid w:val="00991DF6"/>
    <w:rsid w:val="009922A8"/>
    <w:rsid w:val="00992333"/>
    <w:rsid w:val="009925C5"/>
    <w:rsid w:val="0099263C"/>
    <w:rsid w:val="0099268C"/>
    <w:rsid w:val="009926CD"/>
    <w:rsid w:val="00992C05"/>
    <w:rsid w:val="00993210"/>
    <w:rsid w:val="0099379F"/>
    <w:rsid w:val="009939BD"/>
    <w:rsid w:val="00993B1C"/>
    <w:rsid w:val="00993D05"/>
    <w:rsid w:val="00993F36"/>
    <w:rsid w:val="0099423E"/>
    <w:rsid w:val="00994391"/>
    <w:rsid w:val="00994448"/>
    <w:rsid w:val="0099450C"/>
    <w:rsid w:val="00994841"/>
    <w:rsid w:val="00994C2A"/>
    <w:rsid w:val="00994E4B"/>
    <w:rsid w:val="00994F67"/>
    <w:rsid w:val="009950C4"/>
    <w:rsid w:val="009950CE"/>
    <w:rsid w:val="0099534A"/>
    <w:rsid w:val="0099539F"/>
    <w:rsid w:val="009954A0"/>
    <w:rsid w:val="00995744"/>
    <w:rsid w:val="009957BD"/>
    <w:rsid w:val="00995A63"/>
    <w:rsid w:val="00995B32"/>
    <w:rsid w:val="00995E63"/>
    <w:rsid w:val="00995F99"/>
    <w:rsid w:val="009960A8"/>
    <w:rsid w:val="0099613D"/>
    <w:rsid w:val="009962A3"/>
    <w:rsid w:val="00996300"/>
    <w:rsid w:val="009965D0"/>
    <w:rsid w:val="00996862"/>
    <w:rsid w:val="009969A5"/>
    <w:rsid w:val="00996A1C"/>
    <w:rsid w:val="00996A55"/>
    <w:rsid w:val="0099707C"/>
    <w:rsid w:val="009971CE"/>
    <w:rsid w:val="0099768A"/>
    <w:rsid w:val="009976CF"/>
    <w:rsid w:val="009976FB"/>
    <w:rsid w:val="00997955"/>
    <w:rsid w:val="00997BFB"/>
    <w:rsid w:val="00997E40"/>
    <w:rsid w:val="00997EC1"/>
    <w:rsid w:val="009A01C3"/>
    <w:rsid w:val="009A0291"/>
    <w:rsid w:val="009A0487"/>
    <w:rsid w:val="009A054E"/>
    <w:rsid w:val="009A07AA"/>
    <w:rsid w:val="009A0878"/>
    <w:rsid w:val="009A0D7D"/>
    <w:rsid w:val="009A0F6D"/>
    <w:rsid w:val="009A0FC4"/>
    <w:rsid w:val="009A0FEE"/>
    <w:rsid w:val="009A175C"/>
    <w:rsid w:val="009A1811"/>
    <w:rsid w:val="009A19A4"/>
    <w:rsid w:val="009A19BD"/>
    <w:rsid w:val="009A1BB1"/>
    <w:rsid w:val="009A21C3"/>
    <w:rsid w:val="009A22AB"/>
    <w:rsid w:val="009A2612"/>
    <w:rsid w:val="009A2775"/>
    <w:rsid w:val="009A2D79"/>
    <w:rsid w:val="009A2F14"/>
    <w:rsid w:val="009A2FAE"/>
    <w:rsid w:val="009A2FFE"/>
    <w:rsid w:val="009A30F1"/>
    <w:rsid w:val="009A3198"/>
    <w:rsid w:val="009A348E"/>
    <w:rsid w:val="009A388C"/>
    <w:rsid w:val="009A3956"/>
    <w:rsid w:val="009A3B8D"/>
    <w:rsid w:val="009A410B"/>
    <w:rsid w:val="009A4163"/>
    <w:rsid w:val="009A4919"/>
    <w:rsid w:val="009A4921"/>
    <w:rsid w:val="009A4AAB"/>
    <w:rsid w:val="009A4D1E"/>
    <w:rsid w:val="009A4D65"/>
    <w:rsid w:val="009A4F47"/>
    <w:rsid w:val="009A4FD3"/>
    <w:rsid w:val="009A51AE"/>
    <w:rsid w:val="009A52D9"/>
    <w:rsid w:val="009A5404"/>
    <w:rsid w:val="009A55D7"/>
    <w:rsid w:val="009A580F"/>
    <w:rsid w:val="009A5947"/>
    <w:rsid w:val="009A5A8B"/>
    <w:rsid w:val="009A5E79"/>
    <w:rsid w:val="009A5FDF"/>
    <w:rsid w:val="009A604F"/>
    <w:rsid w:val="009A61A6"/>
    <w:rsid w:val="009A6202"/>
    <w:rsid w:val="009A6359"/>
    <w:rsid w:val="009A6384"/>
    <w:rsid w:val="009A69BA"/>
    <w:rsid w:val="009A6B12"/>
    <w:rsid w:val="009A7455"/>
    <w:rsid w:val="009A7CCB"/>
    <w:rsid w:val="009A7CD8"/>
    <w:rsid w:val="009A7DB5"/>
    <w:rsid w:val="009A7EF4"/>
    <w:rsid w:val="009A7FAA"/>
    <w:rsid w:val="009B0091"/>
    <w:rsid w:val="009B00E2"/>
    <w:rsid w:val="009B0565"/>
    <w:rsid w:val="009B07DA"/>
    <w:rsid w:val="009B0D64"/>
    <w:rsid w:val="009B1346"/>
    <w:rsid w:val="009B1B29"/>
    <w:rsid w:val="009B1DAF"/>
    <w:rsid w:val="009B2CF1"/>
    <w:rsid w:val="009B2FFA"/>
    <w:rsid w:val="009B3094"/>
    <w:rsid w:val="009B3231"/>
    <w:rsid w:val="009B327D"/>
    <w:rsid w:val="009B33A4"/>
    <w:rsid w:val="009B36B7"/>
    <w:rsid w:val="009B3731"/>
    <w:rsid w:val="009B3996"/>
    <w:rsid w:val="009B3A89"/>
    <w:rsid w:val="009B3DB9"/>
    <w:rsid w:val="009B3F0D"/>
    <w:rsid w:val="009B3F50"/>
    <w:rsid w:val="009B4248"/>
    <w:rsid w:val="009B427B"/>
    <w:rsid w:val="009B431D"/>
    <w:rsid w:val="009B43D6"/>
    <w:rsid w:val="009B49AE"/>
    <w:rsid w:val="009B4AE3"/>
    <w:rsid w:val="009B4BC5"/>
    <w:rsid w:val="009B4C31"/>
    <w:rsid w:val="009B4E8F"/>
    <w:rsid w:val="009B4ED6"/>
    <w:rsid w:val="009B4FF8"/>
    <w:rsid w:val="009B5618"/>
    <w:rsid w:val="009B580A"/>
    <w:rsid w:val="009B5AFA"/>
    <w:rsid w:val="009B5BD3"/>
    <w:rsid w:val="009B5C17"/>
    <w:rsid w:val="009B5FE5"/>
    <w:rsid w:val="009B65CE"/>
    <w:rsid w:val="009B6955"/>
    <w:rsid w:val="009B7377"/>
    <w:rsid w:val="009B7487"/>
    <w:rsid w:val="009B7780"/>
    <w:rsid w:val="009B7A48"/>
    <w:rsid w:val="009B7D24"/>
    <w:rsid w:val="009B7E49"/>
    <w:rsid w:val="009C02A9"/>
    <w:rsid w:val="009C02BB"/>
    <w:rsid w:val="009C05FA"/>
    <w:rsid w:val="009C090F"/>
    <w:rsid w:val="009C097F"/>
    <w:rsid w:val="009C0A21"/>
    <w:rsid w:val="009C0FCA"/>
    <w:rsid w:val="009C11AB"/>
    <w:rsid w:val="009C19E0"/>
    <w:rsid w:val="009C1A03"/>
    <w:rsid w:val="009C1F6C"/>
    <w:rsid w:val="009C213F"/>
    <w:rsid w:val="009C23CC"/>
    <w:rsid w:val="009C244E"/>
    <w:rsid w:val="009C3546"/>
    <w:rsid w:val="009C389D"/>
    <w:rsid w:val="009C3EC9"/>
    <w:rsid w:val="009C3F8D"/>
    <w:rsid w:val="009C401A"/>
    <w:rsid w:val="009C4165"/>
    <w:rsid w:val="009C4642"/>
    <w:rsid w:val="009C470E"/>
    <w:rsid w:val="009C4B12"/>
    <w:rsid w:val="009C4C64"/>
    <w:rsid w:val="009C5144"/>
    <w:rsid w:val="009C52ED"/>
    <w:rsid w:val="009C55D4"/>
    <w:rsid w:val="009C5651"/>
    <w:rsid w:val="009C57AE"/>
    <w:rsid w:val="009C5888"/>
    <w:rsid w:val="009C590D"/>
    <w:rsid w:val="009C5BA8"/>
    <w:rsid w:val="009C5C52"/>
    <w:rsid w:val="009C5E3E"/>
    <w:rsid w:val="009C6367"/>
    <w:rsid w:val="009C6557"/>
    <w:rsid w:val="009C65EF"/>
    <w:rsid w:val="009C693D"/>
    <w:rsid w:val="009C6A95"/>
    <w:rsid w:val="009C6DD3"/>
    <w:rsid w:val="009C6E9B"/>
    <w:rsid w:val="009C71DC"/>
    <w:rsid w:val="009C762F"/>
    <w:rsid w:val="009C7827"/>
    <w:rsid w:val="009C7A28"/>
    <w:rsid w:val="009C7A53"/>
    <w:rsid w:val="009C7B8A"/>
    <w:rsid w:val="009D0131"/>
    <w:rsid w:val="009D0377"/>
    <w:rsid w:val="009D0A32"/>
    <w:rsid w:val="009D0C50"/>
    <w:rsid w:val="009D0E2A"/>
    <w:rsid w:val="009D13B1"/>
    <w:rsid w:val="009D1A3D"/>
    <w:rsid w:val="009D1F86"/>
    <w:rsid w:val="009D25C7"/>
    <w:rsid w:val="009D268E"/>
    <w:rsid w:val="009D2C51"/>
    <w:rsid w:val="009D2FA1"/>
    <w:rsid w:val="009D331C"/>
    <w:rsid w:val="009D3869"/>
    <w:rsid w:val="009D3944"/>
    <w:rsid w:val="009D414E"/>
    <w:rsid w:val="009D41F2"/>
    <w:rsid w:val="009D42C5"/>
    <w:rsid w:val="009D4315"/>
    <w:rsid w:val="009D4380"/>
    <w:rsid w:val="009D4728"/>
    <w:rsid w:val="009D48E5"/>
    <w:rsid w:val="009D4A58"/>
    <w:rsid w:val="009D4BAB"/>
    <w:rsid w:val="009D4C16"/>
    <w:rsid w:val="009D525F"/>
    <w:rsid w:val="009D52EE"/>
    <w:rsid w:val="009D53AB"/>
    <w:rsid w:val="009D5E88"/>
    <w:rsid w:val="009D5F90"/>
    <w:rsid w:val="009D61BD"/>
    <w:rsid w:val="009D6388"/>
    <w:rsid w:val="009D661E"/>
    <w:rsid w:val="009D6CC1"/>
    <w:rsid w:val="009D6E01"/>
    <w:rsid w:val="009D6F55"/>
    <w:rsid w:val="009D6FB6"/>
    <w:rsid w:val="009D7298"/>
    <w:rsid w:val="009D735B"/>
    <w:rsid w:val="009D748E"/>
    <w:rsid w:val="009D7575"/>
    <w:rsid w:val="009D75A2"/>
    <w:rsid w:val="009D78FA"/>
    <w:rsid w:val="009D7D0D"/>
    <w:rsid w:val="009E02ED"/>
    <w:rsid w:val="009E03F2"/>
    <w:rsid w:val="009E04CF"/>
    <w:rsid w:val="009E050C"/>
    <w:rsid w:val="009E0613"/>
    <w:rsid w:val="009E091F"/>
    <w:rsid w:val="009E1182"/>
    <w:rsid w:val="009E11C4"/>
    <w:rsid w:val="009E14A5"/>
    <w:rsid w:val="009E1D0A"/>
    <w:rsid w:val="009E1F3A"/>
    <w:rsid w:val="009E21FA"/>
    <w:rsid w:val="009E2BD8"/>
    <w:rsid w:val="009E2D51"/>
    <w:rsid w:val="009E3210"/>
    <w:rsid w:val="009E33F1"/>
    <w:rsid w:val="009E3B66"/>
    <w:rsid w:val="009E3E16"/>
    <w:rsid w:val="009E4131"/>
    <w:rsid w:val="009E478A"/>
    <w:rsid w:val="009E4CEA"/>
    <w:rsid w:val="009E4EC7"/>
    <w:rsid w:val="009E518A"/>
    <w:rsid w:val="009E5364"/>
    <w:rsid w:val="009E56F4"/>
    <w:rsid w:val="009E5744"/>
    <w:rsid w:val="009E5937"/>
    <w:rsid w:val="009E621A"/>
    <w:rsid w:val="009E639F"/>
    <w:rsid w:val="009E63F4"/>
    <w:rsid w:val="009E6AE3"/>
    <w:rsid w:val="009E6B19"/>
    <w:rsid w:val="009E6B8D"/>
    <w:rsid w:val="009E6C86"/>
    <w:rsid w:val="009E702F"/>
    <w:rsid w:val="009E784E"/>
    <w:rsid w:val="009E7ADB"/>
    <w:rsid w:val="009E7B56"/>
    <w:rsid w:val="009E7B89"/>
    <w:rsid w:val="009F0027"/>
    <w:rsid w:val="009F0114"/>
    <w:rsid w:val="009F03F5"/>
    <w:rsid w:val="009F05A1"/>
    <w:rsid w:val="009F0815"/>
    <w:rsid w:val="009F0838"/>
    <w:rsid w:val="009F0999"/>
    <w:rsid w:val="009F0C98"/>
    <w:rsid w:val="009F144E"/>
    <w:rsid w:val="009F17F4"/>
    <w:rsid w:val="009F1912"/>
    <w:rsid w:val="009F1B12"/>
    <w:rsid w:val="009F1BAB"/>
    <w:rsid w:val="009F22C6"/>
    <w:rsid w:val="009F239B"/>
    <w:rsid w:val="009F25CD"/>
    <w:rsid w:val="009F2869"/>
    <w:rsid w:val="009F2C66"/>
    <w:rsid w:val="009F2D64"/>
    <w:rsid w:val="009F305B"/>
    <w:rsid w:val="009F323E"/>
    <w:rsid w:val="009F32CF"/>
    <w:rsid w:val="009F339A"/>
    <w:rsid w:val="009F383C"/>
    <w:rsid w:val="009F3BE8"/>
    <w:rsid w:val="009F3D7C"/>
    <w:rsid w:val="009F41DB"/>
    <w:rsid w:val="009F4230"/>
    <w:rsid w:val="009F42B3"/>
    <w:rsid w:val="009F43ED"/>
    <w:rsid w:val="009F4BCD"/>
    <w:rsid w:val="009F4FA8"/>
    <w:rsid w:val="009F50BD"/>
    <w:rsid w:val="009F533D"/>
    <w:rsid w:val="009F535B"/>
    <w:rsid w:val="009F5501"/>
    <w:rsid w:val="009F5E5D"/>
    <w:rsid w:val="009F5EE4"/>
    <w:rsid w:val="009F5FBE"/>
    <w:rsid w:val="009F60B5"/>
    <w:rsid w:val="009F6197"/>
    <w:rsid w:val="009F623B"/>
    <w:rsid w:val="009F631A"/>
    <w:rsid w:val="009F632A"/>
    <w:rsid w:val="009F66AE"/>
    <w:rsid w:val="009F66ED"/>
    <w:rsid w:val="009F68A2"/>
    <w:rsid w:val="009F69F9"/>
    <w:rsid w:val="009F7971"/>
    <w:rsid w:val="009F7A65"/>
    <w:rsid w:val="009F7A99"/>
    <w:rsid w:val="009F7E3E"/>
    <w:rsid w:val="00A0000A"/>
    <w:rsid w:val="00A00150"/>
    <w:rsid w:val="00A00328"/>
    <w:rsid w:val="00A003B7"/>
    <w:rsid w:val="00A00AF6"/>
    <w:rsid w:val="00A010A7"/>
    <w:rsid w:val="00A0113F"/>
    <w:rsid w:val="00A011C2"/>
    <w:rsid w:val="00A01284"/>
    <w:rsid w:val="00A0137B"/>
    <w:rsid w:val="00A014C9"/>
    <w:rsid w:val="00A01562"/>
    <w:rsid w:val="00A01D63"/>
    <w:rsid w:val="00A01D91"/>
    <w:rsid w:val="00A01EE1"/>
    <w:rsid w:val="00A02239"/>
    <w:rsid w:val="00A024EA"/>
    <w:rsid w:val="00A026D8"/>
    <w:rsid w:val="00A02D75"/>
    <w:rsid w:val="00A02E37"/>
    <w:rsid w:val="00A02FD8"/>
    <w:rsid w:val="00A03929"/>
    <w:rsid w:val="00A03B38"/>
    <w:rsid w:val="00A03B65"/>
    <w:rsid w:val="00A03CA5"/>
    <w:rsid w:val="00A0458F"/>
    <w:rsid w:val="00A04969"/>
    <w:rsid w:val="00A04A6A"/>
    <w:rsid w:val="00A04D01"/>
    <w:rsid w:val="00A04F44"/>
    <w:rsid w:val="00A0527D"/>
    <w:rsid w:val="00A05291"/>
    <w:rsid w:val="00A053AC"/>
    <w:rsid w:val="00A0573B"/>
    <w:rsid w:val="00A05875"/>
    <w:rsid w:val="00A05978"/>
    <w:rsid w:val="00A05A21"/>
    <w:rsid w:val="00A05D10"/>
    <w:rsid w:val="00A05FC0"/>
    <w:rsid w:val="00A0628A"/>
    <w:rsid w:val="00A06471"/>
    <w:rsid w:val="00A066B5"/>
    <w:rsid w:val="00A068BD"/>
    <w:rsid w:val="00A06FDB"/>
    <w:rsid w:val="00A070AE"/>
    <w:rsid w:val="00A07189"/>
    <w:rsid w:val="00A0724E"/>
    <w:rsid w:val="00A073BC"/>
    <w:rsid w:val="00A07774"/>
    <w:rsid w:val="00A0790F"/>
    <w:rsid w:val="00A07A6F"/>
    <w:rsid w:val="00A07AA4"/>
    <w:rsid w:val="00A10450"/>
    <w:rsid w:val="00A104F8"/>
    <w:rsid w:val="00A1052F"/>
    <w:rsid w:val="00A107E0"/>
    <w:rsid w:val="00A10839"/>
    <w:rsid w:val="00A108FC"/>
    <w:rsid w:val="00A10963"/>
    <w:rsid w:val="00A10B8F"/>
    <w:rsid w:val="00A10BDF"/>
    <w:rsid w:val="00A11033"/>
    <w:rsid w:val="00A11946"/>
    <w:rsid w:val="00A12045"/>
    <w:rsid w:val="00A1255D"/>
    <w:rsid w:val="00A12626"/>
    <w:rsid w:val="00A12EB7"/>
    <w:rsid w:val="00A12EFB"/>
    <w:rsid w:val="00A1344A"/>
    <w:rsid w:val="00A13549"/>
    <w:rsid w:val="00A13579"/>
    <w:rsid w:val="00A136E1"/>
    <w:rsid w:val="00A1379A"/>
    <w:rsid w:val="00A13932"/>
    <w:rsid w:val="00A13A86"/>
    <w:rsid w:val="00A13E1B"/>
    <w:rsid w:val="00A13E5C"/>
    <w:rsid w:val="00A13EF3"/>
    <w:rsid w:val="00A13F39"/>
    <w:rsid w:val="00A14564"/>
    <w:rsid w:val="00A14B98"/>
    <w:rsid w:val="00A14C98"/>
    <w:rsid w:val="00A14E0A"/>
    <w:rsid w:val="00A14FE7"/>
    <w:rsid w:val="00A15588"/>
    <w:rsid w:val="00A15650"/>
    <w:rsid w:val="00A15BD3"/>
    <w:rsid w:val="00A15C6A"/>
    <w:rsid w:val="00A15EE2"/>
    <w:rsid w:val="00A1656D"/>
    <w:rsid w:val="00A1667F"/>
    <w:rsid w:val="00A16723"/>
    <w:rsid w:val="00A168A6"/>
    <w:rsid w:val="00A169EE"/>
    <w:rsid w:val="00A16A54"/>
    <w:rsid w:val="00A17056"/>
    <w:rsid w:val="00A17108"/>
    <w:rsid w:val="00A17590"/>
    <w:rsid w:val="00A17ED5"/>
    <w:rsid w:val="00A206C6"/>
    <w:rsid w:val="00A208FF"/>
    <w:rsid w:val="00A20BBC"/>
    <w:rsid w:val="00A20D49"/>
    <w:rsid w:val="00A20E97"/>
    <w:rsid w:val="00A21028"/>
    <w:rsid w:val="00A21049"/>
    <w:rsid w:val="00A21304"/>
    <w:rsid w:val="00A21615"/>
    <w:rsid w:val="00A21659"/>
    <w:rsid w:val="00A21A1F"/>
    <w:rsid w:val="00A21AC3"/>
    <w:rsid w:val="00A21B2C"/>
    <w:rsid w:val="00A2208B"/>
    <w:rsid w:val="00A221BE"/>
    <w:rsid w:val="00A2226A"/>
    <w:rsid w:val="00A222F3"/>
    <w:rsid w:val="00A225EC"/>
    <w:rsid w:val="00A22784"/>
    <w:rsid w:val="00A22828"/>
    <w:rsid w:val="00A22939"/>
    <w:rsid w:val="00A22C38"/>
    <w:rsid w:val="00A2312F"/>
    <w:rsid w:val="00A2314B"/>
    <w:rsid w:val="00A23191"/>
    <w:rsid w:val="00A231E5"/>
    <w:rsid w:val="00A235D2"/>
    <w:rsid w:val="00A236F9"/>
    <w:rsid w:val="00A23AA6"/>
    <w:rsid w:val="00A23F5C"/>
    <w:rsid w:val="00A23FCD"/>
    <w:rsid w:val="00A2401B"/>
    <w:rsid w:val="00A2411F"/>
    <w:rsid w:val="00A2462D"/>
    <w:rsid w:val="00A2479F"/>
    <w:rsid w:val="00A24D97"/>
    <w:rsid w:val="00A24F54"/>
    <w:rsid w:val="00A25044"/>
    <w:rsid w:val="00A2525A"/>
    <w:rsid w:val="00A25AC1"/>
    <w:rsid w:val="00A25B91"/>
    <w:rsid w:val="00A25F55"/>
    <w:rsid w:val="00A25FBE"/>
    <w:rsid w:val="00A26406"/>
    <w:rsid w:val="00A264F5"/>
    <w:rsid w:val="00A26921"/>
    <w:rsid w:val="00A26CC4"/>
    <w:rsid w:val="00A27237"/>
    <w:rsid w:val="00A272E6"/>
    <w:rsid w:val="00A27332"/>
    <w:rsid w:val="00A27515"/>
    <w:rsid w:val="00A27524"/>
    <w:rsid w:val="00A27989"/>
    <w:rsid w:val="00A27CBA"/>
    <w:rsid w:val="00A27ED5"/>
    <w:rsid w:val="00A27F04"/>
    <w:rsid w:val="00A3058A"/>
    <w:rsid w:val="00A30592"/>
    <w:rsid w:val="00A30747"/>
    <w:rsid w:val="00A30A5F"/>
    <w:rsid w:val="00A30C7C"/>
    <w:rsid w:val="00A30E99"/>
    <w:rsid w:val="00A30ED0"/>
    <w:rsid w:val="00A3170E"/>
    <w:rsid w:val="00A31734"/>
    <w:rsid w:val="00A319D4"/>
    <w:rsid w:val="00A320B1"/>
    <w:rsid w:val="00A32145"/>
    <w:rsid w:val="00A329B8"/>
    <w:rsid w:val="00A330F4"/>
    <w:rsid w:val="00A331C7"/>
    <w:rsid w:val="00A33342"/>
    <w:rsid w:val="00A33AEC"/>
    <w:rsid w:val="00A33B53"/>
    <w:rsid w:val="00A33EE0"/>
    <w:rsid w:val="00A341A1"/>
    <w:rsid w:val="00A34408"/>
    <w:rsid w:val="00A349ED"/>
    <w:rsid w:val="00A34E52"/>
    <w:rsid w:val="00A34E76"/>
    <w:rsid w:val="00A34EE4"/>
    <w:rsid w:val="00A352AA"/>
    <w:rsid w:val="00A3540A"/>
    <w:rsid w:val="00A35543"/>
    <w:rsid w:val="00A35635"/>
    <w:rsid w:val="00A35DCC"/>
    <w:rsid w:val="00A36249"/>
    <w:rsid w:val="00A362BE"/>
    <w:rsid w:val="00A3658B"/>
    <w:rsid w:val="00A36941"/>
    <w:rsid w:val="00A369EB"/>
    <w:rsid w:val="00A36A14"/>
    <w:rsid w:val="00A36DC5"/>
    <w:rsid w:val="00A36ECF"/>
    <w:rsid w:val="00A370C7"/>
    <w:rsid w:val="00A3724D"/>
    <w:rsid w:val="00A373B7"/>
    <w:rsid w:val="00A3764B"/>
    <w:rsid w:val="00A378CD"/>
    <w:rsid w:val="00A37B4B"/>
    <w:rsid w:val="00A37E92"/>
    <w:rsid w:val="00A37F8E"/>
    <w:rsid w:val="00A40058"/>
    <w:rsid w:val="00A4014A"/>
    <w:rsid w:val="00A40591"/>
    <w:rsid w:val="00A405F2"/>
    <w:rsid w:val="00A40759"/>
    <w:rsid w:val="00A407D2"/>
    <w:rsid w:val="00A4087B"/>
    <w:rsid w:val="00A40889"/>
    <w:rsid w:val="00A408B4"/>
    <w:rsid w:val="00A40C90"/>
    <w:rsid w:val="00A40D8E"/>
    <w:rsid w:val="00A40EDB"/>
    <w:rsid w:val="00A40EFD"/>
    <w:rsid w:val="00A40EFE"/>
    <w:rsid w:val="00A411CA"/>
    <w:rsid w:val="00A41219"/>
    <w:rsid w:val="00A41578"/>
    <w:rsid w:val="00A41D2C"/>
    <w:rsid w:val="00A41DFB"/>
    <w:rsid w:val="00A41E3E"/>
    <w:rsid w:val="00A41FA5"/>
    <w:rsid w:val="00A41FC2"/>
    <w:rsid w:val="00A420FF"/>
    <w:rsid w:val="00A421BB"/>
    <w:rsid w:val="00A4223B"/>
    <w:rsid w:val="00A42AC5"/>
    <w:rsid w:val="00A42CCE"/>
    <w:rsid w:val="00A43269"/>
    <w:rsid w:val="00A43325"/>
    <w:rsid w:val="00A435D6"/>
    <w:rsid w:val="00A435E5"/>
    <w:rsid w:val="00A43693"/>
    <w:rsid w:val="00A4379E"/>
    <w:rsid w:val="00A4388D"/>
    <w:rsid w:val="00A43A38"/>
    <w:rsid w:val="00A43B56"/>
    <w:rsid w:val="00A43C3B"/>
    <w:rsid w:val="00A43FDE"/>
    <w:rsid w:val="00A44008"/>
    <w:rsid w:val="00A445BF"/>
    <w:rsid w:val="00A445DE"/>
    <w:rsid w:val="00A4470B"/>
    <w:rsid w:val="00A44846"/>
    <w:rsid w:val="00A44B12"/>
    <w:rsid w:val="00A4528B"/>
    <w:rsid w:val="00A45442"/>
    <w:rsid w:val="00A45492"/>
    <w:rsid w:val="00A4560C"/>
    <w:rsid w:val="00A4562E"/>
    <w:rsid w:val="00A45665"/>
    <w:rsid w:val="00A45822"/>
    <w:rsid w:val="00A45E0B"/>
    <w:rsid w:val="00A463C6"/>
    <w:rsid w:val="00A463DB"/>
    <w:rsid w:val="00A466A2"/>
    <w:rsid w:val="00A466F9"/>
    <w:rsid w:val="00A46BE4"/>
    <w:rsid w:val="00A46D0B"/>
    <w:rsid w:val="00A46E92"/>
    <w:rsid w:val="00A4734C"/>
    <w:rsid w:val="00A4735D"/>
    <w:rsid w:val="00A47582"/>
    <w:rsid w:val="00A47825"/>
    <w:rsid w:val="00A47A70"/>
    <w:rsid w:val="00A47DAA"/>
    <w:rsid w:val="00A5047B"/>
    <w:rsid w:val="00A50545"/>
    <w:rsid w:val="00A50668"/>
    <w:rsid w:val="00A50E17"/>
    <w:rsid w:val="00A50F4D"/>
    <w:rsid w:val="00A5114C"/>
    <w:rsid w:val="00A511F8"/>
    <w:rsid w:val="00A5122C"/>
    <w:rsid w:val="00A5158B"/>
    <w:rsid w:val="00A516D5"/>
    <w:rsid w:val="00A519B4"/>
    <w:rsid w:val="00A51E9D"/>
    <w:rsid w:val="00A5204C"/>
    <w:rsid w:val="00A52328"/>
    <w:rsid w:val="00A5273E"/>
    <w:rsid w:val="00A528B6"/>
    <w:rsid w:val="00A52F05"/>
    <w:rsid w:val="00A52FB7"/>
    <w:rsid w:val="00A53649"/>
    <w:rsid w:val="00A53682"/>
    <w:rsid w:val="00A536B1"/>
    <w:rsid w:val="00A53851"/>
    <w:rsid w:val="00A53A80"/>
    <w:rsid w:val="00A53C01"/>
    <w:rsid w:val="00A54248"/>
    <w:rsid w:val="00A5451C"/>
    <w:rsid w:val="00A545F4"/>
    <w:rsid w:val="00A54B43"/>
    <w:rsid w:val="00A54C09"/>
    <w:rsid w:val="00A54C7C"/>
    <w:rsid w:val="00A54E16"/>
    <w:rsid w:val="00A55053"/>
    <w:rsid w:val="00A5541C"/>
    <w:rsid w:val="00A5543A"/>
    <w:rsid w:val="00A5579E"/>
    <w:rsid w:val="00A55EB9"/>
    <w:rsid w:val="00A56AF0"/>
    <w:rsid w:val="00A56C9B"/>
    <w:rsid w:val="00A56FF7"/>
    <w:rsid w:val="00A57007"/>
    <w:rsid w:val="00A5716C"/>
    <w:rsid w:val="00A5726A"/>
    <w:rsid w:val="00A572BC"/>
    <w:rsid w:val="00A572D4"/>
    <w:rsid w:val="00A57855"/>
    <w:rsid w:val="00A579A2"/>
    <w:rsid w:val="00A57BE1"/>
    <w:rsid w:val="00A57C1E"/>
    <w:rsid w:val="00A6000E"/>
    <w:rsid w:val="00A606DA"/>
    <w:rsid w:val="00A60790"/>
    <w:rsid w:val="00A607EE"/>
    <w:rsid w:val="00A60CB7"/>
    <w:rsid w:val="00A60D8A"/>
    <w:rsid w:val="00A6134A"/>
    <w:rsid w:val="00A61429"/>
    <w:rsid w:val="00A617F0"/>
    <w:rsid w:val="00A61956"/>
    <w:rsid w:val="00A61A90"/>
    <w:rsid w:val="00A61E65"/>
    <w:rsid w:val="00A625A0"/>
    <w:rsid w:val="00A6287D"/>
    <w:rsid w:val="00A62983"/>
    <w:rsid w:val="00A629B7"/>
    <w:rsid w:val="00A62DE6"/>
    <w:rsid w:val="00A62EB4"/>
    <w:rsid w:val="00A62FE1"/>
    <w:rsid w:val="00A63030"/>
    <w:rsid w:val="00A632E1"/>
    <w:rsid w:val="00A635C8"/>
    <w:rsid w:val="00A63874"/>
    <w:rsid w:val="00A63BC0"/>
    <w:rsid w:val="00A63E45"/>
    <w:rsid w:val="00A63F9A"/>
    <w:rsid w:val="00A644C2"/>
    <w:rsid w:val="00A645F6"/>
    <w:rsid w:val="00A6461C"/>
    <w:rsid w:val="00A6465C"/>
    <w:rsid w:val="00A64AFF"/>
    <w:rsid w:val="00A64B6A"/>
    <w:rsid w:val="00A64BD3"/>
    <w:rsid w:val="00A64FF4"/>
    <w:rsid w:val="00A65281"/>
    <w:rsid w:val="00A65454"/>
    <w:rsid w:val="00A6559A"/>
    <w:rsid w:val="00A6578D"/>
    <w:rsid w:val="00A65865"/>
    <w:rsid w:val="00A65B18"/>
    <w:rsid w:val="00A65FBC"/>
    <w:rsid w:val="00A6612A"/>
    <w:rsid w:val="00A66244"/>
    <w:rsid w:val="00A66D2A"/>
    <w:rsid w:val="00A6701C"/>
    <w:rsid w:val="00A670A6"/>
    <w:rsid w:val="00A67164"/>
    <w:rsid w:val="00A67A08"/>
    <w:rsid w:val="00A67AA2"/>
    <w:rsid w:val="00A67AF7"/>
    <w:rsid w:val="00A67BF4"/>
    <w:rsid w:val="00A67CDD"/>
    <w:rsid w:val="00A67D11"/>
    <w:rsid w:val="00A67D3F"/>
    <w:rsid w:val="00A70093"/>
    <w:rsid w:val="00A7013F"/>
    <w:rsid w:val="00A701C3"/>
    <w:rsid w:val="00A70580"/>
    <w:rsid w:val="00A706C6"/>
    <w:rsid w:val="00A70E51"/>
    <w:rsid w:val="00A70FBA"/>
    <w:rsid w:val="00A70FC6"/>
    <w:rsid w:val="00A70FE7"/>
    <w:rsid w:val="00A7109F"/>
    <w:rsid w:val="00A7115C"/>
    <w:rsid w:val="00A71222"/>
    <w:rsid w:val="00A71443"/>
    <w:rsid w:val="00A71505"/>
    <w:rsid w:val="00A716E8"/>
    <w:rsid w:val="00A71992"/>
    <w:rsid w:val="00A71A08"/>
    <w:rsid w:val="00A71A4E"/>
    <w:rsid w:val="00A72166"/>
    <w:rsid w:val="00A726D7"/>
    <w:rsid w:val="00A72887"/>
    <w:rsid w:val="00A72A92"/>
    <w:rsid w:val="00A72B0D"/>
    <w:rsid w:val="00A72CE3"/>
    <w:rsid w:val="00A72CF6"/>
    <w:rsid w:val="00A7315C"/>
    <w:rsid w:val="00A73168"/>
    <w:rsid w:val="00A7330D"/>
    <w:rsid w:val="00A73C0B"/>
    <w:rsid w:val="00A73D50"/>
    <w:rsid w:val="00A740CE"/>
    <w:rsid w:val="00A74192"/>
    <w:rsid w:val="00A74306"/>
    <w:rsid w:val="00A7437F"/>
    <w:rsid w:val="00A74BB6"/>
    <w:rsid w:val="00A74E0F"/>
    <w:rsid w:val="00A74E92"/>
    <w:rsid w:val="00A750B2"/>
    <w:rsid w:val="00A75268"/>
    <w:rsid w:val="00A752A3"/>
    <w:rsid w:val="00A752CD"/>
    <w:rsid w:val="00A754E6"/>
    <w:rsid w:val="00A756ED"/>
    <w:rsid w:val="00A7579B"/>
    <w:rsid w:val="00A7586C"/>
    <w:rsid w:val="00A75D27"/>
    <w:rsid w:val="00A75D6B"/>
    <w:rsid w:val="00A75F78"/>
    <w:rsid w:val="00A75F9C"/>
    <w:rsid w:val="00A76884"/>
    <w:rsid w:val="00A779C4"/>
    <w:rsid w:val="00A77ABA"/>
    <w:rsid w:val="00A77CA7"/>
    <w:rsid w:val="00A80485"/>
    <w:rsid w:val="00A80584"/>
    <w:rsid w:val="00A80B31"/>
    <w:rsid w:val="00A8112C"/>
    <w:rsid w:val="00A81A27"/>
    <w:rsid w:val="00A81BD1"/>
    <w:rsid w:val="00A82816"/>
    <w:rsid w:val="00A82A45"/>
    <w:rsid w:val="00A82B11"/>
    <w:rsid w:val="00A82EB2"/>
    <w:rsid w:val="00A83697"/>
    <w:rsid w:val="00A8383A"/>
    <w:rsid w:val="00A83C09"/>
    <w:rsid w:val="00A83D11"/>
    <w:rsid w:val="00A83D69"/>
    <w:rsid w:val="00A83E9D"/>
    <w:rsid w:val="00A8440D"/>
    <w:rsid w:val="00A844CF"/>
    <w:rsid w:val="00A845A8"/>
    <w:rsid w:val="00A8479E"/>
    <w:rsid w:val="00A84975"/>
    <w:rsid w:val="00A84FE9"/>
    <w:rsid w:val="00A85849"/>
    <w:rsid w:val="00A85A90"/>
    <w:rsid w:val="00A865F4"/>
    <w:rsid w:val="00A8689C"/>
    <w:rsid w:val="00A869AC"/>
    <w:rsid w:val="00A870D9"/>
    <w:rsid w:val="00A875D5"/>
    <w:rsid w:val="00A87770"/>
    <w:rsid w:val="00A87A30"/>
    <w:rsid w:val="00A87BFC"/>
    <w:rsid w:val="00A87C3C"/>
    <w:rsid w:val="00A87F93"/>
    <w:rsid w:val="00A90304"/>
    <w:rsid w:val="00A90440"/>
    <w:rsid w:val="00A90749"/>
    <w:rsid w:val="00A90A7B"/>
    <w:rsid w:val="00A90F97"/>
    <w:rsid w:val="00A910CF"/>
    <w:rsid w:val="00A9144F"/>
    <w:rsid w:val="00A9152D"/>
    <w:rsid w:val="00A91946"/>
    <w:rsid w:val="00A919FA"/>
    <w:rsid w:val="00A91D13"/>
    <w:rsid w:val="00A92218"/>
    <w:rsid w:val="00A925B4"/>
    <w:rsid w:val="00A92769"/>
    <w:rsid w:val="00A92D4B"/>
    <w:rsid w:val="00A92DC7"/>
    <w:rsid w:val="00A92F29"/>
    <w:rsid w:val="00A931B2"/>
    <w:rsid w:val="00A936DF"/>
    <w:rsid w:val="00A937D5"/>
    <w:rsid w:val="00A93870"/>
    <w:rsid w:val="00A93A6B"/>
    <w:rsid w:val="00A93F9D"/>
    <w:rsid w:val="00A93FDE"/>
    <w:rsid w:val="00A93FDF"/>
    <w:rsid w:val="00A94216"/>
    <w:rsid w:val="00A94297"/>
    <w:rsid w:val="00A94379"/>
    <w:rsid w:val="00A94383"/>
    <w:rsid w:val="00A9446E"/>
    <w:rsid w:val="00A94701"/>
    <w:rsid w:val="00A947EE"/>
    <w:rsid w:val="00A9486C"/>
    <w:rsid w:val="00A953D3"/>
    <w:rsid w:val="00A95801"/>
    <w:rsid w:val="00A95807"/>
    <w:rsid w:val="00A95D0E"/>
    <w:rsid w:val="00A95D5F"/>
    <w:rsid w:val="00A95F11"/>
    <w:rsid w:val="00A95F37"/>
    <w:rsid w:val="00A965B4"/>
    <w:rsid w:val="00A9701A"/>
    <w:rsid w:val="00A9719E"/>
    <w:rsid w:val="00A974B2"/>
    <w:rsid w:val="00A97A24"/>
    <w:rsid w:val="00A97B14"/>
    <w:rsid w:val="00A97BD5"/>
    <w:rsid w:val="00A97BED"/>
    <w:rsid w:val="00A97CF3"/>
    <w:rsid w:val="00AA0116"/>
    <w:rsid w:val="00AA0286"/>
    <w:rsid w:val="00AA0615"/>
    <w:rsid w:val="00AA09C6"/>
    <w:rsid w:val="00AA0C18"/>
    <w:rsid w:val="00AA0DEF"/>
    <w:rsid w:val="00AA0EB9"/>
    <w:rsid w:val="00AA1089"/>
    <w:rsid w:val="00AA172A"/>
    <w:rsid w:val="00AA179F"/>
    <w:rsid w:val="00AA1A9E"/>
    <w:rsid w:val="00AA1AB2"/>
    <w:rsid w:val="00AA23F1"/>
    <w:rsid w:val="00AA266D"/>
    <w:rsid w:val="00AA2707"/>
    <w:rsid w:val="00AA2D0F"/>
    <w:rsid w:val="00AA33EE"/>
    <w:rsid w:val="00AA3548"/>
    <w:rsid w:val="00AA3AEE"/>
    <w:rsid w:val="00AA41B8"/>
    <w:rsid w:val="00AA48E5"/>
    <w:rsid w:val="00AA4AE5"/>
    <w:rsid w:val="00AA5019"/>
    <w:rsid w:val="00AA5A97"/>
    <w:rsid w:val="00AA5FF0"/>
    <w:rsid w:val="00AA618F"/>
    <w:rsid w:val="00AA668F"/>
    <w:rsid w:val="00AA6A8E"/>
    <w:rsid w:val="00AA6B64"/>
    <w:rsid w:val="00AA713C"/>
    <w:rsid w:val="00AA71FD"/>
    <w:rsid w:val="00AA747C"/>
    <w:rsid w:val="00AA74A2"/>
    <w:rsid w:val="00AA74B0"/>
    <w:rsid w:val="00AA774A"/>
    <w:rsid w:val="00AA78CC"/>
    <w:rsid w:val="00AA78DA"/>
    <w:rsid w:val="00AA7959"/>
    <w:rsid w:val="00AB09E2"/>
    <w:rsid w:val="00AB0ABA"/>
    <w:rsid w:val="00AB0D1F"/>
    <w:rsid w:val="00AB14F2"/>
    <w:rsid w:val="00AB156C"/>
    <w:rsid w:val="00AB1998"/>
    <w:rsid w:val="00AB1CC2"/>
    <w:rsid w:val="00AB1E57"/>
    <w:rsid w:val="00AB2425"/>
    <w:rsid w:val="00AB2513"/>
    <w:rsid w:val="00AB25D4"/>
    <w:rsid w:val="00AB284D"/>
    <w:rsid w:val="00AB2B9A"/>
    <w:rsid w:val="00AB2C0F"/>
    <w:rsid w:val="00AB2C54"/>
    <w:rsid w:val="00AB2DC6"/>
    <w:rsid w:val="00AB2DFA"/>
    <w:rsid w:val="00AB30D5"/>
    <w:rsid w:val="00AB30F8"/>
    <w:rsid w:val="00AB33CF"/>
    <w:rsid w:val="00AB3411"/>
    <w:rsid w:val="00AB389B"/>
    <w:rsid w:val="00AB3AC4"/>
    <w:rsid w:val="00AB3C42"/>
    <w:rsid w:val="00AB3C7A"/>
    <w:rsid w:val="00AB3C92"/>
    <w:rsid w:val="00AB3D4D"/>
    <w:rsid w:val="00AB451E"/>
    <w:rsid w:val="00AB4C14"/>
    <w:rsid w:val="00AB4CCD"/>
    <w:rsid w:val="00AB507D"/>
    <w:rsid w:val="00AB5B5C"/>
    <w:rsid w:val="00AB5DD5"/>
    <w:rsid w:val="00AB5F75"/>
    <w:rsid w:val="00AB6208"/>
    <w:rsid w:val="00AB62BA"/>
    <w:rsid w:val="00AB66D1"/>
    <w:rsid w:val="00AB6F8E"/>
    <w:rsid w:val="00AB7136"/>
    <w:rsid w:val="00AB770B"/>
    <w:rsid w:val="00AB78CD"/>
    <w:rsid w:val="00AB78E7"/>
    <w:rsid w:val="00AB7A6D"/>
    <w:rsid w:val="00AB7E04"/>
    <w:rsid w:val="00AB7F7F"/>
    <w:rsid w:val="00AC00D5"/>
    <w:rsid w:val="00AC031D"/>
    <w:rsid w:val="00AC0586"/>
    <w:rsid w:val="00AC0593"/>
    <w:rsid w:val="00AC062E"/>
    <w:rsid w:val="00AC07C1"/>
    <w:rsid w:val="00AC0EB3"/>
    <w:rsid w:val="00AC1301"/>
    <w:rsid w:val="00AC1452"/>
    <w:rsid w:val="00AC15B1"/>
    <w:rsid w:val="00AC16E9"/>
    <w:rsid w:val="00AC1B1F"/>
    <w:rsid w:val="00AC1D86"/>
    <w:rsid w:val="00AC1DA0"/>
    <w:rsid w:val="00AC2B5A"/>
    <w:rsid w:val="00AC2C2F"/>
    <w:rsid w:val="00AC31CF"/>
    <w:rsid w:val="00AC35B3"/>
    <w:rsid w:val="00AC38C7"/>
    <w:rsid w:val="00AC394A"/>
    <w:rsid w:val="00AC3967"/>
    <w:rsid w:val="00AC3A6C"/>
    <w:rsid w:val="00AC3C0A"/>
    <w:rsid w:val="00AC3C71"/>
    <w:rsid w:val="00AC3EB4"/>
    <w:rsid w:val="00AC3F03"/>
    <w:rsid w:val="00AC4130"/>
    <w:rsid w:val="00AC423A"/>
    <w:rsid w:val="00AC43E0"/>
    <w:rsid w:val="00AC4883"/>
    <w:rsid w:val="00AC489E"/>
    <w:rsid w:val="00AC48A0"/>
    <w:rsid w:val="00AC4C60"/>
    <w:rsid w:val="00AC4CD9"/>
    <w:rsid w:val="00AC5753"/>
    <w:rsid w:val="00AC5802"/>
    <w:rsid w:val="00AC59E4"/>
    <w:rsid w:val="00AC5CA8"/>
    <w:rsid w:val="00AC5DAE"/>
    <w:rsid w:val="00AC5EF4"/>
    <w:rsid w:val="00AC613A"/>
    <w:rsid w:val="00AC6425"/>
    <w:rsid w:val="00AC6504"/>
    <w:rsid w:val="00AC6606"/>
    <w:rsid w:val="00AC66BE"/>
    <w:rsid w:val="00AC68E8"/>
    <w:rsid w:val="00AC6BC2"/>
    <w:rsid w:val="00AC6D3C"/>
    <w:rsid w:val="00AC732A"/>
    <w:rsid w:val="00AC7520"/>
    <w:rsid w:val="00AC7659"/>
    <w:rsid w:val="00AC7BDC"/>
    <w:rsid w:val="00AD01B1"/>
    <w:rsid w:val="00AD0288"/>
    <w:rsid w:val="00AD07CB"/>
    <w:rsid w:val="00AD0CA1"/>
    <w:rsid w:val="00AD0D1C"/>
    <w:rsid w:val="00AD0F02"/>
    <w:rsid w:val="00AD13D1"/>
    <w:rsid w:val="00AD14F5"/>
    <w:rsid w:val="00AD152A"/>
    <w:rsid w:val="00AD1762"/>
    <w:rsid w:val="00AD1864"/>
    <w:rsid w:val="00AD1970"/>
    <w:rsid w:val="00AD1A61"/>
    <w:rsid w:val="00AD1B69"/>
    <w:rsid w:val="00AD1DBF"/>
    <w:rsid w:val="00AD2064"/>
    <w:rsid w:val="00AD24DA"/>
    <w:rsid w:val="00AD2BD4"/>
    <w:rsid w:val="00AD2EE5"/>
    <w:rsid w:val="00AD3810"/>
    <w:rsid w:val="00AD3AFF"/>
    <w:rsid w:val="00AD3D58"/>
    <w:rsid w:val="00AD3F29"/>
    <w:rsid w:val="00AD44D6"/>
    <w:rsid w:val="00AD4521"/>
    <w:rsid w:val="00AD4EA5"/>
    <w:rsid w:val="00AD5785"/>
    <w:rsid w:val="00AD584B"/>
    <w:rsid w:val="00AD5A3D"/>
    <w:rsid w:val="00AD5C2C"/>
    <w:rsid w:val="00AD5CBC"/>
    <w:rsid w:val="00AD5D29"/>
    <w:rsid w:val="00AD62FA"/>
    <w:rsid w:val="00AD6417"/>
    <w:rsid w:val="00AD6455"/>
    <w:rsid w:val="00AD6492"/>
    <w:rsid w:val="00AD693A"/>
    <w:rsid w:val="00AD698E"/>
    <w:rsid w:val="00AD6B19"/>
    <w:rsid w:val="00AD6B53"/>
    <w:rsid w:val="00AD6BDE"/>
    <w:rsid w:val="00AD6D45"/>
    <w:rsid w:val="00AD6EC8"/>
    <w:rsid w:val="00AD6F88"/>
    <w:rsid w:val="00AD741D"/>
    <w:rsid w:val="00AD76D4"/>
    <w:rsid w:val="00AD7F37"/>
    <w:rsid w:val="00AE007F"/>
    <w:rsid w:val="00AE00D1"/>
    <w:rsid w:val="00AE0104"/>
    <w:rsid w:val="00AE013C"/>
    <w:rsid w:val="00AE0177"/>
    <w:rsid w:val="00AE0750"/>
    <w:rsid w:val="00AE07B6"/>
    <w:rsid w:val="00AE0935"/>
    <w:rsid w:val="00AE0E5D"/>
    <w:rsid w:val="00AE14AE"/>
    <w:rsid w:val="00AE1788"/>
    <w:rsid w:val="00AE17F6"/>
    <w:rsid w:val="00AE1A94"/>
    <w:rsid w:val="00AE1B18"/>
    <w:rsid w:val="00AE1B90"/>
    <w:rsid w:val="00AE1D95"/>
    <w:rsid w:val="00AE1E0B"/>
    <w:rsid w:val="00AE1E6A"/>
    <w:rsid w:val="00AE1EEF"/>
    <w:rsid w:val="00AE1F9C"/>
    <w:rsid w:val="00AE2149"/>
    <w:rsid w:val="00AE24AC"/>
    <w:rsid w:val="00AE27AA"/>
    <w:rsid w:val="00AE27CF"/>
    <w:rsid w:val="00AE2966"/>
    <w:rsid w:val="00AE2BB8"/>
    <w:rsid w:val="00AE2F39"/>
    <w:rsid w:val="00AE3524"/>
    <w:rsid w:val="00AE3718"/>
    <w:rsid w:val="00AE3965"/>
    <w:rsid w:val="00AE468E"/>
    <w:rsid w:val="00AE48FF"/>
    <w:rsid w:val="00AE4AA7"/>
    <w:rsid w:val="00AE4BFE"/>
    <w:rsid w:val="00AE4C73"/>
    <w:rsid w:val="00AE5214"/>
    <w:rsid w:val="00AE57E0"/>
    <w:rsid w:val="00AE586C"/>
    <w:rsid w:val="00AE58C8"/>
    <w:rsid w:val="00AE5A62"/>
    <w:rsid w:val="00AE5C47"/>
    <w:rsid w:val="00AE5D91"/>
    <w:rsid w:val="00AE5ECE"/>
    <w:rsid w:val="00AE5FC0"/>
    <w:rsid w:val="00AE66E4"/>
    <w:rsid w:val="00AE6856"/>
    <w:rsid w:val="00AE6978"/>
    <w:rsid w:val="00AE69E9"/>
    <w:rsid w:val="00AE6B69"/>
    <w:rsid w:val="00AE6D1E"/>
    <w:rsid w:val="00AE6D8A"/>
    <w:rsid w:val="00AE70C7"/>
    <w:rsid w:val="00AE74E7"/>
    <w:rsid w:val="00AE76A5"/>
    <w:rsid w:val="00AE7716"/>
    <w:rsid w:val="00AE774A"/>
    <w:rsid w:val="00AE7911"/>
    <w:rsid w:val="00AE7AFA"/>
    <w:rsid w:val="00AF0326"/>
    <w:rsid w:val="00AF0525"/>
    <w:rsid w:val="00AF067E"/>
    <w:rsid w:val="00AF0761"/>
    <w:rsid w:val="00AF07EC"/>
    <w:rsid w:val="00AF0803"/>
    <w:rsid w:val="00AF0982"/>
    <w:rsid w:val="00AF1093"/>
    <w:rsid w:val="00AF10C6"/>
    <w:rsid w:val="00AF12DE"/>
    <w:rsid w:val="00AF16A8"/>
    <w:rsid w:val="00AF17D2"/>
    <w:rsid w:val="00AF213B"/>
    <w:rsid w:val="00AF21B5"/>
    <w:rsid w:val="00AF2453"/>
    <w:rsid w:val="00AF253B"/>
    <w:rsid w:val="00AF2628"/>
    <w:rsid w:val="00AF2674"/>
    <w:rsid w:val="00AF27D2"/>
    <w:rsid w:val="00AF280A"/>
    <w:rsid w:val="00AF2871"/>
    <w:rsid w:val="00AF29F0"/>
    <w:rsid w:val="00AF2A68"/>
    <w:rsid w:val="00AF33A8"/>
    <w:rsid w:val="00AF3500"/>
    <w:rsid w:val="00AF3604"/>
    <w:rsid w:val="00AF3739"/>
    <w:rsid w:val="00AF3A9C"/>
    <w:rsid w:val="00AF3D18"/>
    <w:rsid w:val="00AF422D"/>
    <w:rsid w:val="00AF4275"/>
    <w:rsid w:val="00AF42ED"/>
    <w:rsid w:val="00AF45C5"/>
    <w:rsid w:val="00AF48B9"/>
    <w:rsid w:val="00AF4C31"/>
    <w:rsid w:val="00AF4EB3"/>
    <w:rsid w:val="00AF5238"/>
    <w:rsid w:val="00AF5B77"/>
    <w:rsid w:val="00AF5C9C"/>
    <w:rsid w:val="00AF60D2"/>
    <w:rsid w:val="00AF614D"/>
    <w:rsid w:val="00AF6256"/>
    <w:rsid w:val="00AF6525"/>
    <w:rsid w:val="00AF69A2"/>
    <w:rsid w:val="00AF6D99"/>
    <w:rsid w:val="00AF6F4E"/>
    <w:rsid w:val="00AF7099"/>
    <w:rsid w:val="00AF77E3"/>
    <w:rsid w:val="00AF7A4C"/>
    <w:rsid w:val="00AF7BC3"/>
    <w:rsid w:val="00AF7E31"/>
    <w:rsid w:val="00B00106"/>
    <w:rsid w:val="00B00192"/>
    <w:rsid w:val="00B0063D"/>
    <w:rsid w:val="00B0074C"/>
    <w:rsid w:val="00B00789"/>
    <w:rsid w:val="00B00B63"/>
    <w:rsid w:val="00B00E12"/>
    <w:rsid w:val="00B00FDD"/>
    <w:rsid w:val="00B0154F"/>
    <w:rsid w:val="00B0162F"/>
    <w:rsid w:val="00B01875"/>
    <w:rsid w:val="00B0201C"/>
    <w:rsid w:val="00B023D1"/>
    <w:rsid w:val="00B02533"/>
    <w:rsid w:val="00B02854"/>
    <w:rsid w:val="00B02AF4"/>
    <w:rsid w:val="00B02BFD"/>
    <w:rsid w:val="00B02EAF"/>
    <w:rsid w:val="00B031BE"/>
    <w:rsid w:val="00B0353A"/>
    <w:rsid w:val="00B03789"/>
    <w:rsid w:val="00B038F1"/>
    <w:rsid w:val="00B03954"/>
    <w:rsid w:val="00B039B2"/>
    <w:rsid w:val="00B03E8A"/>
    <w:rsid w:val="00B03E96"/>
    <w:rsid w:val="00B040B1"/>
    <w:rsid w:val="00B040B5"/>
    <w:rsid w:val="00B04250"/>
    <w:rsid w:val="00B0443C"/>
    <w:rsid w:val="00B046EC"/>
    <w:rsid w:val="00B04AFC"/>
    <w:rsid w:val="00B0515F"/>
    <w:rsid w:val="00B059C4"/>
    <w:rsid w:val="00B05B7F"/>
    <w:rsid w:val="00B06063"/>
    <w:rsid w:val="00B0615F"/>
    <w:rsid w:val="00B062DA"/>
    <w:rsid w:val="00B06336"/>
    <w:rsid w:val="00B06483"/>
    <w:rsid w:val="00B069E6"/>
    <w:rsid w:val="00B06D45"/>
    <w:rsid w:val="00B06DFF"/>
    <w:rsid w:val="00B07395"/>
    <w:rsid w:val="00B074C0"/>
    <w:rsid w:val="00B07551"/>
    <w:rsid w:val="00B07BD7"/>
    <w:rsid w:val="00B07E69"/>
    <w:rsid w:val="00B07EE8"/>
    <w:rsid w:val="00B07EFF"/>
    <w:rsid w:val="00B07F29"/>
    <w:rsid w:val="00B1069E"/>
    <w:rsid w:val="00B10E94"/>
    <w:rsid w:val="00B11008"/>
    <w:rsid w:val="00B1101F"/>
    <w:rsid w:val="00B113B2"/>
    <w:rsid w:val="00B11A9B"/>
    <w:rsid w:val="00B11B15"/>
    <w:rsid w:val="00B11C17"/>
    <w:rsid w:val="00B11C54"/>
    <w:rsid w:val="00B11D8C"/>
    <w:rsid w:val="00B12148"/>
    <w:rsid w:val="00B122EF"/>
    <w:rsid w:val="00B125CA"/>
    <w:rsid w:val="00B12697"/>
    <w:rsid w:val="00B12701"/>
    <w:rsid w:val="00B129BA"/>
    <w:rsid w:val="00B129EB"/>
    <w:rsid w:val="00B12A74"/>
    <w:rsid w:val="00B12AE5"/>
    <w:rsid w:val="00B12F6A"/>
    <w:rsid w:val="00B13368"/>
    <w:rsid w:val="00B13482"/>
    <w:rsid w:val="00B13689"/>
    <w:rsid w:val="00B13B79"/>
    <w:rsid w:val="00B13BCA"/>
    <w:rsid w:val="00B13C72"/>
    <w:rsid w:val="00B13CD6"/>
    <w:rsid w:val="00B142A8"/>
    <w:rsid w:val="00B142CF"/>
    <w:rsid w:val="00B14360"/>
    <w:rsid w:val="00B143A1"/>
    <w:rsid w:val="00B1443D"/>
    <w:rsid w:val="00B14449"/>
    <w:rsid w:val="00B14E29"/>
    <w:rsid w:val="00B14F13"/>
    <w:rsid w:val="00B1556C"/>
    <w:rsid w:val="00B15571"/>
    <w:rsid w:val="00B155A0"/>
    <w:rsid w:val="00B1573C"/>
    <w:rsid w:val="00B157F8"/>
    <w:rsid w:val="00B159FD"/>
    <w:rsid w:val="00B15EFD"/>
    <w:rsid w:val="00B16047"/>
    <w:rsid w:val="00B166DC"/>
    <w:rsid w:val="00B16B1E"/>
    <w:rsid w:val="00B177A2"/>
    <w:rsid w:val="00B17F8B"/>
    <w:rsid w:val="00B206EE"/>
    <w:rsid w:val="00B2072A"/>
    <w:rsid w:val="00B20C03"/>
    <w:rsid w:val="00B2129D"/>
    <w:rsid w:val="00B21301"/>
    <w:rsid w:val="00B215F4"/>
    <w:rsid w:val="00B21A5B"/>
    <w:rsid w:val="00B21C46"/>
    <w:rsid w:val="00B22021"/>
    <w:rsid w:val="00B2234B"/>
    <w:rsid w:val="00B22354"/>
    <w:rsid w:val="00B223DC"/>
    <w:rsid w:val="00B22B5B"/>
    <w:rsid w:val="00B22CE7"/>
    <w:rsid w:val="00B23167"/>
    <w:rsid w:val="00B231AD"/>
    <w:rsid w:val="00B23464"/>
    <w:rsid w:val="00B2362D"/>
    <w:rsid w:val="00B2391E"/>
    <w:rsid w:val="00B23F66"/>
    <w:rsid w:val="00B2473A"/>
    <w:rsid w:val="00B24762"/>
    <w:rsid w:val="00B247D8"/>
    <w:rsid w:val="00B24F40"/>
    <w:rsid w:val="00B25161"/>
    <w:rsid w:val="00B252DF"/>
    <w:rsid w:val="00B25410"/>
    <w:rsid w:val="00B257BA"/>
    <w:rsid w:val="00B25B52"/>
    <w:rsid w:val="00B25E94"/>
    <w:rsid w:val="00B25F1B"/>
    <w:rsid w:val="00B264BD"/>
    <w:rsid w:val="00B26572"/>
    <w:rsid w:val="00B26828"/>
    <w:rsid w:val="00B26891"/>
    <w:rsid w:val="00B26A5E"/>
    <w:rsid w:val="00B26FD8"/>
    <w:rsid w:val="00B2742A"/>
    <w:rsid w:val="00B27823"/>
    <w:rsid w:val="00B27911"/>
    <w:rsid w:val="00B27AB8"/>
    <w:rsid w:val="00B27C18"/>
    <w:rsid w:val="00B27D28"/>
    <w:rsid w:val="00B27D79"/>
    <w:rsid w:val="00B27FD4"/>
    <w:rsid w:val="00B302AC"/>
    <w:rsid w:val="00B302BA"/>
    <w:rsid w:val="00B30AC9"/>
    <w:rsid w:val="00B30C3F"/>
    <w:rsid w:val="00B31067"/>
    <w:rsid w:val="00B312E3"/>
    <w:rsid w:val="00B316E7"/>
    <w:rsid w:val="00B31A43"/>
    <w:rsid w:val="00B32444"/>
    <w:rsid w:val="00B32684"/>
    <w:rsid w:val="00B32796"/>
    <w:rsid w:val="00B32E59"/>
    <w:rsid w:val="00B332C4"/>
    <w:rsid w:val="00B334AE"/>
    <w:rsid w:val="00B33622"/>
    <w:rsid w:val="00B339C3"/>
    <w:rsid w:val="00B33D87"/>
    <w:rsid w:val="00B33E51"/>
    <w:rsid w:val="00B33EE0"/>
    <w:rsid w:val="00B3420A"/>
    <w:rsid w:val="00B34216"/>
    <w:rsid w:val="00B34693"/>
    <w:rsid w:val="00B34751"/>
    <w:rsid w:val="00B3477C"/>
    <w:rsid w:val="00B34A09"/>
    <w:rsid w:val="00B34C64"/>
    <w:rsid w:val="00B3531F"/>
    <w:rsid w:val="00B35437"/>
    <w:rsid w:val="00B355AE"/>
    <w:rsid w:val="00B360D7"/>
    <w:rsid w:val="00B36516"/>
    <w:rsid w:val="00B36636"/>
    <w:rsid w:val="00B3663E"/>
    <w:rsid w:val="00B366FF"/>
    <w:rsid w:val="00B36BE3"/>
    <w:rsid w:val="00B37426"/>
    <w:rsid w:val="00B3764E"/>
    <w:rsid w:val="00B37A28"/>
    <w:rsid w:val="00B37D40"/>
    <w:rsid w:val="00B37E85"/>
    <w:rsid w:val="00B400FB"/>
    <w:rsid w:val="00B401FA"/>
    <w:rsid w:val="00B4041C"/>
    <w:rsid w:val="00B404FB"/>
    <w:rsid w:val="00B409EB"/>
    <w:rsid w:val="00B40F81"/>
    <w:rsid w:val="00B4108E"/>
    <w:rsid w:val="00B416A5"/>
    <w:rsid w:val="00B41729"/>
    <w:rsid w:val="00B41B04"/>
    <w:rsid w:val="00B41B6D"/>
    <w:rsid w:val="00B41BEC"/>
    <w:rsid w:val="00B41DB5"/>
    <w:rsid w:val="00B41EC3"/>
    <w:rsid w:val="00B420C9"/>
    <w:rsid w:val="00B420CA"/>
    <w:rsid w:val="00B424B7"/>
    <w:rsid w:val="00B424FA"/>
    <w:rsid w:val="00B4273F"/>
    <w:rsid w:val="00B427D8"/>
    <w:rsid w:val="00B42D55"/>
    <w:rsid w:val="00B432B6"/>
    <w:rsid w:val="00B43382"/>
    <w:rsid w:val="00B436F6"/>
    <w:rsid w:val="00B43797"/>
    <w:rsid w:val="00B44668"/>
    <w:rsid w:val="00B446C9"/>
    <w:rsid w:val="00B44969"/>
    <w:rsid w:val="00B4499E"/>
    <w:rsid w:val="00B44D7B"/>
    <w:rsid w:val="00B45037"/>
    <w:rsid w:val="00B452B1"/>
    <w:rsid w:val="00B45355"/>
    <w:rsid w:val="00B45798"/>
    <w:rsid w:val="00B45AEF"/>
    <w:rsid w:val="00B45D55"/>
    <w:rsid w:val="00B45DCB"/>
    <w:rsid w:val="00B45F83"/>
    <w:rsid w:val="00B4621A"/>
    <w:rsid w:val="00B46440"/>
    <w:rsid w:val="00B46938"/>
    <w:rsid w:val="00B46B94"/>
    <w:rsid w:val="00B46C6A"/>
    <w:rsid w:val="00B46E96"/>
    <w:rsid w:val="00B4710E"/>
    <w:rsid w:val="00B47C50"/>
    <w:rsid w:val="00B47C9F"/>
    <w:rsid w:val="00B50323"/>
    <w:rsid w:val="00B50388"/>
    <w:rsid w:val="00B50691"/>
    <w:rsid w:val="00B5077A"/>
    <w:rsid w:val="00B508A8"/>
    <w:rsid w:val="00B508F1"/>
    <w:rsid w:val="00B50A48"/>
    <w:rsid w:val="00B50C3F"/>
    <w:rsid w:val="00B50CA7"/>
    <w:rsid w:val="00B50D94"/>
    <w:rsid w:val="00B50FAD"/>
    <w:rsid w:val="00B514D4"/>
    <w:rsid w:val="00B5167E"/>
    <w:rsid w:val="00B51726"/>
    <w:rsid w:val="00B51A8E"/>
    <w:rsid w:val="00B51AFC"/>
    <w:rsid w:val="00B52034"/>
    <w:rsid w:val="00B5265F"/>
    <w:rsid w:val="00B52715"/>
    <w:rsid w:val="00B52880"/>
    <w:rsid w:val="00B5298F"/>
    <w:rsid w:val="00B52BD1"/>
    <w:rsid w:val="00B52D13"/>
    <w:rsid w:val="00B52DFF"/>
    <w:rsid w:val="00B532C8"/>
    <w:rsid w:val="00B53401"/>
    <w:rsid w:val="00B5341C"/>
    <w:rsid w:val="00B53476"/>
    <w:rsid w:val="00B5347D"/>
    <w:rsid w:val="00B53551"/>
    <w:rsid w:val="00B539FE"/>
    <w:rsid w:val="00B53A5A"/>
    <w:rsid w:val="00B53D87"/>
    <w:rsid w:val="00B53F09"/>
    <w:rsid w:val="00B53F1B"/>
    <w:rsid w:val="00B54016"/>
    <w:rsid w:val="00B54886"/>
    <w:rsid w:val="00B54938"/>
    <w:rsid w:val="00B54A11"/>
    <w:rsid w:val="00B54D0D"/>
    <w:rsid w:val="00B54DBF"/>
    <w:rsid w:val="00B54F0E"/>
    <w:rsid w:val="00B55067"/>
    <w:rsid w:val="00B5543F"/>
    <w:rsid w:val="00B560CF"/>
    <w:rsid w:val="00B568AA"/>
    <w:rsid w:val="00B569B2"/>
    <w:rsid w:val="00B56CD0"/>
    <w:rsid w:val="00B56F29"/>
    <w:rsid w:val="00B570A0"/>
    <w:rsid w:val="00B570CA"/>
    <w:rsid w:val="00B57B69"/>
    <w:rsid w:val="00B57C88"/>
    <w:rsid w:val="00B601E1"/>
    <w:rsid w:val="00B603E6"/>
    <w:rsid w:val="00B60417"/>
    <w:rsid w:val="00B6064B"/>
    <w:rsid w:val="00B607AF"/>
    <w:rsid w:val="00B609E6"/>
    <w:rsid w:val="00B60DDA"/>
    <w:rsid w:val="00B60F29"/>
    <w:rsid w:val="00B60FBF"/>
    <w:rsid w:val="00B61066"/>
    <w:rsid w:val="00B617B4"/>
    <w:rsid w:val="00B621CD"/>
    <w:rsid w:val="00B62D8E"/>
    <w:rsid w:val="00B63275"/>
    <w:rsid w:val="00B6381E"/>
    <w:rsid w:val="00B63856"/>
    <w:rsid w:val="00B638B9"/>
    <w:rsid w:val="00B63B5B"/>
    <w:rsid w:val="00B63BEB"/>
    <w:rsid w:val="00B63EBB"/>
    <w:rsid w:val="00B6406E"/>
    <w:rsid w:val="00B64119"/>
    <w:rsid w:val="00B64178"/>
    <w:rsid w:val="00B64317"/>
    <w:rsid w:val="00B64394"/>
    <w:rsid w:val="00B64446"/>
    <w:rsid w:val="00B6468A"/>
    <w:rsid w:val="00B64957"/>
    <w:rsid w:val="00B64B96"/>
    <w:rsid w:val="00B64C25"/>
    <w:rsid w:val="00B64EE1"/>
    <w:rsid w:val="00B64F38"/>
    <w:rsid w:val="00B651C5"/>
    <w:rsid w:val="00B652B6"/>
    <w:rsid w:val="00B6568E"/>
    <w:rsid w:val="00B65A1E"/>
    <w:rsid w:val="00B65D73"/>
    <w:rsid w:val="00B65E6F"/>
    <w:rsid w:val="00B65F10"/>
    <w:rsid w:val="00B660D9"/>
    <w:rsid w:val="00B66120"/>
    <w:rsid w:val="00B66419"/>
    <w:rsid w:val="00B66509"/>
    <w:rsid w:val="00B66559"/>
    <w:rsid w:val="00B665C2"/>
    <w:rsid w:val="00B66BB4"/>
    <w:rsid w:val="00B66F31"/>
    <w:rsid w:val="00B670AD"/>
    <w:rsid w:val="00B67508"/>
    <w:rsid w:val="00B6768F"/>
    <w:rsid w:val="00B6787A"/>
    <w:rsid w:val="00B67C0B"/>
    <w:rsid w:val="00B67C30"/>
    <w:rsid w:val="00B67DF4"/>
    <w:rsid w:val="00B67E18"/>
    <w:rsid w:val="00B7058D"/>
    <w:rsid w:val="00B70864"/>
    <w:rsid w:val="00B709D2"/>
    <w:rsid w:val="00B70DC9"/>
    <w:rsid w:val="00B711EB"/>
    <w:rsid w:val="00B7167F"/>
    <w:rsid w:val="00B71D55"/>
    <w:rsid w:val="00B72431"/>
    <w:rsid w:val="00B7258D"/>
    <w:rsid w:val="00B72772"/>
    <w:rsid w:val="00B72D1E"/>
    <w:rsid w:val="00B72D59"/>
    <w:rsid w:val="00B72E04"/>
    <w:rsid w:val="00B72EF2"/>
    <w:rsid w:val="00B731BD"/>
    <w:rsid w:val="00B7359B"/>
    <w:rsid w:val="00B73627"/>
    <w:rsid w:val="00B73829"/>
    <w:rsid w:val="00B73AC0"/>
    <w:rsid w:val="00B73C5E"/>
    <w:rsid w:val="00B7423A"/>
    <w:rsid w:val="00B74528"/>
    <w:rsid w:val="00B74B31"/>
    <w:rsid w:val="00B74C78"/>
    <w:rsid w:val="00B74D9A"/>
    <w:rsid w:val="00B754B2"/>
    <w:rsid w:val="00B75724"/>
    <w:rsid w:val="00B75E88"/>
    <w:rsid w:val="00B767DA"/>
    <w:rsid w:val="00B7681D"/>
    <w:rsid w:val="00B76B5D"/>
    <w:rsid w:val="00B76B79"/>
    <w:rsid w:val="00B76D78"/>
    <w:rsid w:val="00B76DFD"/>
    <w:rsid w:val="00B774FA"/>
    <w:rsid w:val="00B77A97"/>
    <w:rsid w:val="00B77AC9"/>
    <w:rsid w:val="00B80103"/>
    <w:rsid w:val="00B80359"/>
    <w:rsid w:val="00B81261"/>
    <w:rsid w:val="00B817CB"/>
    <w:rsid w:val="00B81BA0"/>
    <w:rsid w:val="00B81D6C"/>
    <w:rsid w:val="00B81DD2"/>
    <w:rsid w:val="00B81F81"/>
    <w:rsid w:val="00B82089"/>
    <w:rsid w:val="00B824A2"/>
    <w:rsid w:val="00B8283F"/>
    <w:rsid w:val="00B82A42"/>
    <w:rsid w:val="00B83165"/>
    <w:rsid w:val="00B831A7"/>
    <w:rsid w:val="00B8336E"/>
    <w:rsid w:val="00B833FE"/>
    <w:rsid w:val="00B83618"/>
    <w:rsid w:val="00B836E0"/>
    <w:rsid w:val="00B83ABA"/>
    <w:rsid w:val="00B83F42"/>
    <w:rsid w:val="00B83F98"/>
    <w:rsid w:val="00B8420D"/>
    <w:rsid w:val="00B84785"/>
    <w:rsid w:val="00B848CC"/>
    <w:rsid w:val="00B84AA9"/>
    <w:rsid w:val="00B84C32"/>
    <w:rsid w:val="00B84C5D"/>
    <w:rsid w:val="00B852FA"/>
    <w:rsid w:val="00B85502"/>
    <w:rsid w:val="00B8557A"/>
    <w:rsid w:val="00B8560D"/>
    <w:rsid w:val="00B856B9"/>
    <w:rsid w:val="00B85723"/>
    <w:rsid w:val="00B85920"/>
    <w:rsid w:val="00B85EED"/>
    <w:rsid w:val="00B85FC7"/>
    <w:rsid w:val="00B87438"/>
    <w:rsid w:val="00B87835"/>
    <w:rsid w:val="00B878A7"/>
    <w:rsid w:val="00B878AA"/>
    <w:rsid w:val="00B90011"/>
    <w:rsid w:val="00B90159"/>
    <w:rsid w:val="00B9068F"/>
    <w:rsid w:val="00B907DB"/>
    <w:rsid w:val="00B909E3"/>
    <w:rsid w:val="00B90C48"/>
    <w:rsid w:val="00B90C98"/>
    <w:rsid w:val="00B90CE8"/>
    <w:rsid w:val="00B90CFB"/>
    <w:rsid w:val="00B90E47"/>
    <w:rsid w:val="00B911D7"/>
    <w:rsid w:val="00B9129D"/>
    <w:rsid w:val="00B91494"/>
    <w:rsid w:val="00B915B0"/>
    <w:rsid w:val="00B919DC"/>
    <w:rsid w:val="00B91D21"/>
    <w:rsid w:val="00B91EF9"/>
    <w:rsid w:val="00B91F8B"/>
    <w:rsid w:val="00B92197"/>
    <w:rsid w:val="00B92835"/>
    <w:rsid w:val="00B92CC0"/>
    <w:rsid w:val="00B92DDA"/>
    <w:rsid w:val="00B930D7"/>
    <w:rsid w:val="00B93196"/>
    <w:rsid w:val="00B931A8"/>
    <w:rsid w:val="00B93246"/>
    <w:rsid w:val="00B9343F"/>
    <w:rsid w:val="00B9373F"/>
    <w:rsid w:val="00B9376B"/>
    <w:rsid w:val="00B939AF"/>
    <w:rsid w:val="00B93BB1"/>
    <w:rsid w:val="00B93CB2"/>
    <w:rsid w:val="00B93CF4"/>
    <w:rsid w:val="00B93D2B"/>
    <w:rsid w:val="00B93DC0"/>
    <w:rsid w:val="00B94584"/>
    <w:rsid w:val="00B945B3"/>
    <w:rsid w:val="00B94648"/>
    <w:rsid w:val="00B94C1E"/>
    <w:rsid w:val="00B9501C"/>
    <w:rsid w:val="00B95171"/>
    <w:rsid w:val="00B95367"/>
    <w:rsid w:val="00B95481"/>
    <w:rsid w:val="00B9566C"/>
    <w:rsid w:val="00B957A1"/>
    <w:rsid w:val="00B95C36"/>
    <w:rsid w:val="00B95CC6"/>
    <w:rsid w:val="00B95E55"/>
    <w:rsid w:val="00B9629B"/>
    <w:rsid w:val="00B962F8"/>
    <w:rsid w:val="00B96308"/>
    <w:rsid w:val="00B9638B"/>
    <w:rsid w:val="00B967BB"/>
    <w:rsid w:val="00B967DC"/>
    <w:rsid w:val="00B968D7"/>
    <w:rsid w:val="00B96D93"/>
    <w:rsid w:val="00B96E35"/>
    <w:rsid w:val="00B97218"/>
    <w:rsid w:val="00B972C6"/>
    <w:rsid w:val="00B97394"/>
    <w:rsid w:val="00B97C29"/>
    <w:rsid w:val="00B97E0E"/>
    <w:rsid w:val="00B97F4F"/>
    <w:rsid w:val="00BA0349"/>
    <w:rsid w:val="00BA038E"/>
    <w:rsid w:val="00BA0550"/>
    <w:rsid w:val="00BA081E"/>
    <w:rsid w:val="00BA0C4F"/>
    <w:rsid w:val="00BA0DFC"/>
    <w:rsid w:val="00BA0E2E"/>
    <w:rsid w:val="00BA0F83"/>
    <w:rsid w:val="00BA1446"/>
    <w:rsid w:val="00BA1AD8"/>
    <w:rsid w:val="00BA1B05"/>
    <w:rsid w:val="00BA20CD"/>
    <w:rsid w:val="00BA2289"/>
    <w:rsid w:val="00BA259D"/>
    <w:rsid w:val="00BA2749"/>
    <w:rsid w:val="00BA2ADB"/>
    <w:rsid w:val="00BA2CAE"/>
    <w:rsid w:val="00BA2F4D"/>
    <w:rsid w:val="00BA30E2"/>
    <w:rsid w:val="00BA312A"/>
    <w:rsid w:val="00BA332F"/>
    <w:rsid w:val="00BA398E"/>
    <w:rsid w:val="00BA3BE7"/>
    <w:rsid w:val="00BA4328"/>
    <w:rsid w:val="00BA4397"/>
    <w:rsid w:val="00BA481A"/>
    <w:rsid w:val="00BA4BB3"/>
    <w:rsid w:val="00BA4DFE"/>
    <w:rsid w:val="00BA4F4D"/>
    <w:rsid w:val="00BA4FD2"/>
    <w:rsid w:val="00BA515B"/>
    <w:rsid w:val="00BA5244"/>
    <w:rsid w:val="00BA5450"/>
    <w:rsid w:val="00BA545E"/>
    <w:rsid w:val="00BA555F"/>
    <w:rsid w:val="00BA57FB"/>
    <w:rsid w:val="00BA5935"/>
    <w:rsid w:val="00BA5B24"/>
    <w:rsid w:val="00BA5C22"/>
    <w:rsid w:val="00BA665A"/>
    <w:rsid w:val="00BA6A46"/>
    <w:rsid w:val="00BA6E37"/>
    <w:rsid w:val="00BA6EF3"/>
    <w:rsid w:val="00BA6F1A"/>
    <w:rsid w:val="00BA7060"/>
    <w:rsid w:val="00BA70BB"/>
    <w:rsid w:val="00BA7368"/>
    <w:rsid w:val="00BA7531"/>
    <w:rsid w:val="00BA7D0F"/>
    <w:rsid w:val="00BA7E53"/>
    <w:rsid w:val="00BB0273"/>
    <w:rsid w:val="00BB0373"/>
    <w:rsid w:val="00BB04BA"/>
    <w:rsid w:val="00BB05CF"/>
    <w:rsid w:val="00BB072C"/>
    <w:rsid w:val="00BB0D7F"/>
    <w:rsid w:val="00BB11A7"/>
    <w:rsid w:val="00BB16AA"/>
    <w:rsid w:val="00BB1815"/>
    <w:rsid w:val="00BB1D7F"/>
    <w:rsid w:val="00BB1DD4"/>
    <w:rsid w:val="00BB2223"/>
    <w:rsid w:val="00BB222F"/>
    <w:rsid w:val="00BB2495"/>
    <w:rsid w:val="00BB25E4"/>
    <w:rsid w:val="00BB2756"/>
    <w:rsid w:val="00BB2ADC"/>
    <w:rsid w:val="00BB2E25"/>
    <w:rsid w:val="00BB34A4"/>
    <w:rsid w:val="00BB34C4"/>
    <w:rsid w:val="00BB38D0"/>
    <w:rsid w:val="00BB3944"/>
    <w:rsid w:val="00BB3C24"/>
    <w:rsid w:val="00BB42C7"/>
    <w:rsid w:val="00BB45A3"/>
    <w:rsid w:val="00BB4792"/>
    <w:rsid w:val="00BB493A"/>
    <w:rsid w:val="00BB4984"/>
    <w:rsid w:val="00BB4A12"/>
    <w:rsid w:val="00BB4A25"/>
    <w:rsid w:val="00BB4CB5"/>
    <w:rsid w:val="00BB507F"/>
    <w:rsid w:val="00BB5249"/>
    <w:rsid w:val="00BB530F"/>
    <w:rsid w:val="00BB54B9"/>
    <w:rsid w:val="00BB5986"/>
    <w:rsid w:val="00BB5D67"/>
    <w:rsid w:val="00BB5E11"/>
    <w:rsid w:val="00BB5FC3"/>
    <w:rsid w:val="00BB6187"/>
    <w:rsid w:val="00BB62DA"/>
    <w:rsid w:val="00BB6368"/>
    <w:rsid w:val="00BB6BD7"/>
    <w:rsid w:val="00BB6ED8"/>
    <w:rsid w:val="00BB6FFD"/>
    <w:rsid w:val="00BB7336"/>
    <w:rsid w:val="00BB78E6"/>
    <w:rsid w:val="00BC0001"/>
    <w:rsid w:val="00BC0016"/>
    <w:rsid w:val="00BC0327"/>
    <w:rsid w:val="00BC03B8"/>
    <w:rsid w:val="00BC03C8"/>
    <w:rsid w:val="00BC0499"/>
    <w:rsid w:val="00BC087A"/>
    <w:rsid w:val="00BC0D1E"/>
    <w:rsid w:val="00BC10C1"/>
    <w:rsid w:val="00BC12EC"/>
    <w:rsid w:val="00BC1670"/>
    <w:rsid w:val="00BC188A"/>
    <w:rsid w:val="00BC18A6"/>
    <w:rsid w:val="00BC18BF"/>
    <w:rsid w:val="00BC1BFD"/>
    <w:rsid w:val="00BC1D9A"/>
    <w:rsid w:val="00BC21A6"/>
    <w:rsid w:val="00BC2BC4"/>
    <w:rsid w:val="00BC2CC7"/>
    <w:rsid w:val="00BC2DAF"/>
    <w:rsid w:val="00BC329F"/>
    <w:rsid w:val="00BC3467"/>
    <w:rsid w:val="00BC34E3"/>
    <w:rsid w:val="00BC3A39"/>
    <w:rsid w:val="00BC46D5"/>
    <w:rsid w:val="00BC4944"/>
    <w:rsid w:val="00BC4AF7"/>
    <w:rsid w:val="00BC4B05"/>
    <w:rsid w:val="00BC4DEE"/>
    <w:rsid w:val="00BC5468"/>
    <w:rsid w:val="00BC54A2"/>
    <w:rsid w:val="00BC56D9"/>
    <w:rsid w:val="00BC5BA7"/>
    <w:rsid w:val="00BC5D95"/>
    <w:rsid w:val="00BC5E94"/>
    <w:rsid w:val="00BC5EC3"/>
    <w:rsid w:val="00BC5ED2"/>
    <w:rsid w:val="00BC5EF2"/>
    <w:rsid w:val="00BC667F"/>
    <w:rsid w:val="00BC696D"/>
    <w:rsid w:val="00BC69A1"/>
    <w:rsid w:val="00BC6A49"/>
    <w:rsid w:val="00BC6B86"/>
    <w:rsid w:val="00BC72D4"/>
    <w:rsid w:val="00BC7923"/>
    <w:rsid w:val="00BC792C"/>
    <w:rsid w:val="00BC79D8"/>
    <w:rsid w:val="00BD00C3"/>
    <w:rsid w:val="00BD02F2"/>
    <w:rsid w:val="00BD0808"/>
    <w:rsid w:val="00BD08D6"/>
    <w:rsid w:val="00BD12BE"/>
    <w:rsid w:val="00BD1506"/>
    <w:rsid w:val="00BD2089"/>
    <w:rsid w:val="00BD2E90"/>
    <w:rsid w:val="00BD345D"/>
    <w:rsid w:val="00BD3693"/>
    <w:rsid w:val="00BD385F"/>
    <w:rsid w:val="00BD3875"/>
    <w:rsid w:val="00BD3CB6"/>
    <w:rsid w:val="00BD4077"/>
    <w:rsid w:val="00BD4089"/>
    <w:rsid w:val="00BD4141"/>
    <w:rsid w:val="00BD41CC"/>
    <w:rsid w:val="00BD44B5"/>
    <w:rsid w:val="00BD481E"/>
    <w:rsid w:val="00BD4D10"/>
    <w:rsid w:val="00BD4DF2"/>
    <w:rsid w:val="00BD4E47"/>
    <w:rsid w:val="00BD4F46"/>
    <w:rsid w:val="00BD504B"/>
    <w:rsid w:val="00BD528A"/>
    <w:rsid w:val="00BD53DB"/>
    <w:rsid w:val="00BD5D99"/>
    <w:rsid w:val="00BD696C"/>
    <w:rsid w:val="00BD69E0"/>
    <w:rsid w:val="00BD6A08"/>
    <w:rsid w:val="00BD6EEC"/>
    <w:rsid w:val="00BD6FC1"/>
    <w:rsid w:val="00BD6FD7"/>
    <w:rsid w:val="00BD725A"/>
    <w:rsid w:val="00BD7320"/>
    <w:rsid w:val="00BD74BC"/>
    <w:rsid w:val="00BD75B5"/>
    <w:rsid w:val="00BD75F7"/>
    <w:rsid w:val="00BD7789"/>
    <w:rsid w:val="00BD791F"/>
    <w:rsid w:val="00BD797C"/>
    <w:rsid w:val="00BD79B4"/>
    <w:rsid w:val="00BD7A8E"/>
    <w:rsid w:val="00BD7B2F"/>
    <w:rsid w:val="00BD7CE4"/>
    <w:rsid w:val="00BD7D7E"/>
    <w:rsid w:val="00BD7DA6"/>
    <w:rsid w:val="00BD7EF4"/>
    <w:rsid w:val="00BD7F13"/>
    <w:rsid w:val="00BE039F"/>
    <w:rsid w:val="00BE093E"/>
    <w:rsid w:val="00BE0C6A"/>
    <w:rsid w:val="00BE1155"/>
    <w:rsid w:val="00BE151D"/>
    <w:rsid w:val="00BE1606"/>
    <w:rsid w:val="00BE164F"/>
    <w:rsid w:val="00BE16BE"/>
    <w:rsid w:val="00BE179A"/>
    <w:rsid w:val="00BE17F7"/>
    <w:rsid w:val="00BE18D3"/>
    <w:rsid w:val="00BE1F3D"/>
    <w:rsid w:val="00BE1F6F"/>
    <w:rsid w:val="00BE1FB9"/>
    <w:rsid w:val="00BE241F"/>
    <w:rsid w:val="00BE26A7"/>
    <w:rsid w:val="00BE27CF"/>
    <w:rsid w:val="00BE2A05"/>
    <w:rsid w:val="00BE2D8E"/>
    <w:rsid w:val="00BE2E98"/>
    <w:rsid w:val="00BE2F69"/>
    <w:rsid w:val="00BE3081"/>
    <w:rsid w:val="00BE3483"/>
    <w:rsid w:val="00BE380D"/>
    <w:rsid w:val="00BE3DBB"/>
    <w:rsid w:val="00BE3FBF"/>
    <w:rsid w:val="00BE432F"/>
    <w:rsid w:val="00BE4B69"/>
    <w:rsid w:val="00BE4CBB"/>
    <w:rsid w:val="00BE4CC6"/>
    <w:rsid w:val="00BE53CF"/>
    <w:rsid w:val="00BE54D4"/>
    <w:rsid w:val="00BE5AC6"/>
    <w:rsid w:val="00BE5B19"/>
    <w:rsid w:val="00BE5CAA"/>
    <w:rsid w:val="00BE5D4F"/>
    <w:rsid w:val="00BE5FB5"/>
    <w:rsid w:val="00BE628C"/>
    <w:rsid w:val="00BE65F4"/>
    <w:rsid w:val="00BE6710"/>
    <w:rsid w:val="00BE69D3"/>
    <w:rsid w:val="00BE6A8B"/>
    <w:rsid w:val="00BE7021"/>
    <w:rsid w:val="00BE70C6"/>
    <w:rsid w:val="00BE7334"/>
    <w:rsid w:val="00BE757E"/>
    <w:rsid w:val="00BE77B9"/>
    <w:rsid w:val="00BE7D58"/>
    <w:rsid w:val="00BE7F78"/>
    <w:rsid w:val="00BE7FA2"/>
    <w:rsid w:val="00BE7FC6"/>
    <w:rsid w:val="00BF0292"/>
    <w:rsid w:val="00BF0588"/>
    <w:rsid w:val="00BF07D9"/>
    <w:rsid w:val="00BF08DC"/>
    <w:rsid w:val="00BF0C27"/>
    <w:rsid w:val="00BF1010"/>
    <w:rsid w:val="00BF11FE"/>
    <w:rsid w:val="00BF124D"/>
    <w:rsid w:val="00BF133F"/>
    <w:rsid w:val="00BF1882"/>
    <w:rsid w:val="00BF192C"/>
    <w:rsid w:val="00BF1C6C"/>
    <w:rsid w:val="00BF1D20"/>
    <w:rsid w:val="00BF2096"/>
    <w:rsid w:val="00BF2A64"/>
    <w:rsid w:val="00BF2B18"/>
    <w:rsid w:val="00BF2EF8"/>
    <w:rsid w:val="00BF303B"/>
    <w:rsid w:val="00BF31A9"/>
    <w:rsid w:val="00BF35B0"/>
    <w:rsid w:val="00BF38A3"/>
    <w:rsid w:val="00BF3A25"/>
    <w:rsid w:val="00BF3EBF"/>
    <w:rsid w:val="00BF413F"/>
    <w:rsid w:val="00BF425F"/>
    <w:rsid w:val="00BF4542"/>
    <w:rsid w:val="00BF4F6C"/>
    <w:rsid w:val="00BF52E3"/>
    <w:rsid w:val="00BF5553"/>
    <w:rsid w:val="00BF55AA"/>
    <w:rsid w:val="00BF55EE"/>
    <w:rsid w:val="00BF56DF"/>
    <w:rsid w:val="00BF56E7"/>
    <w:rsid w:val="00BF5847"/>
    <w:rsid w:val="00BF5CDB"/>
    <w:rsid w:val="00BF5F0A"/>
    <w:rsid w:val="00BF6236"/>
    <w:rsid w:val="00BF6759"/>
    <w:rsid w:val="00BF6923"/>
    <w:rsid w:val="00BF6A02"/>
    <w:rsid w:val="00BF6E57"/>
    <w:rsid w:val="00BF7457"/>
    <w:rsid w:val="00BF7699"/>
    <w:rsid w:val="00BF7897"/>
    <w:rsid w:val="00BF7951"/>
    <w:rsid w:val="00BF7A61"/>
    <w:rsid w:val="00BF7CD4"/>
    <w:rsid w:val="00C00314"/>
    <w:rsid w:val="00C006E9"/>
    <w:rsid w:val="00C00AB9"/>
    <w:rsid w:val="00C00AFF"/>
    <w:rsid w:val="00C00B0A"/>
    <w:rsid w:val="00C00CC6"/>
    <w:rsid w:val="00C00FE5"/>
    <w:rsid w:val="00C01388"/>
    <w:rsid w:val="00C016A0"/>
    <w:rsid w:val="00C01FC7"/>
    <w:rsid w:val="00C023E4"/>
    <w:rsid w:val="00C026CF"/>
    <w:rsid w:val="00C028AE"/>
    <w:rsid w:val="00C02AEE"/>
    <w:rsid w:val="00C02BAF"/>
    <w:rsid w:val="00C02C05"/>
    <w:rsid w:val="00C030BB"/>
    <w:rsid w:val="00C031A6"/>
    <w:rsid w:val="00C03254"/>
    <w:rsid w:val="00C0360E"/>
    <w:rsid w:val="00C039CA"/>
    <w:rsid w:val="00C03AD8"/>
    <w:rsid w:val="00C03B80"/>
    <w:rsid w:val="00C03CC6"/>
    <w:rsid w:val="00C03DA0"/>
    <w:rsid w:val="00C03F61"/>
    <w:rsid w:val="00C0410B"/>
    <w:rsid w:val="00C0436F"/>
    <w:rsid w:val="00C04671"/>
    <w:rsid w:val="00C046B2"/>
    <w:rsid w:val="00C0476E"/>
    <w:rsid w:val="00C048C6"/>
    <w:rsid w:val="00C04B3B"/>
    <w:rsid w:val="00C04CB8"/>
    <w:rsid w:val="00C04CBF"/>
    <w:rsid w:val="00C04E85"/>
    <w:rsid w:val="00C04FFB"/>
    <w:rsid w:val="00C055F9"/>
    <w:rsid w:val="00C05AE0"/>
    <w:rsid w:val="00C05BD8"/>
    <w:rsid w:val="00C05DB5"/>
    <w:rsid w:val="00C061D0"/>
    <w:rsid w:val="00C06393"/>
    <w:rsid w:val="00C0664C"/>
    <w:rsid w:val="00C068A9"/>
    <w:rsid w:val="00C069F7"/>
    <w:rsid w:val="00C06E6E"/>
    <w:rsid w:val="00C07021"/>
    <w:rsid w:val="00C07022"/>
    <w:rsid w:val="00C0714C"/>
    <w:rsid w:val="00C0716E"/>
    <w:rsid w:val="00C07196"/>
    <w:rsid w:val="00C072AA"/>
    <w:rsid w:val="00C074B0"/>
    <w:rsid w:val="00C07591"/>
    <w:rsid w:val="00C10006"/>
    <w:rsid w:val="00C10533"/>
    <w:rsid w:val="00C10935"/>
    <w:rsid w:val="00C10A9F"/>
    <w:rsid w:val="00C10CA2"/>
    <w:rsid w:val="00C113BC"/>
    <w:rsid w:val="00C11782"/>
    <w:rsid w:val="00C1178F"/>
    <w:rsid w:val="00C11BC4"/>
    <w:rsid w:val="00C11CBA"/>
    <w:rsid w:val="00C11DAB"/>
    <w:rsid w:val="00C12643"/>
    <w:rsid w:val="00C12666"/>
    <w:rsid w:val="00C128EA"/>
    <w:rsid w:val="00C12C13"/>
    <w:rsid w:val="00C12DEC"/>
    <w:rsid w:val="00C12E72"/>
    <w:rsid w:val="00C13535"/>
    <w:rsid w:val="00C1364C"/>
    <w:rsid w:val="00C136A0"/>
    <w:rsid w:val="00C13ACF"/>
    <w:rsid w:val="00C13B9A"/>
    <w:rsid w:val="00C13C26"/>
    <w:rsid w:val="00C13FF3"/>
    <w:rsid w:val="00C14057"/>
    <w:rsid w:val="00C140E1"/>
    <w:rsid w:val="00C141AD"/>
    <w:rsid w:val="00C146C3"/>
    <w:rsid w:val="00C14889"/>
    <w:rsid w:val="00C149A7"/>
    <w:rsid w:val="00C14D4F"/>
    <w:rsid w:val="00C14F1D"/>
    <w:rsid w:val="00C150BE"/>
    <w:rsid w:val="00C153C1"/>
    <w:rsid w:val="00C15A33"/>
    <w:rsid w:val="00C15E9D"/>
    <w:rsid w:val="00C161E7"/>
    <w:rsid w:val="00C1624E"/>
    <w:rsid w:val="00C16368"/>
    <w:rsid w:val="00C163F6"/>
    <w:rsid w:val="00C16485"/>
    <w:rsid w:val="00C16684"/>
    <w:rsid w:val="00C16A22"/>
    <w:rsid w:val="00C16A9D"/>
    <w:rsid w:val="00C16D19"/>
    <w:rsid w:val="00C16E5A"/>
    <w:rsid w:val="00C1734F"/>
    <w:rsid w:val="00C179D0"/>
    <w:rsid w:val="00C17D21"/>
    <w:rsid w:val="00C17EBD"/>
    <w:rsid w:val="00C17EEA"/>
    <w:rsid w:val="00C17FB7"/>
    <w:rsid w:val="00C201F1"/>
    <w:rsid w:val="00C206C8"/>
    <w:rsid w:val="00C206F7"/>
    <w:rsid w:val="00C20A70"/>
    <w:rsid w:val="00C20E50"/>
    <w:rsid w:val="00C2138F"/>
    <w:rsid w:val="00C213A1"/>
    <w:rsid w:val="00C21632"/>
    <w:rsid w:val="00C222E6"/>
    <w:rsid w:val="00C22368"/>
    <w:rsid w:val="00C224F3"/>
    <w:rsid w:val="00C22797"/>
    <w:rsid w:val="00C22CE2"/>
    <w:rsid w:val="00C22E72"/>
    <w:rsid w:val="00C235C5"/>
    <w:rsid w:val="00C23656"/>
    <w:rsid w:val="00C2379E"/>
    <w:rsid w:val="00C23873"/>
    <w:rsid w:val="00C2448C"/>
    <w:rsid w:val="00C244FF"/>
    <w:rsid w:val="00C2462C"/>
    <w:rsid w:val="00C24730"/>
    <w:rsid w:val="00C248FF"/>
    <w:rsid w:val="00C24946"/>
    <w:rsid w:val="00C24A93"/>
    <w:rsid w:val="00C24AE5"/>
    <w:rsid w:val="00C24DC1"/>
    <w:rsid w:val="00C24ED5"/>
    <w:rsid w:val="00C24EDC"/>
    <w:rsid w:val="00C24F27"/>
    <w:rsid w:val="00C24FC3"/>
    <w:rsid w:val="00C255DA"/>
    <w:rsid w:val="00C2560B"/>
    <w:rsid w:val="00C25838"/>
    <w:rsid w:val="00C25A24"/>
    <w:rsid w:val="00C25A32"/>
    <w:rsid w:val="00C25E88"/>
    <w:rsid w:val="00C26542"/>
    <w:rsid w:val="00C26CE3"/>
    <w:rsid w:val="00C26E68"/>
    <w:rsid w:val="00C27109"/>
    <w:rsid w:val="00C27285"/>
    <w:rsid w:val="00C2728F"/>
    <w:rsid w:val="00C272F2"/>
    <w:rsid w:val="00C27670"/>
    <w:rsid w:val="00C27A55"/>
    <w:rsid w:val="00C27BAD"/>
    <w:rsid w:val="00C27FED"/>
    <w:rsid w:val="00C30A1F"/>
    <w:rsid w:val="00C31369"/>
    <w:rsid w:val="00C3168A"/>
    <w:rsid w:val="00C31690"/>
    <w:rsid w:val="00C31727"/>
    <w:rsid w:val="00C319B9"/>
    <w:rsid w:val="00C31B58"/>
    <w:rsid w:val="00C31B9B"/>
    <w:rsid w:val="00C3242A"/>
    <w:rsid w:val="00C32491"/>
    <w:rsid w:val="00C32495"/>
    <w:rsid w:val="00C32843"/>
    <w:rsid w:val="00C329DB"/>
    <w:rsid w:val="00C32AD2"/>
    <w:rsid w:val="00C331BE"/>
    <w:rsid w:val="00C33630"/>
    <w:rsid w:val="00C336D7"/>
    <w:rsid w:val="00C337FD"/>
    <w:rsid w:val="00C3392D"/>
    <w:rsid w:val="00C33B19"/>
    <w:rsid w:val="00C33DD1"/>
    <w:rsid w:val="00C33DF9"/>
    <w:rsid w:val="00C34049"/>
    <w:rsid w:val="00C34299"/>
    <w:rsid w:val="00C3453F"/>
    <w:rsid w:val="00C345C0"/>
    <w:rsid w:val="00C34941"/>
    <w:rsid w:val="00C34DE2"/>
    <w:rsid w:val="00C34EF1"/>
    <w:rsid w:val="00C34F6A"/>
    <w:rsid w:val="00C3506F"/>
    <w:rsid w:val="00C3545D"/>
    <w:rsid w:val="00C35512"/>
    <w:rsid w:val="00C35B55"/>
    <w:rsid w:val="00C36365"/>
    <w:rsid w:val="00C366C9"/>
    <w:rsid w:val="00C3670D"/>
    <w:rsid w:val="00C36904"/>
    <w:rsid w:val="00C36BDE"/>
    <w:rsid w:val="00C36C85"/>
    <w:rsid w:val="00C36DB3"/>
    <w:rsid w:val="00C37011"/>
    <w:rsid w:val="00C3733B"/>
    <w:rsid w:val="00C37468"/>
    <w:rsid w:val="00C37D97"/>
    <w:rsid w:val="00C37EC0"/>
    <w:rsid w:val="00C37FCD"/>
    <w:rsid w:val="00C403E0"/>
    <w:rsid w:val="00C40422"/>
    <w:rsid w:val="00C4091B"/>
    <w:rsid w:val="00C40AE5"/>
    <w:rsid w:val="00C40B99"/>
    <w:rsid w:val="00C40E88"/>
    <w:rsid w:val="00C411DE"/>
    <w:rsid w:val="00C4143E"/>
    <w:rsid w:val="00C41717"/>
    <w:rsid w:val="00C41E20"/>
    <w:rsid w:val="00C420F3"/>
    <w:rsid w:val="00C421CB"/>
    <w:rsid w:val="00C422F6"/>
    <w:rsid w:val="00C423CB"/>
    <w:rsid w:val="00C429B6"/>
    <w:rsid w:val="00C42D22"/>
    <w:rsid w:val="00C42D7D"/>
    <w:rsid w:val="00C43168"/>
    <w:rsid w:val="00C4337C"/>
    <w:rsid w:val="00C434CF"/>
    <w:rsid w:val="00C43B0B"/>
    <w:rsid w:val="00C43E76"/>
    <w:rsid w:val="00C4437D"/>
    <w:rsid w:val="00C443AC"/>
    <w:rsid w:val="00C44724"/>
    <w:rsid w:val="00C44805"/>
    <w:rsid w:val="00C44868"/>
    <w:rsid w:val="00C449AA"/>
    <w:rsid w:val="00C449E3"/>
    <w:rsid w:val="00C44CDA"/>
    <w:rsid w:val="00C44EE4"/>
    <w:rsid w:val="00C452B7"/>
    <w:rsid w:val="00C454C7"/>
    <w:rsid w:val="00C455A7"/>
    <w:rsid w:val="00C456C6"/>
    <w:rsid w:val="00C45994"/>
    <w:rsid w:val="00C45B2E"/>
    <w:rsid w:val="00C45B31"/>
    <w:rsid w:val="00C45BBD"/>
    <w:rsid w:val="00C45C3D"/>
    <w:rsid w:val="00C46058"/>
    <w:rsid w:val="00C46085"/>
    <w:rsid w:val="00C46086"/>
    <w:rsid w:val="00C46316"/>
    <w:rsid w:val="00C467BC"/>
    <w:rsid w:val="00C4692F"/>
    <w:rsid w:val="00C46970"/>
    <w:rsid w:val="00C46A0E"/>
    <w:rsid w:val="00C46D32"/>
    <w:rsid w:val="00C46D95"/>
    <w:rsid w:val="00C46DF9"/>
    <w:rsid w:val="00C4721A"/>
    <w:rsid w:val="00C47BA9"/>
    <w:rsid w:val="00C47C47"/>
    <w:rsid w:val="00C47DFA"/>
    <w:rsid w:val="00C47E9A"/>
    <w:rsid w:val="00C47FD2"/>
    <w:rsid w:val="00C5005C"/>
    <w:rsid w:val="00C50178"/>
    <w:rsid w:val="00C50320"/>
    <w:rsid w:val="00C50667"/>
    <w:rsid w:val="00C50934"/>
    <w:rsid w:val="00C50967"/>
    <w:rsid w:val="00C50AB4"/>
    <w:rsid w:val="00C50D2D"/>
    <w:rsid w:val="00C50F23"/>
    <w:rsid w:val="00C50FC7"/>
    <w:rsid w:val="00C51291"/>
    <w:rsid w:val="00C514EF"/>
    <w:rsid w:val="00C514F3"/>
    <w:rsid w:val="00C5158E"/>
    <w:rsid w:val="00C515A7"/>
    <w:rsid w:val="00C5195A"/>
    <w:rsid w:val="00C51D00"/>
    <w:rsid w:val="00C52537"/>
    <w:rsid w:val="00C52539"/>
    <w:rsid w:val="00C52669"/>
    <w:rsid w:val="00C52C4B"/>
    <w:rsid w:val="00C52C7E"/>
    <w:rsid w:val="00C52D38"/>
    <w:rsid w:val="00C52D39"/>
    <w:rsid w:val="00C52FEB"/>
    <w:rsid w:val="00C531DE"/>
    <w:rsid w:val="00C53419"/>
    <w:rsid w:val="00C53536"/>
    <w:rsid w:val="00C5395C"/>
    <w:rsid w:val="00C53DD9"/>
    <w:rsid w:val="00C54000"/>
    <w:rsid w:val="00C54288"/>
    <w:rsid w:val="00C543FB"/>
    <w:rsid w:val="00C54592"/>
    <w:rsid w:val="00C549B4"/>
    <w:rsid w:val="00C54D3F"/>
    <w:rsid w:val="00C5532D"/>
    <w:rsid w:val="00C5554D"/>
    <w:rsid w:val="00C557B4"/>
    <w:rsid w:val="00C5596A"/>
    <w:rsid w:val="00C559F5"/>
    <w:rsid w:val="00C55B92"/>
    <w:rsid w:val="00C55B96"/>
    <w:rsid w:val="00C55FC7"/>
    <w:rsid w:val="00C565B9"/>
    <w:rsid w:val="00C56C8B"/>
    <w:rsid w:val="00C56EC1"/>
    <w:rsid w:val="00C5712D"/>
    <w:rsid w:val="00C57431"/>
    <w:rsid w:val="00C574B5"/>
    <w:rsid w:val="00C5797A"/>
    <w:rsid w:val="00C57B8E"/>
    <w:rsid w:val="00C57EA0"/>
    <w:rsid w:val="00C57FE9"/>
    <w:rsid w:val="00C60077"/>
    <w:rsid w:val="00C603BA"/>
    <w:rsid w:val="00C60768"/>
    <w:rsid w:val="00C60A70"/>
    <w:rsid w:val="00C60AB3"/>
    <w:rsid w:val="00C60B44"/>
    <w:rsid w:val="00C60CD3"/>
    <w:rsid w:val="00C60E83"/>
    <w:rsid w:val="00C60F4F"/>
    <w:rsid w:val="00C60F97"/>
    <w:rsid w:val="00C61BE8"/>
    <w:rsid w:val="00C61ED3"/>
    <w:rsid w:val="00C61F04"/>
    <w:rsid w:val="00C625DF"/>
    <w:rsid w:val="00C62B62"/>
    <w:rsid w:val="00C6311C"/>
    <w:rsid w:val="00C63ADC"/>
    <w:rsid w:val="00C6434E"/>
    <w:rsid w:val="00C64398"/>
    <w:rsid w:val="00C64404"/>
    <w:rsid w:val="00C6448A"/>
    <w:rsid w:val="00C64772"/>
    <w:rsid w:val="00C648BC"/>
    <w:rsid w:val="00C6493A"/>
    <w:rsid w:val="00C65128"/>
    <w:rsid w:val="00C65146"/>
    <w:rsid w:val="00C65537"/>
    <w:rsid w:val="00C6558D"/>
    <w:rsid w:val="00C656EF"/>
    <w:rsid w:val="00C6570D"/>
    <w:rsid w:val="00C657E1"/>
    <w:rsid w:val="00C658A5"/>
    <w:rsid w:val="00C65C1E"/>
    <w:rsid w:val="00C664B1"/>
    <w:rsid w:val="00C669AE"/>
    <w:rsid w:val="00C66F13"/>
    <w:rsid w:val="00C67287"/>
    <w:rsid w:val="00C67648"/>
    <w:rsid w:val="00C67853"/>
    <w:rsid w:val="00C67A81"/>
    <w:rsid w:val="00C67CA0"/>
    <w:rsid w:val="00C67DA9"/>
    <w:rsid w:val="00C7044E"/>
    <w:rsid w:val="00C70549"/>
    <w:rsid w:val="00C70B6B"/>
    <w:rsid w:val="00C70BF6"/>
    <w:rsid w:val="00C70FEF"/>
    <w:rsid w:val="00C71092"/>
    <w:rsid w:val="00C714A1"/>
    <w:rsid w:val="00C714B4"/>
    <w:rsid w:val="00C71508"/>
    <w:rsid w:val="00C7158E"/>
    <w:rsid w:val="00C71617"/>
    <w:rsid w:val="00C71A75"/>
    <w:rsid w:val="00C71EEE"/>
    <w:rsid w:val="00C71FF6"/>
    <w:rsid w:val="00C72094"/>
    <w:rsid w:val="00C72111"/>
    <w:rsid w:val="00C72465"/>
    <w:rsid w:val="00C724B8"/>
    <w:rsid w:val="00C72583"/>
    <w:rsid w:val="00C725CC"/>
    <w:rsid w:val="00C7271B"/>
    <w:rsid w:val="00C72B45"/>
    <w:rsid w:val="00C72E89"/>
    <w:rsid w:val="00C7323D"/>
    <w:rsid w:val="00C733D5"/>
    <w:rsid w:val="00C7348F"/>
    <w:rsid w:val="00C735ED"/>
    <w:rsid w:val="00C73D6D"/>
    <w:rsid w:val="00C73EE0"/>
    <w:rsid w:val="00C73F76"/>
    <w:rsid w:val="00C74016"/>
    <w:rsid w:val="00C740F9"/>
    <w:rsid w:val="00C7420C"/>
    <w:rsid w:val="00C7440C"/>
    <w:rsid w:val="00C748E1"/>
    <w:rsid w:val="00C74BBB"/>
    <w:rsid w:val="00C74BCC"/>
    <w:rsid w:val="00C74E02"/>
    <w:rsid w:val="00C7500F"/>
    <w:rsid w:val="00C75245"/>
    <w:rsid w:val="00C75477"/>
    <w:rsid w:val="00C754B2"/>
    <w:rsid w:val="00C7564E"/>
    <w:rsid w:val="00C7578A"/>
    <w:rsid w:val="00C75C9C"/>
    <w:rsid w:val="00C75FE3"/>
    <w:rsid w:val="00C76342"/>
    <w:rsid w:val="00C76663"/>
    <w:rsid w:val="00C767BE"/>
    <w:rsid w:val="00C769BF"/>
    <w:rsid w:val="00C76BB8"/>
    <w:rsid w:val="00C76BD3"/>
    <w:rsid w:val="00C76EA5"/>
    <w:rsid w:val="00C770D1"/>
    <w:rsid w:val="00C77706"/>
    <w:rsid w:val="00C7784D"/>
    <w:rsid w:val="00C77D04"/>
    <w:rsid w:val="00C800F4"/>
    <w:rsid w:val="00C8016A"/>
    <w:rsid w:val="00C80257"/>
    <w:rsid w:val="00C802BA"/>
    <w:rsid w:val="00C80A12"/>
    <w:rsid w:val="00C80B89"/>
    <w:rsid w:val="00C81431"/>
    <w:rsid w:val="00C81A1E"/>
    <w:rsid w:val="00C823BF"/>
    <w:rsid w:val="00C826FC"/>
    <w:rsid w:val="00C82A97"/>
    <w:rsid w:val="00C82DA7"/>
    <w:rsid w:val="00C82FC2"/>
    <w:rsid w:val="00C838C4"/>
    <w:rsid w:val="00C839A7"/>
    <w:rsid w:val="00C83A48"/>
    <w:rsid w:val="00C83AA0"/>
    <w:rsid w:val="00C83E59"/>
    <w:rsid w:val="00C840A4"/>
    <w:rsid w:val="00C842D5"/>
    <w:rsid w:val="00C8436E"/>
    <w:rsid w:val="00C84839"/>
    <w:rsid w:val="00C849AB"/>
    <w:rsid w:val="00C84C0F"/>
    <w:rsid w:val="00C851F3"/>
    <w:rsid w:val="00C8521A"/>
    <w:rsid w:val="00C85677"/>
    <w:rsid w:val="00C85AB5"/>
    <w:rsid w:val="00C85D0C"/>
    <w:rsid w:val="00C85DC1"/>
    <w:rsid w:val="00C86007"/>
    <w:rsid w:val="00C86225"/>
    <w:rsid w:val="00C862E4"/>
    <w:rsid w:val="00C8641C"/>
    <w:rsid w:val="00C86446"/>
    <w:rsid w:val="00C86710"/>
    <w:rsid w:val="00C8695B"/>
    <w:rsid w:val="00C86A12"/>
    <w:rsid w:val="00C86C79"/>
    <w:rsid w:val="00C871F9"/>
    <w:rsid w:val="00C87280"/>
    <w:rsid w:val="00C8754D"/>
    <w:rsid w:val="00C87989"/>
    <w:rsid w:val="00C87BB7"/>
    <w:rsid w:val="00C90700"/>
    <w:rsid w:val="00C90999"/>
    <w:rsid w:val="00C90E06"/>
    <w:rsid w:val="00C90E1F"/>
    <w:rsid w:val="00C915D9"/>
    <w:rsid w:val="00C9167A"/>
    <w:rsid w:val="00C918BD"/>
    <w:rsid w:val="00C91BC3"/>
    <w:rsid w:val="00C91C80"/>
    <w:rsid w:val="00C91E55"/>
    <w:rsid w:val="00C91E8B"/>
    <w:rsid w:val="00C924CB"/>
    <w:rsid w:val="00C92B34"/>
    <w:rsid w:val="00C92D09"/>
    <w:rsid w:val="00C93174"/>
    <w:rsid w:val="00C933DF"/>
    <w:rsid w:val="00C9385F"/>
    <w:rsid w:val="00C9389B"/>
    <w:rsid w:val="00C93EF4"/>
    <w:rsid w:val="00C9407C"/>
    <w:rsid w:val="00C94092"/>
    <w:rsid w:val="00C9420A"/>
    <w:rsid w:val="00C94861"/>
    <w:rsid w:val="00C94902"/>
    <w:rsid w:val="00C94D03"/>
    <w:rsid w:val="00C94E3F"/>
    <w:rsid w:val="00C953BE"/>
    <w:rsid w:val="00C95513"/>
    <w:rsid w:val="00C957D3"/>
    <w:rsid w:val="00C95945"/>
    <w:rsid w:val="00C95BF0"/>
    <w:rsid w:val="00C963F8"/>
    <w:rsid w:val="00C9658B"/>
    <w:rsid w:val="00C9659C"/>
    <w:rsid w:val="00C96620"/>
    <w:rsid w:val="00C9673F"/>
    <w:rsid w:val="00C967BC"/>
    <w:rsid w:val="00C96B74"/>
    <w:rsid w:val="00C96B82"/>
    <w:rsid w:val="00C96FED"/>
    <w:rsid w:val="00C97302"/>
    <w:rsid w:val="00C97344"/>
    <w:rsid w:val="00C9738E"/>
    <w:rsid w:val="00C97947"/>
    <w:rsid w:val="00C979C5"/>
    <w:rsid w:val="00C97A92"/>
    <w:rsid w:val="00C97E45"/>
    <w:rsid w:val="00C97EFF"/>
    <w:rsid w:val="00C97FA5"/>
    <w:rsid w:val="00CA0546"/>
    <w:rsid w:val="00CA0640"/>
    <w:rsid w:val="00CA0A3C"/>
    <w:rsid w:val="00CA0BBB"/>
    <w:rsid w:val="00CA0CAA"/>
    <w:rsid w:val="00CA0CBD"/>
    <w:rsid w:val="00CA0FB0"/>
    <w:rsid w:val="00CA1265"/>
    <w:rsid w:val="00CA134D"/>
    <w:rsid w:val="00CA1437"/>
    <w:rsid w:val="00CA1642"/>
    <w:rsid w:val="00CA1764"/>
    <w:rsid w:val="00CA180D"/>
    <w:rsid w:val="00CA1991"/>
    <w:rsid w:val="00CA1A00"/>
    <w:rsid w:val="00CA1B88"/>
    <w:rsid w:val="00CA1BF3"/>
    <w:rsid w:val="00CA1E4F"/>
    <w:rsid w:val="00CA2032"/>
    <w:rsid w:val="00CA2110"/>
    <w:rsid w:val="00CA2171"/>
    <w:rsid w:val="00CA21BD"/>
    <w:rsid w:val="00CA22F9"/>
    <w:rsid w:val="00CA24F0"/>
    <w:rsid w:val="00CA2506"/>
    <w:rsid w:val="00CA2732"/>
    <w:rsid w:val="00CA2790"/>
    <w:rsid w:val="00CA29BF"/>
    <w:rsid w:val="00CA2A0C"/>
    <w:rsid w:val="00CA2F0E"/>
    <w:rsid w:val="00CA3068"/>
    <w:rsid w:val="00CA37A0"/>
    <w:rsid w:val="00CA37BD"/>
    <w:rsid w:val="00CA37CB"/>
    <w:rsid w:val="00CA3A87"/>
    <w:rsid w:val="00CA3CFA"/>
    <w:rsid w:val="00CA3D84"/>
    <w:rsid w:val="00CA3F7D"/>
    <w:rsid w:val="00CA46BB"/>
    <w:rsid w:val="00CA46FD"/>
    <w:rsid w:val="00CA489F"/>
    <w:rsid w:val="00CA496E"/>
    <w:rsid w:val="00CA4A65"/>
    <w:rsid w:val="00CA4AD5"/>
    <w:rsid w:val="00CA4C92"/>
    <w:rsid w:val="00CA4CB1"/>
    <w:rsid w:val="00CA4F78"/>
    <w:rsid w:val="00CA51B1"/>
    <w:rsid w:val="00CA5385"/>
    <w:rsid w:val="00CA53B9"/>
    <w:rsid w:val="00CA54E8"/>
    <w:rsid w:val="00CA55EE"/>
    <w:rsid w:val="00CA5856"/>
    <w:rsid w:val="00CA58D2"/>
    <w:rsid w:val="00CA6A3B"/>
    <w:rsid w:val="00CA74F0"/>
    <w:rsid w:val="00CA75FD"/>
    <w:rsid w:val="00CA764E"/>
    <w:rsid w:val="00CA77C7"/>
    <w:rsid w:val="00CA798B"/>
    <w:rsid w:val="00CA7CB5"/>
    <w:rsid w:val="00CA7CB7"/>
    <w:rsid w:val="00CA7D49"/>
    <w:rsid w:val="00CB03DD"/>
    <w:rsid w:val="00CB05EB"/>
    <w:rsid w:val="00CB06AB"/>
    <w:rsid w:val="00CB0716"/>
    <w:rsid w:val="00CB0B04"/>
    <w:rsid w:val="00CB0B33"/>
    <w:rsid w:val="00CB0CC2"/>
    <w:rsid w:val="00CB112B"/>
    <w:rsid w:val="00CB124C"/>
    <w:rsid w:val="00CB16F0"/>
    <w:rsid w:val="00CB231B"/>
    <w:rsid w:val="00CB252D"/>
    <w:rsid w:val="00CB292C"/>
    <w:rsid w:val="00CB2B9D"/>
    <w:rsid w:val="00CB2D73"/>
    <w:rsid w:val="00CB2F78"/>
    <w:rsid w:val="00CB3039"/>
    <w:rsid w:val="00CB30B1"/>
    <w:rsid w:val="00CB32CC"/>
    <w:rsid w:val="00CB389A"/>
    <w:rsid w:val="00CB3B2A"/>
    <w:rsid w:val="00CB3BC8"/>
    <w:rsid w:val="00CB42EA"/>
    <w:rsid w:val="00CB4541"/>
    <w:rsid w:val="00CB4810"/>
    <w:rsid w:val="00CB497D"/>
    <w:rsid w:val="00CB4A2B"/>
    <w:rsid w:val="00CB4B05"/>
    <w:rsid w:val="00CB4C6D"/>
    <w:rsid w:val="00CB4F41"/>
    <w:rsid w:val="00CB5026"/>
    <w:rsid w:val="00CB55A7"/>
    <w:rsid w:val="00CB5712"/>
    <w:rsid w:val="00CB5847"/>
    <w:rsid w:val="00CB6058"/>
    <w:rsid w:val="00CB6283"/>
    <w:rsid w:val="00CB6377"/>
    <w:rsid w:val="00CB64CE"/>
    <w:rsid w:val="00CB6545"/>
    <w:rsid w:val="00CB65DF"/>
    <w:rsid w:val="00CB6E40"/>
    <w:rsid w:val="00CB7593"/>
    <w:rsid w:val="00CB78BB"/>
    <w:rsid w:val="00CB79D4"/>
    <w:rsid w:val="00CB7BA4"/>
    <w:rsid w:val="00CC05F2"/>
    <w:rsid w:val="00CC077F"/>
    <w:rsid w:val="00CC0914"/>
    <w:rsid w:val="00CC0A76"/>
    <w:rsid w:val="00CC0AC9"/>
    <w:rsid w:val="00CC0ACF"/>
    <w:rsid w:val="00CC0CC1"/>
    <w:rsid w:val="00CC0E50"/>
    <w:rsid w:val="00CC0FF3"/>
    <w:rsid w:val="00CC112B"/>
    <w:rsid w:val="00CC1553"/>
    <w:rsid w:val="00CC19AA"/>
    <w:rsid w:val="00CC24AE"/>
    <w:rsid w:val="00CC297D"/>
    <w:rsid w:val="00CC2B02"/>
    <w:rsid w:val="00CC2DF1"/>
    <w:rsid w:val="00CC30AC"/>
    <w:rsid w:val="00CC314A"/>
    <w:rsid w:val="00CC34D5"/>
    <w:rsid w:val="00CC38E9"/>
    <w:rsid w:val="00CC3945"/>
    <w:rsid w:val="00CC3ABE"/>
    <w:rsid w:val="00CC3B03"/>
    <w:rsid w:val="00CC400A"/>
    <w:rsid w:val="00CC4309"/>
    <w:rsid w:val="00CC4548"/>
    <w:rsid w:val="00CC45CE"/>
    <w:rsid w:val="00CC48F1"/>
    <w:rsid w:val="00CC4D17"/>
    <w:rsid w:val="00CC4E19"/>
    <w:rsid w:val="00CC4F02"/>
    <w:rsid w:val="00CC4F11"/>
    <w:rsid w:val="00CC5163"/>
    <w:rsid w:val="00CC52CE"/>
    <w:rsid w:val="00CC56BE"/>
    <w:rsid w:val="00CC57AF"/>
    <w:rsid w:val="00CC58C0"/>
    <w:rsid w:val="00CC5A18"/>
    <w:rsid w:val="00CC5AA9"/>
    <w:rsid w:val="00CC5B87"/>
    <w:rsid w:val="00CC5E57"/>
    <w:rsid w:val="00CC5FE7"/>
    <w:rsid w:val="00CC6098"/>
    <w:rsid w:val="00CC64F5"/>
    <w:rsid w:val="00CC6679"/>
    <w:rsid w:val="00CC690F"/>
    <w:rsid w:val="00CC6A0A"/>
    <w:rsid w:val="00CC6DD6"/>
    <w:rsid w:val="00CC6DFE"/>
    <w:rsid w:val="00CC70A5"/>
    <w:rsid w:val="00CC74B0"/>
    <w:rsid w:val="00CC7593"/>
    <w:rsid w:val="00CC78A5"/>
    <w:rsid w:val="00CC7CD4"/>
    <w:rsid w:val="00CD0025"/>
    <w:rsid w:val="00CD003C"/>
    <w:rsid w:val="00CD0109"/>
    <w:rsid w:val="00CD0126"/>
    <w:rsid w:val="00CD019F"/>
    <w:rsid w:val="00CD0A67"/>
    <w:rsid w:val="00CD1008"/>
    <w:rsid w:val="00CD1319"/>
    <w:rsid w:val="00CD1583"/>
    <w:rsid w:val="00CD1800"/>
    <w:rsid w:val="00CD1A15"/>
    <w:rsid w:val="00CD1B7C"/>
    <w:rsid w:val="00CD1C22"/>
    <w:rsid w:val="00CD1C8E"/>
    <w:rsid w:val="00CD1E67"/>
    <w:rsid w:val="00CD1EB2"/>
    <w:rsid w:val="00CD2426"/>
    <w:rsid w:val="00CD2683"/>
    <w:rsid w:val="00CD3072"/>
    <w:rsid w:val="00CD3157"/>
    <w:rsid w:val="00CD3467"/>
    <w:rsid w:val="00CD3468"/>
    <w:rsid w:val="00CD3644"/>
    <w:rsid w:val="00CD3716"/>
    <w:rsid w:val="00CD419B"/>
    <w:rsid w:val="00CD451B"/>
    <w:rsid w:val="00CD4724"/>
    <w:rsid w:val="00CD484A"/>
    <w:rsid w:val="00CD4CC6"/>
    <w:rsid w:val="00CD4F3D"/>
    <w:rsid w:val="00CD4FCD"/>
    <w:rsid w:val="00CD4FD9"/>
    <w:rsid w:val="00CD5071"/>
    <w:rsid w:val="00CD5563"/>
    <w:rsid w:val="00CD5706"/>
    <w:rsid w:val="00CD586C"/>
    <w:rsid w:val="00CD5945"/>
    <w:rsid w:val="00CD59EB"/>
    <w:rsid w:val="00CD5E22"/>
    <w:rsid w:val="00CD5E60"/>
    <w:rsid w:val="00CD5E62"/>
    <w:rsid w:val="00CD5E66"/>
    <w:rsid w:val="00CD5F0A"/>
    <w:rsid w:val="00CD6688"/>
    <w:rsid w:val="00CD672A"/>
    <w:rsid w:val="00CD6757"/>
    <w:rsid w:val="00CD681B"/>
    <w:rsid w:val="00CD682B"/>
    <w:rsid w:val="00CD6A6F"/>
    <w:rsid w:val="00CD6A77"/>
    <w:rsid w:val="00CD6C10"/>
    <w:rsid w:val="00CD6E4F"/>
    <w:rsid w:val="00CD744F"/>
    <w:rsid w:val="00CD7490"/>
    <w:rsid w:val="00CD75B2"/>
    <w:rsid w:val="00CD77AF"/>
    <w:rsid w:val="00CD7A2C"/>
    <w:rsid w:val="00CD7E49"/>
    <w:rsid w:val="00CD7F9C"/>
    <w:rsid w:val="00CE0116"/>
    <w:rsid w:val="00CE0176"/>
    <w:rsid w:val="00CE0E0A"/>
    <w:rsid w:val="00CE13CE"/>
    <w:rsid w:val="00CE1A6D"/>
    <w:rsid w:val="00CE1AC4"/>
    <w:rsid w:val="00CE1C3A"/>
    <w:rsid w:val="00CE1E72"/>
    <w:rsid w:val="00CE1EC3"/>
    <w:rsid w:val="00CE1FEE"/>
    <w:rsid w:val="00CE21EA"/>
    <w:rsid w:val="00CE2220"/>
    <w:rsid w:val="00CE27B5"/>
    <w:rsid w:val="00CE2C48"/>
    <w:rsid w:val="00CE2C88"/>
    <w:rsid w:val="00CE2FB9"/>
    <w:rsid w:val="00CE3097"/>
    <w:rsid w:val="00CE33C4"/>
    <w:rsid w:val="00CE3621"/>
    <w:rsid w:val="00CE3922"/>
    <w:rsid w:val="00CE3976"/>
    <w:rsid w:val="00CE39CD"/>
    <w:rsid w:val="00CE3C4A"/>
    <w:rsid w:val="00CE3EA2"/>
    <w:rsid w:val="00CE3F31"/>
    <w:rsid w:val="00CE44CE"/>
    <w:rsid w:val="00CE4585"/>
    <w:rsid w:val="00CE47BC"/>
    <w:rsid w:val="00CE4B02"/>
    <w:rsid w:val="00CE4BD8"/>
    <w:rsid w:val="00CE4D1C"/>
    <w:rsid w:val="00CE500C"/>
    <w:rsid w:val="00CE51D0"/>
    <w:rsid w:val="00CE532D"/>
    <w:rsid w:val="00CE548C"/>
    <w:rsid w:val="00CE581D"/>
    <w:rsid w:val="00CE592A"/>
    <w:rsid w:val="00CE5944"/>
    <w:rsid w:val="00CE5C4D"/>
    <w:rsid w:val="00CE5E52"/>
    <w:rsid w:val="00CE62AF"/>
    <w:rsid w:val="00CE651C"/>
    <w:rsid w:val="00CE6682"/>
    <w:rsid w:val="00CE66BA"/>
    <w:rsid w:val="00CE67D4"/>
    <w:rsid w:val="00CE67E6"/>
    <w:rsid w:val="00CE6961"/>
    <w:rsid w:val="00CE6DB4"/>
    <w:rsid w:val="00CE6E29"/>
    <w:rsid w:val="00CE703B"/>
    <w:rsid w:val="00CE70FE"/>
    <w:rsid w:val="00CE72CA"/>
    <w:rsid w:val="00CE733B"/>
    <w:rsid w:val="00CE7831"/>
    <w:rsid w:val="00CE7AA4"/>
    <w:rsid w:val="00CE7D53"/>
    <w:rsid w:val="00CE7EEB"/>
    <w:rsid w:val="00CE7F4F"/>
    <w:rsid w:val="00CF0069"/>
    <w:rsid w:val="00CF00C1"/>
    <w:rsid w:val="00CF0167"/>
    <w:rsid w:val="00CF0431"/>
    <w:rsid w:val="00CF0AF2"/>
    <w:rsid w:val="00CF12E0"/>
    <w:rsid w:val="00CF1300"/>
    <w:rsid w:val="00CF1642"/>
    <w:rsid w:val="00CF18A6"/>
    <w:rsid w:val="00CF1B34"/>
    <w:rsid w:val="00CF1F61"/>
    <w:rsid w:val="00CF217F"/>
    <w:rsid w:val="00CF234F"/>
    <w:rsid w:val="00CF26D4"/>
    <w:rsid w:val="00CF2D46"/>
    <w:rsid w:val="00CF2DDB"/>
    <w:rsid w:val="00CF2E04"/>
    <w:rsid w:val="00CF3134"/>
    <w:rsid w:val="00CF34EE"/>
    <w:rsid w:val="00CF37F8"/>
    <w:rsid w:val="00CF3A41"/>
    <w:rsid w:val="00CF3B46"/>
    <w:rsid w:val="00CF3CA8"/>
    <w:rsid w:val="00CF3DB4"/>
    <w:rsid w:val="00CF3F1A"/>
    <w:rsid w:val="00CF3FA7"/>
    <w:rsid w:val="00CF40F8"/>
    <w:rsid w:val="00CF42E9"/>
    <w:rsid w:val="00CF44A7"/>
    <w:rsid w:val="00CF4582"/>
    <w:rsid w:val="00CF4A75"/>
    <w:rsid w:val="00CF4BCF"/>
    <w:rsid w:val="00CF51D2"/>
    <w:rsid w:val="00CF5389"/>
    <w:rsid w:val="00CF5B94"/>
    <w:rsid w:val="00CF5DA8"/>
    <w:rsid w:val="00CF5E34"/>
    <w:rsid w:val="00CF5E49"/>
    <w:rsid w:val="00CF5FE5"/>
    <w:rsid w:val="00CF601A"/>
    <w:rsid w:val="00CF639E"/>
    <w:rsid w:val="00CF6D91"/>
    <w:rsid w:val="00CF77B0"/>
    <w:rsid w:val="00CF78F8"/>
    <w:rsid w:val="00CF7907"/>
    <w:rsid w:val="00CF7978"/>
    <w:rsid w:val="00CF7AB9"/>
    <w:rsid w:val="00CF7C10"/>
    <w:rsid w:val="00CF7CC7"/>
    <w:rsid w:val="00CF7DF4"/>
    <w:rsid w:val="00CF7E29"/>
    <w:rsid w:val="00CF7F49"/>
    <w:rsid w:val="00D000D6"/>
    <w:rsid w:val="00D0076E"/>
    <w:rsid w:val="00D010BB"/>
    <w:rsid w:val="00D012BD"/>
    <w:rsid w:val="00D01623"/>
    <w:rsid w:val="00D01B74"/>
    <w:rsid w:val="00D01DA4"/>
    <w:rsid w:val="00D0237E"/>
    <w:rsid w:val="00D02753"/>
    <w:rsid w:val="00D02AFD"/>
    <w:rsid w:val="00D02D3E"/>
    <w:rsid w:val="00D0307C"/>
    <w:rsid w:val="00D03347"/>
    <w:rsid w:val="00D036E3"/>
    <w:rsid w:val="00D0380F"/>
    <w:rsid w:val="00D03A17"/>
    <w:rsid w:val="00D03CA4"/>
    <w:rsid w:val="00D03F58"/>
    <w:rsid w:val="00D03F61"/>
    <w:rsid w:val="00D04091"/>
    <w:rsid w:val="00D04183"/>
    <w:rsid w:val="00D044E5"/>
    <w:rsid w:val="00D04AC8"/>
    <w:rsid w:val="00D04D77"/>
    <w:rsid w:val="00D04E01"/>
    <w:rsid w:val="00D05068"/>
    <w:rsid w:val="00D05076"/>
    <w:rsid w:val="00D052DD"/>
    <w:rsid w:val="00D05310"/>
    <w:rsid w:val="00D0535A"/>
    <w:rsid w:val="00D0580B"/>
    <w:rsid w:val="00D05BFF"/>
    <w:rsid w:val="00D05F86"/>
    <w:rsid w:val="00D06217"/>
    <w:rsid w:val="00D062E3"/>
    <w:rsid w:val="00D06914"/>
    <w:rsid w:val="00D069B8"/>
    <w:rsid w:val="00D07131"/>
    <w:rsid w:val="00D07711"/>
    <w:rsid w:val="00D077E6"/>
    <w:rsid w:val="00D0782E"/>
    <w:rsid w:val="00D07A12"/>
    <w:rsid w:val="00D07CF5"/>
    <w:rsid w:val="00D07D4D"/>
    <w:rsid w:val="00D07E1D"/>
    <w:rsid w:val="00D10106"/>
    <w:rsid w:val="00D108A0"/>
    <w:rsid w:val="00D10A1C"/>
    <w:rsid w:val="00D10D55"/>
    <w:rsid w:val="00D10E44"/>
    <w:rsid w:val="00D1109B"/>
    <w:rsid w:val="00D117ED"/>
    <w:rsid w:val="00D11865"/>
    <w:rsid w:val="00D11F8C"/>
    <w:rsid w:val="00D11FAB"/>
    <w:rsid w:val="00D1205E"/>
    <w:rsid w:val="00D122D5"/>
    <w:rsid w:val="00D127E7"/>
    <w:rsid w:val="00D12D53"/>
    <w:rsid w:val="00D133FA"/>
    <w:rsid w:val="00D1342C"/>
    <w:rsid w:val="00D13488"/>
    <w:rsid w:val="00D136FC"/>
    <w:rsid w:val="00D13876"/>
    <w:rsid w:val="00D13A2E"/>
    <w:rsid w:val="00D13B87"/>
    <w:rsid w:val="00D13DD8"/>
    <w:rsid w:val="00D13F00"/>
    <w:rsid w:val="00D13F21"/>
    <w:rsid w:val="00D1452A"/>
    <w:rsid w:val="00D1464E"/>
    <w:rsid w:val="00D14954"/>
    <w:rsid w:val="00D14C16"/>
    <w:rsid w:val="00D14CB2"/>
    <w:rsid w:val="00D14E26"/>
    <w:rsid w:val="00D15025"/>
    <w:rsid w:val="00D1558D"/>
    <w:rsid w:val="00D158F8"/>
    <w:rsid w:val="00D15CB1"/>
    <w:rsid w:val="00D15E4E"/>
    <w:rsid w:val="00D15F30"/>
    <w:rsid w:val="00D160B3"/>
    <w:rsid w:val="00D1617E"/>
    <w:rsid w:val="00D16252"/>
    <w:rsid w:val="00D1678B"/>
    <w:rsid w:val="00D16B5A"/>
    <w:rsid w:val="00D16C94"/>
    <w:rsid w:val="00D16CA2"/>
    <w:rsid w:val="00D16F97"/>
    <w:rsid w:val="00D17605"/>
    <w:rsid w:val="00D17655"/>
    <w:rsid w:val="00D17669"/>
    <w:rsid w:val="00D17765"/>
    <w:rsid w:val="00D179A0"/>
    <w:rsid w:val="00D17AE7"/>
    <w:rsid w:val="00D17C31"/>
    <w:rsid w:val="00D17D9A"/>
    <w:rsid w:val="00D2015A"/>
    <w:rsid w:val="00D2029A"/>
    <w:rsid w:val="00D202C4"/>
    <w:rsid w:val="00D205A4"/>
    <w:rsid w:val="00D20755"/>
    <w:rsid w:val="00D210FE"/>
    <w:rsid w:val="00D21973"/>
    <w:rsid w:val="00D21D39"/>
    <w:rsid w:val="00D221FD"/>
    <w:rsid w:val="00D22244"/>
    <w:rsid w:val="00D225F8"/>
    <w:rsid w:val="00D2285C"/>
    <w:rsid w:val="00D22BFD"/>
    <w:rsid w:val="00D22E60"/>
    <w:rsid w:val="00D22EFB"/>
    <w:rsid w:val="00D22F73"/>
    <w:rsid w:val="00D22FD0"/>
    <w:rsid w:val="00D230B0"/>
    <w:rsid w:val="00D230B9"/>
    <w:rsid w:val="00D23B4A"/>
    <w:rsid w:val="00D23BF7"/>
    <w:rsid w:val="00D241B9"/>
    <w:rsid w:val="00D2436C"/>
    <w:rsid w:val="00D245FC"/>
    <w:rsid w:val="00D246F2"/>
    <w:rsid w:val="00D248CB"/>
    <w:rsid w:val="00D249AE"/>
    <w:rsid w:val="00D24ABD"/>
    <w:rsid w:val="00D24D5A"/>
    <w:rsid w:val="00D24E00"/>
    <w:rsid w:val="00D2553B"/>
    <w:rsid w:val="00D25AF3"/>
    <w:rsid w:val="00D25D1B"/>
    <w:rsid w:val="00D25D6D"/>
    <w:rsid w:val="00D25FC3"/>
    <w:rsid w:val="00D25FE3"/>
    <w:rsid w:val="00D26102"/>
    <w:rsid w:val="00D26456"/>
    <w:rsid w:val="00D26633"/>
    <w:rsid w:val="00D266C4"/>
    <w:rsid w:val="00D267AD"/>
    <w:rsid w:val="00D275E7"/>
    <w:rsid w:val="00D2772B"/>
    <w:rsid w:val="00D30279"/>
    <w:rsid w:val="00D303CE"/>
    <w:rsid w:val="00D3058C"/>
    <w:rsid w:val="00D305B2"/>
    <w:rsid w:val="00D3090F"/>
    <w:rsid w:val="00D30D4E"/>
    <w:rsid w:val="00D311C1"/>
    <w:rsid w:val="00D314C3"/>
    <w:rsid w:val="00D315AF"/>
    <w:rsid w:val="00D316CC"/>
    <w:rsid w:val="00D31C57"/>
    <w:rsid w:val="00D31EA9"/>
    <w:rsid w:val="00D32566"/>
    <w:rsid w:val="00D32AD6"/>
    <w:rsid w:val="00D32EF8"/>
    <w:rsid w:val="00D336BA"/>
    <w:rsid w:val="00D336BF"/>
    <w:rsid w:val="00D33885"/>
    <w:rsid w:val="00D338A5"/>
    <w:rsid w:val="00D33A88"/>
    <w:rsid w:val="00D33B8F"/>
    <w:rsid w:val="00D33BB9"/>
    <w:rsid w:val="00D33C02"/>
    <w:rsid w:val="00D33CC9"/>
    <w:rsid w:val="00D33DF0"/>
    <w:rsid w:val="00D33E4A"/>
    <w:rsid w:val="00D33F69"/>
    <w:rsid w:val="00D3406D"/>
    <w:rsid w:val="00D34269"/>
    <w:rsid w:val="00D34321"/>
    <w:rsid w:val="00D345CE"/>
    <w:rsid w:val="00D34782"/>
    <w:rsid w:val="00D34C52"/>
    <w:rsid w:val="00D34E3F"/>
    <w:rsid w:val="00D34E62"/>
    <w:rsid w:val="00D3505A"/>
    <w:rsid w:val="00D355C5"/>
    <w:rsid w:val="00D35654"/>
    <w:rsid w:val="00D35980"/>
    <w:rsid w:val="00D35A4C"/>
    <w:rsid w:val="00D35B20"/>
    <w:rsid w:val="00D35D75"/>
    <w:rsid w:val="00D35FCE"/>
    <w:rsid w:val="00D35FE6"/>
    <w:rsid w:val="00D3604B"/>
    <w:rsid w:val="00D362FD"/>
    <w:rsid w:val="00D36440"/>
    <w:rsid w:val="00D3647F"/>
    <w:rsid w:val="00D36815"/>
    <w:rsid w:val="00D369A7"/>
    <w:rsid w:val="00D36BBA"/>
    <w:rsid w:val="00D36D1F"/>
    <w:rsid w:val="00D40C4D"/>
    <w:rsid w:val="00D40F05"/>
    <w:rsid w:val="00D414C2"/>
    <w:rsid w:val="00D4205A"/>
    <w:rsid w:val="00D42066"/>
    <w:rsid w:val="00D42194"/>
    <w:rsid w:val="00D4257F"/>
    <w:rsid w:val="00D425D2"/>
    <w:rsid w:val="00D425FD"/>
    <w:rsid w:val="00D4260C"/>
    <w:rsid w:val="00D4273F"/>
    <w:rsid w:val="00D42A16"/>
    <w:rsid w:val="00D42D55"/>
    <w:rsid w:val="00D42D75"/>
    <w:rsid w:val="00D42F4E"/>
    <w:rsid w:val="00D43105"/>
    <w:rsid w:val="00D431F4"/>
    <w:rsid w:val="00D432E5"/>
    <w:rsid w:val="00D43662"/>
    <w:rsid w:val="00D438FA"/>
    <w:rsid w:val="00D43CD3"/>
    <w:rsid w:val="00D43DA1"/>
    <w:rsid w:val="00D44327"/>
    <w:rsid w:val="00D4468D"/>
    <w:rsid w:val="00D44AD0"/>
    <w:rsid w:val="00D451D4"/>
    <w:rsid w:val="00D4537E"/>
    <w:rsid w:val="00D458F8"/>
    <w:rsid w:val="00D45A99"/>
    <w:rsid w:val="00D45F0D"/>
    <w:rsid w:val="00D46059"/>
    <w:rsid w:val="00D463D8"/>
    <w:rsid w:val="00D46670"/>
    <w:rsid w:val="00D468F7"/>
    <w:rsid w:val="00D46B8A"/>
    <w:rsid w:val="00D46F7F"/>
    <w:rsid w:val="00D4703D"/>
    <w:rsid w:val="00D47640"/>
    <w:rsid w:val="00D47A38"/>
    <w:rsid w:val="00D47B10"/>
    <w:rsid w:val="00D47D0B"/>
    <w:rsid w:val="00D47E08"/>
    <w:rsid w:val="00D47E7D"/>
    <w:rsid w:val="00D50397"/>
    <w:rsid w:val="00D507EE"/>
    <w:rsid w:val="00D50E5B"/>
    <w:rsid w:val="00D51093"/>
    <w:rsid w:val="00D5126F"/>
    <w:rsid w:val="00D513AC"/>
    <w:rsid w:val="00D5179F"/>
    <w:rsid w:val="00D5190F"/>
    <w:rsid w:val="00D526DA"/>
    <w:rsid w:val="00D5278A"/>
    <w:rsid w:val="00D52AF3"/>
    <w:rsid w:val="00D52D15"/>
    <w:rsid w:val="00D5325A"/>
    <w:rsid w:val="00D5331F"/>
    <w:rsid w:val="00D534C7"/>
    <w:rsid w:val="00D53CE7"/>
    <w:rsid w:val="00D53DF1"/>
    <w:rsid w:val="00D54064"/>
    <w:rsid w:val="00D543CA"/>
    <w:rsid w:val="00D543DD"/>
    <w:rsid w:val="00D54411"/>
    <w:rsid w:val="00D54C35"/>
    <w:rsid w:val="00D54C59"/>
    <w:rsid w:val="00D55171"/>
    <w:rsid w:val="00D55252"/>
    <w:rsid w:val="00D55493"/>
    <w:rsid w:val="00D55A48"/>
    <w:rsid w:val="00D55B5D"/>
    <w:rsid w:val="00D55C12"/>
    <w:rsid w:val="00D55CBA"/>
    <w:rsid w:val="00D55F45"/>
    <w:rsid w:val="00D55FDC"/>
    <w:rsid w:val="00D56083"/>
    <w:rsid w:val="00D5620A"/>
    <w:rsid w:val="00D56470"/>
    <w:rsid w:val="00D566A1"/>
    <w:rsid w:val="00D569B0"/>
    <w:rsid w:val="00D56BB7"/>
    <w:rsid w:val="00D56CBE"/>
    <w:rsid w:val="00D56DEB"/>
    <w:rsid w:val="00D570F3"/>
    <w:rsid w:val="00D57329"/>
    <w:rsid w:val="00D573BD"/>
    <w:rsid w:val="00D573D8"/>
    <w:rsid w:val="00D576CA"/>
    <w:rsid w:val="00D57701"/>
    <w:rsid w:val="00D577CD"/>
    <w:rsid w:val="00D57FDC"/>
    <w:rsid w:val="00D602F9"/>
    <w:rsid w:val="00D60619"/>
    <w:rsid w:val="00D60748"/>
    <w:rsid w:val="00D60A7F"/>
    <w:rsid w:val="00D60BFB"/>
    <w:rsid w:val="00D60C92"/>
    <w:rsid w:val="00D60D3E"/>
    <w:rsid w:val="00D60DF9"/>
    <w:rsid w:val="00D61730"/>
    <w:rsid w:val="00D61A08"/>
    <w:rsid w:val="00D6226A"/>
    <w:rsid w:val="00D622F7"/>
    <w:rsid w:val="00D6249D"/>
    <w:rsid w:val="00D62701"/>
    <w:rsid w:val="00D62770"/>
    <w:rsid w:val="00D62E0A"/>
    <w:rsid w:val="00D6309E"/>
    <w:rsid w:val="00D63565"/>
    <w:rsid w:val="00D6362F"/>
    <w:rsid w:val="00D638BD"/>
    <w:rsid w:val="00D63C04"/>
    <w:rsid w:val="00D63DCE"/>
    <w:rsid w:val="00D63E90"/>
    <w:rsid w:val="00D6440B"/>
    <w:rsid w:val="00D646A6"/>
    <w:rsid w:val="00D6474E"/>
    <w:rsid w:val="00D6489E"/>
    <w:rsid w:val="00D64BF1"/>
    <w:rsid w:val="00D6563B"/>
    <w:rsid w:val="00D6594C"/>
    <w:rsid w:val="00D662FB"/>
    <w:rsid w:val="00D66778"/>
    <w:rsid w:val="00D66D08"/>
    <w:rsid w:val="00D66D98"/>
    <w:rsid w:val="00D66EB8"/>
    <w:rsid w:val="00D66EBE"/>
    <w:rsid w:val="00D67177"/>
    <w:rsid w:val="00D67203"/>
    <w:rsid w:val="00D67286"/>
    <w:rsid w:val="00D67437"/>
    <w:rsid w:val="00D676E4"/>
    <w:rsid w:val="00D67967"/>
    <w:rsid w:val="00D679BD"/>
    <w:rsid w:val="00D67B3C"/>
    <w:rsid w:val="00D67B9A"/>
    <w:rsid w:val="00D67D13"/>
    <w:rsid w:val="00D67F5A"/>
    <w:rsid w:val="00D67FEB"/>
    <w:rsid w:val="00D7002F"/>
    <w:rsid w:val="00D70049"/>
    <w:rsid w:val="00D703FB"/>
    <w:rsid w:val="00D70506"/>
    <w:rsid w:val="00D70667"/>
    <w:rsid w:val="00D70736"/>
    <w:rsid w:val="00D7090A"/>
    <w:rsid w:val="00D70C02"/>
    <w:rsid w:val="00D70C53"/>
    <w:rsid w:val="00D70D14"/>
    <w:rsid w:val="00D70D96"/>
    <w:rsid w:val="00D7149C"/>
    <w:rsid w:val="00D716BE"/>
    <w:rsid w:val="00D71792"/>
    <w:rsid w:val="00D71824"/>
    <w:rsid w:val="00D71AB0"/>
    <w:rsid w:val="00D71D98"/>
    <w:rsid w:val="00D71F32"/>
    <w:rsid w:val="00D722C0"/>
    <w:rsid w:val="00D72537"/>
    <w:rsid w:val="00D72549"/>
    <w:rsid w:val="00D725E8"/>
    <w:rsid w:val="00D72846"/>
    <w:rsid w:val="00D72852"/>
    <w:rsid w:val="00D7288D"/>
    <w:rsid w:val="00D728E7"/>
    <w:rsid w:val="00D728F8"/>
    <w:rsid w:val="00D72A23"/>
    <w:rsid w:val="00D72D36"/>
    <w:rsid w:val="00D73064"/>
    <w:rsid w:val="00D73249"/>
    <w:rsid w:val="00D73262"/>
    <w:rsid w:val="00D734A5"/>
    <w:rsid w:val="00D734D1"/>
    <w:rsid w:val="00D7363C"/>
    <w:rsid w:val="00D73838"/>
    <w:rsid w:val="00D738C1"/>
    <w:rsid w:val="00D738FA"/>
    <w:rsid w:val="00D73928"/>
    <w:rsid w:val="00D73AEF"/>
    <w:rsid w:val="00D73CB3"/>
    <w:rsid w:val="00D740A6"/>
    <w:rsid w:val="00D741DB"/>
    <w:rsid w:val="00D74585"/>
    <w:rsid w:val="00D745AA"/>
    <w:rsid w:val="00D74681"/>
    <w:rsid w:val="00D74AC1"/>
    <w:rsid w:val="00D74B2F"/>
    <w:rsid w:val="00D74BD8"/>
    <w:rsid w:val="00D74D54"/>
    <w:rsid w:val="00D74E8B"/>
    <w:rsid w:val="00D74F0E"/>
    <w:rsid w:val="00D750B7"/>
    <w:rsid w:val="00D7514A"/>
    <w:rsid w:val="00D75A40"/>
    <w:rsid w:val="00D75C2B"/>
    <w:rsid w:val="00D75D1F"/>
    <w:rsid w:val="00D7602F"/>
    <w:rsid w:val="00D76116"/>
    <w:rsid w:val="00D76E54"/>
    <w:rsid w:val="00D7769F"/>
    <w:rsid w:val="00D777B5"/>
    <w:rsid w:val="00D7784E"/>
    <w:rsid w:val="00D77E60"/>
    <w:rsid w:val="00D8008F"/>
    <w:rsid w:val="00D803F7"/>
    <w:rsid w:val="00D8053F"/>
    <w:rsid w:val="00D80A60"/>
    <w:rsid w:val="00D80AEE"/>
    <w:rsid w:val="00D80C17"/>
    <w:rsid w:val="00D80E02"/>
    <w:rsid w:val="00D80FB1"/>
    <w:rsid w:val="00D81142"/>
    <w:rsid w:val="00D81479"/>
    <w:rsid w:val="00D81992"/>
    <w:rsid w:val="00D819B1"/>
    <w:rsid w:val="00D81C86"/>
    <w:rsid w:val="00D81CBE"/>
    <w:rsid w:val="00D81DB7"/>
    <w:rsid w:val="00D81FC2"/>
    <w:rsid w:val="00D82250"/>
    <w:rsid w:val="00D82573"/>
    <w:rsid w:val="00D828B0"/>
    <w:rsid w:val="00D829AE"/>
    <w:rsid w:val="00D82B2B"/>
    <w:rsid w:val="00D82BA6"/>
    <w:rsid w:val="00D82C9A"/>
    <w:rsid w:val="00D82E81"/>
    <w:rsid w:val="00D83287"/>
    <w:rsid w:val="00D832DE"/>
    <w:rsid w:val="00D83603"/>
    <w:rsid w:val="00D8364B"/>
    <w:rsid w:val="00D837A1"/>
    <w:rsid w:val="00D837FC"/>
    <w:rsid w:val="00D83B96"/>
    <w:rsid w:val="00D83D71"/>
    <w:rsid w:val="00D840F0"/>
    <w:rsid w:val="00D8417D"/>
    <w:rsid w:val="00D84A48"/>
    <w:rsid w:val="00D84B22"/>
    <w:rsid w:val="00D84B93"/>
    <w:rsid w:val="00D84C1D"/>
    <w:rsid w:val="00D84DA2"/>
    <w:rsid w:val="00D84F8C"/>
    <w:rsid w:val="00D850A3"/>
    <w:rsid w:val="00D851FB"/>
    <w:rsid w:val="00D852AD"/>
    <w:rsid w:val="00D852FA"/>
    <w:rsid w:val="00D85381"/>
    <w:rsid w:val="00D85482"/>
    <w:rsid w:val="00D85605"/>
    <w:rsid w:val="00D859DE"/>
    <w:rsid w:val="00D85BC6"/>
    <w:rsid w:val="00D86065"/>
    <w:rsid w:val="00D860C2"/>
    <w:rsid w:val="00D8638B"/>
    <w:rsid w:val="00D8672D"/>
    <w:rsid w:val="00D86CAD"/>
    <w:rsid w:val="00D86D39"/>
    <w:rsid w:val="00D86E7B"/>
    <w:rsid w:val="00D86EC0"/>
    <w:rsid w:val="00D87049"/>
    <w:rsid w:val="00D8715E"/>
    <w:rsid w:val="00D874DE"/>
    <w:rsid w:val="00D875FF"/>
    <w:rsid w:val="00D87BD2"/>
    <w:rsid w:val="00D90468"/>
    <w:rsid w:val="00D907DF"/>
    <w:rsid w:val="00D9084A"/>
    <w:rsid w:val="00D908E6"/>
    <w:rsid w:val="00D9091B"/>
    <w:rsid w:val="00D9098A"/>
    <w:rsid w:val="00D909BD"/>
    <w:rsid w:val="00D909ED"/>
    <w:rsid w:val="00D90CCC"/>
    <w:rsid w:val="00D91114"/>
    <w:rsid w:val="00D91216"/>
    <w:rsid w:val="00D91382"/>
    <w:rsid w:val="00D915A0"/>
    <w:rsid w:val="00D9253D"/>
    <w:rsid w:val="00D926FD"/>
    <w:rsid w:val="00D9283F"/>
    <w:rsid w:val="00D92A68"/>
    <w:rsid w:val="00D92C10"/>
    <w:rsid w:val="00D92C65"/>
    <w:rsid w:val="00D92D61"/>
    <w:rsid w:val="00D9312A"/>
    <w:rsid w:val="00D931A8"/>
    <w:rsid w:val="00D933E3"/>
    <w:rsid w:val="00D935FA"/>
    <w:rsid w:val="00D936D0"/>
    <w:rsid w:val="00D9380A"/>
    <w:rsid w:val="00D938D1"/>
    <w:rsid w:val="00D938FF"/>
    <w:rsid w:val="00D93DB5"/>
    <w:rsid w:val="00D940A6"/>
    <w:rsid w:val="00D9460B"/>
    <w:rsid w:val="00D9489B"/>
    <w:rsid w:val="00D94F66"/>
    <w:rsid w:val="00D9517C"/>
    <w:rsid w:val="00D95204"/>
    <w:rsid w:val="00D952D1"/>
    <w:rsid w:val="00D958B8"/>
    <w:rsid w:val="00D959E3"/>
    <w:rsid w:val="00D95DD4"/>
    <w:rsid w:val="00D96AF6"/>
    <w:rsid w:val="00D96B71"/>
    <w:rsid w:val="00D96BCF"/>
    <w:rsid w:val="00D96C13"/>
    <w:rsid w:val="00D9706E"/>
    <w:rsid w:val="00D97233"/>
    <w:rsid w:val="00D97276"/>
    <w:rsid w:val="00D973C2"/>
    <w:rsid w:val="00D974AC"/>
    <w:rsid w:val="00D97512"/>
    <w:rsid w:val="00D97648"/>
    <w:rsid w:val="00D9772B"/>
    <w:rsid w:val="00D977C5"/>
    <w:rsid w:val="00D978BA"/>
    <w:rsid w:val="00D97B28"/>
    <w:rsid w:val="00DA0349"/>
    <w:rsid w:val="00DA0420"/>
    <w:rsid w:val="00DA0A82"/>
    <w:rsid w:val="00DA108E"/>
    <w:rsid w:val="00DA1118"/>
    <w:rsid w:val="00DA1244"/>
    <w:rsid w:val="00DA12F5"/>
    <w:rsid w:val="00DA1567"/>
    <w:rsid w:val="00DA15CD"/>
    <w:rsid w:val="00DA162C"/>
    <w:rsid w:val="00DA17E5"/>
    <w:rsid w:val="00DA2327"/>
    <w:rsid w:val="00DA2654"/>
    <w:rsid w:val="00DA2D51"/>
    <w:rsid w:val="00DA2E2E"/>
    <w:rsid w:val="00DA3EFF"/>
    <w:rsid w:val="00DA4473"/>
    <w:rsid w:val="00DA447E"/>
    <w:rsid w:val="00DA452C"/>
    <w:rsid w:val="00DA462A"/>
    <w:rsid w:val="00DA4F3E"/>
    <w:rsid w:val="00DA5017"/>
    <w:rsid w:val="00DA5192"/>
    <w:rsid w:val="00DA536D"/>
    <w:rsid w:val="00DA57DE"/>
    <w:rsid w:val="00DA5B2D"/>
    <w:rsid w:val="00DA5FE9"/>
    <w:rsid w:val="00DA609F"/>
    <w:rsid w:val="00DA6474"/>
    <w:rsid w:val="00DA662A"/>
    <w:rsid w:val="00DA68CF"/>
    <w:rsid w:val="00DA6B11"/>
    <w:rsid w:val="00DA6B27"/>
    <w:rsid w:val="00DA6BC7"/>
    <w:rsid w:val="00DA6CA0"/>
    <w:rsid w:val="00DA6D1F"/>
    <w:rsid w:val="00DA7394"/>
    <w:rsid w:val="00DA77B9"/>
    <w:rsid w:val="00DA79A2"/>
    <w:rsid w:val="00DA7AAC"/>
    <w:rsid w:val="00DA7AED"/>
    <w:rsid w:val="00DA7C6D"/>
    <w:rsid w:val="00DB0A5E"/>
    <w:rsid w:val="00DB0A7C"/>
    <w:rsid w:val="00DB0AFD"/>
    <w:rsid w:val="00DB0C21"/>
    <w:rsid w:val="00DB0CAA"/>
    <w:rsid w:val="00DB122D"/>
    <w:rsid w:val="00DB1304"/>
    <w:rsid w:val="00DB16F5"/>
    <w:rsid w:val="00DB186A"/>
    <w:rsid w:val="00DB1C52"/>
    <w:rsid w:val="00DB1D24"/>
    <w:rsid w:val="00DB1DBF"/>
    <w:rsid w:val="00DB1E54"/>
    <w:rsid w:val="00DB219F"/>
    <w:rsid w:val="00DB2257"/>
    <w:rsid w:val="00DB25D4"/>
    <w:rsid w:val="00DB26A8"/>
    <w:rsid w:val="00DB29AA"/>
    <w:rsid w:val="00DB2AE2"/>
    <w:rsid w:val="00DB2C1C"/>
    <w:rsid w:val="00DB2C3B"/>
    <w:rsid w:val="00DB2DAA"/>
    <w:rsid w:val="00DB2E26"/>
    <w:rsid w:val="00DB308C"/>
    <w:rsid w:val="00DB325C"/>
    <w:rsid w:val="00DB33AF"/>
    <w:rsid w:val="00DB3666"/>
    <w:rsid w:val="00DB3D82"/>
    <w:rsid w:val="00DB40CC"/>
    <w:rsid w:val="00DB4636"/>
    <w:rsid w:val="00DB4833"/>
    <w:rsid w:val="00DB4B31"/>
    <w:rsid w:val="00DB4B33"/>
    <w:rsid w:val="00DB4C2B"/>
    <w:rsid w:val="00DB4CDB"/>
    <w:rsid w:val="00DB502C"/>
    <w:rsid w:val="00DB5690"/>
    <w:rsid w:val="00DB5CBE"/>
    <w:rsid w:val="00DB5F54"/>
    <w:rsid w:val="00DB61EE"/>
    <w:rsid w:val="00DB64D5"/>
    <w:rsid w:val="00DB677D"/>
    <w:rsid w:val="00DB686B"/>
    <w:rsid w:val="00DB71AF"/>
    <w:rsid w:val="00DB7289"/>
    <w:rsid w:val="00DB7453"/>
    <w:rsid w:val="00DB786E"/>
    <w:rsid w:val="00DB7888"/>
    <w:rsid w:val="00DC0091"/>
    <w:rsid w:val="00DC02E8"/>
    <w:rsid w:val="00DC052E"/>
    <w:rsid w:val="00DC0FAA"/>
    <w:rsid w:val="00DC10B9"/>
    <w:rsid w:val="00DC1709"/>
    <w:rsid w:val="00DC1823"/>
    <w:rsid w:val="00DC19F9"/>
    <w:rsid w:val="00DC1C23"/>
    <w:rsid w:val="00DC1D06"/>
    <w:rsid w:val="00DC205D"/>
    <w:rsid w:val="00DC23F2"/>
    <w:rsid w:val="00DC2422"/>
    <w:rsid w:val="00DC29E7"/>
    <w:rsid w:val="00DC29F7"/>
    <w:rsid w:val="00DC2A9D"/>
    <w:rsid w:val="00DC2FA5"/>
    <w:rsid w:val="00DC3828"/>
    <w:rsid w:val="00DC3A1A"/>
    <w:rsid w:val="00DC3B88"/>
    <w:rsid w:val="00DC3D26"/>
    <w:rsid w:val="00DC3D5F"/>
    <w:rsid w:val="00DC3E7B"/>
    <w:rsid w:val="00DC40F4"/>
    <w:rsid w:val="00DC433E"/>
    <w:rsid w:val="00DC476E"/>
    <w:rsid w:val="00DC4869"/>
    <w:rsid w:val="00DC4B16"/>
    <w:rsid w:val="00DC508A"/>
    <w:rsid w:val="00DC5227"/>
    <w:rsid w:val="00DC532D"/>
    <w:rsid w:val="00DC54BA"/>
    <w:rsid w:val="00DC54C0"/>
    <w:rsid w:val="00DC5515"/>
    <w:rsid w:val="00DC562E"/>
    <w:rsid w:val="00DC5912"/>
    <w:rsid w:val="00DC5B90"/>
    <w:rsid w:val="00DC5C7D"/>
    <w:rsid w:val="00DC619D"/>
    <w:rsid w:val="00DC61B4"/>
    <w:rsid w:val="00DC63C6"/>
    <w:rsid w:val="00DC6512"/>
    <w:rsid w:val="00DC6A77"/>
    <w:rsid w:val="00DC6B8C"/>
    <w:rsid w:val="00DC6F3A"/>
    <w:rsid w:val="00DC7125"/>
    <w:rsid w:val="00DC71BF"/>
    <w:rsid w:val="00DC7344"/>
    <w:rsid w:val="00DC7782"/>
    <w:rsid w:val="00DC77FE"/>
    <w:rsid w:val="00DC79F6"/>
    <w:rsid w:val="00DC7B39"/>
    <w:rsid w:val="00DC7BB3"/>
    <w:rsid w:val="00DC7C3E"/>
    <w:rsid w:val="00DC7CA0"/>
    <w:rsid w:val="00DD10CA"/>
    <w:rsid w:val="00DD1195"/>
    <w:rsid w:val="00DD11DB"/>
    <w:rsid w:val="00DD15DD"/>
    <w:rsid w:val="00DD16E5"/>
    <w:rsid w:val="00DD18F7"/>
    <w:rsid w:val="00DD191D"/>
    <w:rsid w:val="00DD19E5"/>
    <w:rsid w:val="00DD1B30"/>
    <w:rsid w:val="00DD1F2A"/>
    <w:rsid w:val="00DD2197"/>
    <w:rsid w:val="00DD21C2"/>
    <w:rsid w:val="00DD2225"/>
    <w:rsid w:val="00DD22D3"/>
    <w:rsid w:val="00DD2338"/>
    <w:rsid w:val="00DD23C8"/>
    <w:rsid w:val="00DD25C3"/>
    <w:rsid w:val="00DD2601"/>
    <w:rsid w:val="00DD2620"/>
    <w:rsid w:val="00DD2844"/>
    <w:rsid w:val="00DD2CFC"/>
    <w:rsid w:val="00DD2FD6"/>
    <w:rsid w:val="00DD3280"/>
    <w:rsid w:val="00DD343A"/>
    <w:rsid w:val="00DD35B7"/>
    <w:rsid w:val="00DD35EB"/>
    <w:rsid w:val="00DD37CD"/>
    <w:rsid w:val="00DD3D2D"/>
    <w:rsid w:val="00DD3D51"/>
    <w:rsid w:val="00DD417B"/>
    <w:rsid w:val="00DD42AA"/>
    <w:rsid w:val="00DD455A"/>
    <w:rsid w:val="00DD47E1"/>
    <w:rsid w:val="00DD497A"/>
    <w:rsid w:val="00DD4C0B"/>
    <w:rsid w:val="00DD4CBE"/>
    <w:rsid w:val="00DD4DE6"/>
    <w:rsid w:val="00DD520D"/>
    <w:rsid w:val="00DD5633"/>
    <w:rsid w:val="00DD5720"/>
    <w:rsid w:val="00DD5A50"/>
    <w:rsid w:val="00DD5E43"/>
    <w:rsid w:val="00DD5F37"/>
    <w:rsid w:val="00DD6633"/>
    <w:rsid w:val="00DD69EC"/>
    <w:rsid w:val="00DD6B70"/>
    <w:rsid w:val="00DD6BDB"/>
    <w:rsid w:val="00DD6FB1"/>
    <w:rsid w:val="00DD7144"/>
    <w:rsid w:val="00DD71C3"/>
    <w:rsid w:val="00DD7488"/>
    <w:rsid w:val="00DD7B2D"/>
    <w:rsid w:val="00DD7D79"/>
    <w:rsid w:val="00DD7DD7"/>
    <w:rsid w:val="00DD7E93"/>
    <w:rsid w:val="00DE01AB"/>
    <w:rsid w:val="00DE02A4"/>
    <w:rsid w:val="00DE047F"/>
    <w:rsid w:val="00DE0708"/>
    <w:rsid w:val="00DE0993"/>
    <w:rsid w:val="00DE0B1A"/>
    <w:rsid w:val="00DE0DCA"/>
    <w:rsid w:val="00DE107B"/>
    <w:rsid w:val="00DE1375"/>
    <w:rsid w:val="00DE13B9"/>
    <w:rsid w:val="00DE187B"/>
    <w:rsid w:val="00DE1D7F"/>
    <w:rsid w:val="00DE2161"/>
    <w:rsid w:val="00DE2347"/>
    <w:rsid w:val="00DE234E"/>
    <w:rsid w:val="00DE2407"/>
    <w:rsid w:val="00DE25DF"/>
    <w:rsid w:val="00DE25E6"/>
    <w:rsid w:val="00DE2A2F"/>
    <w:rsid w:val="00DE2B62"/>
    <w:rsid w:val="00DE2C05"/>
    <w:rsid w:val="00DE2E9F"/>
    <w:rsid w:val="00DE3123"/>
    <w:rsid w:val="00DE3190"/>
    <w:rsid w:val="00DE3324"/>
    <w:rsid w:val="00DE3369"/>
    <w:rsid w:val="00DE33FC"/>
    <w:rsid w:val="00DE341B"/>
    <w:rsid w:val="00DE3533"/>
    <w:rsid w:val="00DE39BF"/>
    <w:rsid w:val="00DE3CF5"/>
    <w:rsid w:val="00DE3D5C"/>
    <w:rsid w:val="00DE3D92"/>
    <w:rsid w:val="00DE3EC5"/>
    <w:rsid w:val="00DE3F8D"/>
    <w:rsid w:val="00DE4177"/>
    <w:rsid w:val="00DE4314"/>
    <w:rsid w:val="00DE4703"/>
    <w:rsid w:val="00DE491D"/>
    <w:rsid w:val="00DE4948"/>
    <w:rsid w:val="00DE4AA2"/>
    <w:rsid w:val="00DE5471"/>
    <w:rsid w:val="00DE547A"/>
    <w:rsid w:val="00DE55EA"/>
    <w:rsid w:val="00DE5940"/>
    <w:rsid w:val="00DE5A76"/>
    <w:rsid w:val="00DE5D47"/>
    <w:rsid w:val="00DE5D94"/>
    <w:rsid w:val="00DE6127"/>
    <w:rsid w:val="00DE643C"/>
    <w:rsid w:val="00DE6714"/>
    <w:rsid w:val="00DE6944"/>
    <w:rsid w:val="00DE69DE"/>
    <w:rsid w:val="00DE6C32"/>
    <w:rsid w:val="00DE6F45"/>
    <w:rsid w:val="00DE6F7C"/>
    <w:rsid w:val="00DE7269"/>
    <w:rsid w:val="00DE72A8"/>
    <w:rsid w:val="00DE7BF3"/>
    <w:rsid w:val="00DE7D5E"/>
    <w:rsid w:val="00DE7DA9"/>
    <w:rsid w:val="00DE7F9D"/>
    <w:rsid w:val="00DF0056"/>
    <w:rsid w:val="00DF010B"/>
    <w:rsid w:val="00DF012E"/>
    <w:rsid w:val="00DF0231"/>
    <w:rsid w:val="00DF0370"/>
    <w:rsid w:val="00DF0573"/>
    <w:rsid w:val="00DF09AD"/>
    <w:rsid w:val="00DF0A7A"/>
    <w:rsid w:val="00DF0AC3"/>
    <w:rsid w:val="00DF0B03"/>
    <w:rsid w:val="00DF10FF"/>
    <w:rsid w:val="00DF1521"/>
    <w:rsid w:val="00DF1578"/>
    <w:rsid w:val="00DF185B"/>
    <w:rsid w:val="00DF19D7"/>
    <w:rsid w:val="00DF1B5F"/>
    <w:rsid w:val="00DF1CD1"/>
    <w:rsid w:val="00DF2083"/>
    <w:rsid w:val="00DF22B9"/>
    <w:rsid w:val="00DF26E7"/>
    <w:rsid w:val="00DF27BC"/>
    <w:rsid w:val="00DF2BA3"/>
    <w:rsid w:val="00DF3217"/>
    <w:rsid w:val="00DF33EE"/>
    <w:rsid w:val="00DF3A15"/>
    <w:rsid w:val="00DF3B55"/>
    <w:rsid w:val="00DF3DB7"/>
    <w:rsid w:val="00DF3FCB"/>
    <w:rsid w:val="00DF3FE7"/>
    <w:rsid w:val="00DF3FFE"/>
    <w:rsid w:val="00DF41C9"/>
    <w:rsid w:val="00DF42A4"/>
    <w:rsid w:val="00DF4300"/>
    <w:rsid w:val="00DF5295"/>
    <w:rsid w:val="00DF5A5F"/>
    <w:rsid w:val="00DF5B15"/>
    <w:rsid w:val="00DF5E20"/>
    <w:rsid w:val="00DF651F"/>
    <w:rsid w:val="00DF6634"/>
    <w:rsid w:val="00DF69B2"/>
    <w:rsid w:val="00DF6B40"/>
    <w:rsid w:val="00DF6E3C"/>
    <w:rsid w:val="00DF71D5"/>
    <w:rsid w:val="00DF762E"/>
    <w:rsid w:val="00DF7934"/>
    <w:rsid w:val="00DF7943"/>
    <w:rsid w:val="00DF7B73"/>
    <w:rsid w:val="00DF7FC3"/>
    <w:rsid w:val="00E0010A"/>
    <w:rsid w:val="00E00303"/>
    <w:rsid w:val="00E0058A"/>
    <w:rsid w:val="00E00732"/>
    <w:rsid w:val="00E00778"/>
    <w:rsid w:val="00E00B1C"/>
    <w:rsid w:val="00E00DDE"/>
    <w:rsid w:val="00E00E8A"/>
    <w:rsid w:val="00E01AC6"/>
    <w:rsid w:val="00E01BB7"/>
    <w:rsid w:val="00E01C19"/>
    <w:rsid w:val="00E01D32"/>
    <w:rsid w:val="00E0242B"/>
    <w:rsid w:val="00E024ED"/>
    <w:rsid w:val="00E02A06"/>
    <w:rsid w:val="00E02EA0"/>
    <w:rsid w:val="00E031EE"/>
    <w:rsid w:val="00E0328F"/>
    <w:rsid w:val="00E036BF"/>
    <w:rsid w:val="00E03812"/>
    <w:rsid w:val="00E038F7"/>
    <w:rsid w:val="00E03A3E"/>
    <w:rsid w:val="00E03C9D"/>
    <w:rsid w:val="00E03E38"/>
    <w:rsid w:val="00E03EE3"/>
    <w:rsid w:val="00E04034"/>
    <w:rsid w:val="00E0412F"/>
    <w:rsid w:val="00E04366"/>
    <w:rsid w:val="00E04376"/>
    <w:rsid w:val="00E043EA"/>
    <w:rsid w:val="00E04AC6"/>
    <w:rsid w:val="00E04B35"/>
    <w:rsid w:val="00E04EA1"/>
    <w:rsid w:val="00E0561E"/>
    <w:rsid w:val="00E058B0"/>
    <w:rsid w:val="00E05BA1"/>
    <w:rsid w:val="00E05BA8"/>
    <w:rsid w:val="00E05C6D"/>
    <w:rsid w:val="00E05C8E"/>
    <w:rsid w:val="00E05D67"/>
    <w:rsid w:val="00E05F3F"/>
    <w:rsid w:val="00E0628B"/>
    <w:rsid w:val="00E063C7"/>
    <w:rsid w:val="00E0646C"/>
    <w:rsid w:val="00E064BF"/>
    <w:rsid w:val="00E067F9"/>
    <w:rsid w:val="00E06D32"/>
    <w:rsid w:val="00E06D91"/>
    <w:rsid w:val="00E0734D"/>
    <w:rsid w:val="00E07530"/>
    <w:rsid w:val="00E07AE9"/>
    <w:rsid w:val="00E1064B"/>
    <w:rsid w:val="00E107A4"/>
    <w:rsid w:val="00E10D3A"/>
    <w:rsid w:val="00E10DAC"/>
    <w:rsid w:val="00E112DB"/>
    <w:rsid w:val="00E113C1"/>
    <w:rsid w:val="00E11575"/>
    <w:rsid w:val="00E11AFE"/>
    <w:rsid w:val="00E11B2E"/>
    <w:rsid w:val="00E11CE3"/>
    <w:rsid w:val="00E122E0"/>
    <w:rsid w:val="00E12669"/>
    <w:rsid w:val="00E12BF6"/>
    <w:rsid w:val="00E1313A"/>
    <w:rsid w:val="00E1316F"/>
    <w:rsid w:val="00E132EC"/>
    <w:rsid w:val="00E1363D"/>
    <w:rsid w:val="00E13879"/>
    <w:rsid w:val="00E14081"/>
    <w:rsid w:val="00E140FC"/>
    <w:rsid w:val="00E143FA"/>
    <w:rsid w:val="00E14496"/>
    <w:rsid w:val="00E14544"/>
    <w:rsid w:val="00E14680"/>
    <w:rsid w:val="00E1473D"/>
    <w:rsid w:val="00E1491A"/>
    <w:rsid w:val="00E14A9A"/>
    <w:rsid w:val="00E14C96"/>
    <w:rsid w:val="00E14E3A"/>
    <w:rsid w:val="00E152DC"/>
    <w:rsid w:val="00E15588"/>
    <w:rsid w:val="00E15AF9"/>
    <w:rsid w:val="00E15BE4"/>
    <w:rsid w:val="00E16156"/>
    <w:rsid w:val="00E162BF"/>
    <w:rsid w:val="00E164BF"/>
    <w:rsid w:val="00E165A8"/>
    <w:rsid w:val="00E165D9"/>
    <w:rsid w:val="00E166AC"/>
    <w:rsid w:val="00E16A5A"/>
    <w:rsid w:val="00E170AE"/>
    <w:rsid w:val="00E1723C"/>
    <w:rsid w:val="00E174B7"/>
    <w:rsid w:val="00E17576"/>
    <w:rsid w:val="00E1785D"/>
    <w:rsid w:val="00E17BF2"/>
    <w:rsid w:val="00E17FDF"/>
    <w:rsid w:val="00E208E2"/>
    <w:rsid w:val="00E20B57"/>
    <w:rsid w:val="00E20F01"/>
    <w:rsid w:val="00E21125"/>
    <w:rsid w:val="00E2114B"/>
    <w:rsid w:val="00E2120E"/>
    <w:rsid w:val="00E21309"/>
    <w:rsid w:val="00E217C1"/>
    <w:rsid w:val="00E219DB"/>
    <w:rsid w:val="00E22436"/>
    <w:rsid w:val="00E228F8"/>
    <w:rsid w:val="00E22AA2"/>
    <w:rsid w:val="00E22C2C"/>
    <w:rsid w:val="00E22CBE"/>
    <w:rsid w:val="00E22D0B"/>
    <w:rsid w:val="00E22DC2"/>
    <w:rsid w:val="00E2314F"/>
    <w:rsid w:val="00E23743"/>
    <w:rsid w:val="00E23B08"/>
    <w:rsid w:val="00E2462B"/>
    <w:rsid w:val="00E248FE"/>
    <w:rsid w:val="00E24AB6"/>
    <w:rsid w:val="00E24C70"/>
    <w:rsid w:val="00E24D17"/>
    <w:rsid w:val="00E24FA3"/>
    <w:rsid w:val="00E251D3"/>
    <w:rsid w:val="00E25670"/>
    <w:rsid w:val="00E25683"/>
    <w:rsid w:val="00E256F2"/>
    <w:rsid w:val="00E25CC2"/>
    <w:rsid w:val="00E25E79"/>
    <w:rsid w:val="00E261F1"/>
    <w:rsid w:val="00E26612"/>
    <w:rsid w:val="00E26649"/>
    <w:rsid w:val="00E26777"/>
    <w:rsid w:val="00E268A6"/>
    <w:rsid w:val="00E26D57"/>
    <w:rsid w:val="00E26FAC"/>
    <w:rsid w:val="00E272A6"/>
    <w:rsid w:val="00E2797A"/>
    <w:rsid w:val="00E27EB8"/>
    <w:rsid w:val="00E27F7C"/>
    <w:rsid w:val="00E30466"/>
    <w:rsid w:val="00E304AF"/>
    <w:rsid w:val="00E305B9"/>
    <w:rsid w:val="00E30655"/>
    <w:rsid w:val="00E306CF"/>
    <w:rsid w:val="00E3091D"/>
    <w:rsid w:val="00E3099F"/>
    <w:rsid w:val="00E30D4A"/>
    <w:rsid w:val="00E30F3F"/>
    <w:rsid w:val="00E3108A"/>
    <w:rsid w:val="00E319F5"/>
    <w:rsid w:val="00E31CAD"/>
    <w:rsid w:val="00E31DA8"/>
    <w:rsid w:val="00E3254B"/>
    <w:rsid w:val="00E32824"/>
    <w:rsid w:val="00E32B14"/>
    <w:rsid w:val="00E32BFE"/>
    <w:rsid w:val="00E32F55"/>
    <w:rsid w:val="00E3327D"/>
    <w:rsid w:val="00E33D21"/>
    <w:rsid w:val="00E33F5C"/>
    <w:rsid w:val="00E341AA"/>
    <w:rsid w:val="00E3425F"/>
    <w:rsid w:val="00E342B7"/>
    <w:rsid w:val="00E34743"/>
    <w:rsid w:val="00E350A4"/>
    <w:rsid w:val="00E35959"/>
    <w:rsid w:val="00E35B83"/>
    <w:rsid w:val="00E35CC6"/>
    <w:rsid w:val="00E36010"/>
    <w:rsid w:val="00E364C1"/>
    <w:rsid w:val="00E364ED"/>
    <w:rsid w:val="00E36700"/>
    <w:rsid w:val="00E36BBF"/>
    <w:rsid w:val="00E36D37"/>
    <w:rsid w:val="00E36D89"/>
    <w:rsid w:val="00E370E6"/>
    <w:rsid w:val="00E37B54"/>
    <w:rsid w:val="00E37D64"/>
    <w:rsid w:val="00E37E59"/>
    <w:rsid w:val="00E40265"/>
    <w:rsid w:val="00E4054B"/>
    <w:rsid w:val="00E406CF"/>
    <w:rsid w:val="00E40ACC"/>
    <w:rsid w:val="00E41013"/>
    <w:rsid w:val="00E41DAC"/>
    <w:rsid w:val="00E41F7A"/>
    <w:rsid w:val="00E42551"/>
    <w:rsid w:val="00E4298B"/>
    <w:rsid w:val="00E42B0E"/>
    <w:rsid w:val="00E42E23"/>
    <w:rsid w:val="00E43352"/>
    <w:rsid w:val="00E433CD"/>
    <w:rsid w:val="00E43426"/>
    <w:rsid w:val="00E43942"/>
    <w:rsid w:val="00E4428B"/>
    <w:rsid w:val="00E44333"/>
    <w:rsid w:val="00E44CC9"/>
    <w:rsid w:val="00E44F10"/>
    <w:rsid w:val="00E44FAB"/>
    <w:rsid w:val="00E45040"/>
    <w:rsid w:val="00E45054"/>
    <w:rsid w:val="00E45537"/>
    <w:rsid w:val="00E458D5"/>
    <w:rsid w:val="00E45C8C"/>
    <w:rsid w:val="00E45CFE"/>
    <w:rsid w:val="00E45FF6"/>
    <w:rsid w:val="00E4604E"/>
    <w:rsid w:val="00E4612A"/>
    <w:rsid w:val="00E46157"/>
    <w:rsid w:val="00E461B7"/>
    <w:rsid w:val="00E4756A"/>
    <w:rsid w:val="00E4772F"/>
    <w:rsid w:val="00E47814"/>
    <w:rsid w:val="00E47910"/>
    <w:rsid w:val="00E47935"/>
    <w:rsid w:val="00E47AB2"/>
    <w:rsid w:val="00E47CCB"/>
    <w:rsid w:val="00E47FA7"/>
    <w:rsid w:val="00E50035"/>
    <w:rsid w:val="00E501B5"/>
    <w:rsid w:val="00E5034E"/>
    <w:rsid w:val="00E505FD"/>
    <w:rsid w:val="00E5075C"/>
    <w:rsid w:val="00E50BA0"/>
    <w:rsid w:val="00E50DDA"/>
    <w:rsid w:val="00E50E68"/>
    <w:rsid w:val="00E50EE1"/>
    <w:rsid w:val="00E50F50"/>
    <w:rsid w:val="00E510F1"/>
    <w:rsid w:val="00E510FC"/>
    <w:rsid w:val="00E5135B"/>
    <w:rsid w:val="00E51391"/>
    <w:rsid w:val="00E513D5"/>
    <w:rsid w:val="00E51BE1"/>
    <w:rsid w:val="00E51C22"/>
    <w:rsid w:val="00E51CAA"/>
    <w:rsid w:val="00E51CE6"/>
    <w:rsid w:val="00E51DD5"/>
    <w:rsid w:val="00E51F05"/>
    <w:rsid w:val="00E5211C"/>
    <w:rsid w:val="00E526ED"/>
    <w:rsid w:val="00E52723"/>
    <w:rsid w:val="00E52765"/>
    <w:rsid w:val="00E52BB5"/>
    <w:rsid w:val="00E52DFC"/>
    <w:rsid w:val="00E52F65"/>
    <w:rsid w:val="00E531B4"/>
    <w:rsid w:val="00E531CD"/>
    <w:rsid w:val="00E53411"/>
    <w:rsid w:val="00E53481"/>
    <w:rsid w:val="00E536F1"/>
    <w:rsid w:val="00E53F68"/>
    <w:rsid w:val="00E53F71"/>
    <w:rsid w:val="00E53F9E"/>
    <w:rsid w:val="00E53FEB"/>
    <w:rsid w:val="00E54029"/>
    <w:rsid w:val="00E54233"/>
    <w:rsid w:val="00E543C8"/>
    <w:rsid w:val="00E5499A"/>
    <w:rsid w:val="00E54AA0"/>
    <w:rsid w:val="00E54BD5"/>
    <w:rsid w:val="00E54BFA"/>
    <w:rsid w:val="00E54CA6"/>
    <w:rsid w:val="00E54D58"/>
    <w:rsid w:val="00E54F6F"/>
    <w:rsid w:val="00E5537E"/>
    <w:rsid w:val="00E5555D"/>
    <w:rsid w:val="00E55875"/>
    <w:rsid w:val="00E55F93"/>
    <w:rsid w:val="00E5628B"/>
    <w:rsid w:val="00E563DC"/>
    <w:rsid w:val="00E5645A"/>
    <w:rsid w:val="00E564DB"/>
    <w:rsid w:val="00E56900"/>
    <w:rsid w:val="00E57074"/>
    <w:rsid w:val="00E57101"/>
    <w:rsid w:val="00E5739D"/>
    <w:rsid w:val="00E573F0"/>
    <w:rsid w:val="00E57415"/>
    <w:rsid w:val="00E577A3"/>
    <w:rsid w:val="00E57BDC"/>
    <w:rsid w:val="00E57E6D"/>
    <w:rsid w:val="00E60016"/>
    <w:rsid w:val="00E606BF"/>
    <w:rsid w:val="00E6076B"/>
    <w:rsid w:val="00E609B9"/>
    <w:rsid w:val="00E60CEA"/>
    <w:rsid w:val="00E60E29"/>
    <w:rsid w:val="00E61473"/>
    <w:rsid w:val="00E615DD"/>
    <w:rsid w:val="00E6160D"/>
    <w:rsid w:val="00E616BC"/>
    <w:rsid w:val="00E618A3"/>
    <w:rsid w:val="00E61A9F"/>
    <w:rsid w:val="00E623F6"/>
    <w:rsid w:val="00E62747"/>
    <w:rsid w:val="00E62818"/>
    <w:rsid w:val="00E62824"/>
    <w:rsid w:val="00E62B62"/>
    <w:rsid w:val="00E62D34"/>
    <w:rsid w:val="00E62D91"/>
    <w:rsid w:val="00E62DA3"/>
    <w:rsid w:val="00E62F2E"/>
    <w:rsid w:val="00E63CB5"/>
    <w:rsid w:val="00E63E45"/>
    <w:rsid w:val="00E63FF0"/>
    <w:rsid w:val="00E6404B"/>
    <w:rsid w:val="00E642E1"/>
    <w:rsid w:val="00E64387"/>
    <w:rsid w:val="00E64418"/>
    <w:rsid w:val="00E646AC"/>
    <w:rsid w:val="00E648C6"/>
    <w:rsid w:val="00E650C2"/>
    <w:rsid w:val="00E652C2"/>
    <w:rsid w:val="00E652E6"/>
    <w:rsid w:val="00E6533F"/>
    <w:rsid w:val="00E653E4"/>
    <w:rsid w:val="00E65707"/>
    <w:rsid w:val="00E65877"/>
    <w:rsid w:val="00E658EB"/>
    <w:rsid w:val="00E65DE4"/>
    <w:rsid w:val="00E661E9"/>
    <w:rsid w:val="00E66C83"/>
    <w:rsid w:val="00E67007"/>
    <w:rsid w:val="00E670F4"/>
    <w:rsid w:val="00E675CC"/>
    <w:rsid w:val="00E67600"/>
    <w:rsid w:val="00E676D2"/>
    <w:rsid w:val="00E677F1"/>
    <w:rsid w:val="00E67D7D"/>
    <w:rsid w:val="00E67EBE"/>
    <w:rsid w:val="00E7033C"/>
    <w:rsid w:val="00E707D8"/>
    <w:rsid w:val="00E70821"/>
    <w:rsid w:val="00E70A8A"/>
    <w:rsid w:val="00E70E8B"/>
    <w:rsid w:val="00E70F47"/>
    <w:rsid w:val="00E712BF"/>
    <w:rsid w:val="00E713CC"/>
    <w:rsid w:val="00E7151F"/>
    <w:rsid w:val="00E71549"/>
    <w:rsid w:val="00E718C5"/>
    <w:rsid w:val="00E71B74"/>
    <w:rsid w:val="00E71EB5"/>
    <w:rsid w:val="00E7207C"/>
    <w:rsid w:val="00E723DF"/>
    <w:rsid w:val="00E726FA"/>
    <w:rsid w:val="00E72947"/>
    <w:rsid w:val="00E72B2A"/>
    <w:rsid w:val="00E72BDC"/>
    <w:rsid w:val="00E72EA5"/>
    <w:rsid w:val="00E73511"/>
    <w:rsid w:val="00E735FB"/>
    <w:rsid w:val="00E73716"/>
    <w:rsid w:val="00E73FEE"/>
    <w:rsid w:val="00E74367"/>
    <w:rsid w:val="00E743EA"/>
    <w:rsid w:val="00E74971"/>
    <w:rsid w:val="00E74A66"/>
    <w:rsid w:val="00E74B15"/>
    <w:rsid w:val="00E74B48"/>
    <w:rsid w:val="00E74BCB"/>
    <w:rsid w:val="00E74DB7"/>
    <w:rsid w:val="00E74DF4"/>
    <w:rsid w:val="00E74E78"/>
    <w:rsid w:val="00E74F49"/>
    <w:rsid w:val="00E750CF"/>
    <w:rsid w:val="00E751E7"/>
    <w:rsid w:val="00E7550F"/>
    <w:rsid w:val="00E7572D"/>
    <w:rsid w:val="00E7578D"/>
    <w:rsid w:val="00E76032"/>
    <w:rsid w:val="00E760D7"/>
    <w:rsid w:val="00E763B1"/>
    <w:rsid w:val="00E763BD"/>
    <w:rsid w:val="00E763D1"/>
    <w:rsid w:val="00E765A4"/>
    <w:rsid w:val="00E76E05"/>
    <w:rsid w:val="00E76E14"/>
    <w:rsid w:val="00E77497"/>
    <w:rsid w:val="00E7762A"/>
    <w:rsid w:val="00E77759"/>
    <w:rsid w:val="00E80035"/>
    <w:rsid w:val="00E8016A"/>
    <w:rsid w:val="00E801D9"/>
    <w:rsid w:val="00E80311"/>
    <w:rsid w:val="00E80452"/>
    <w:rsid w:val="00E80F3B"/>
    <w:rsid w:val="00E81454"/>
    <w:rsid w:val="00E815D0"/>
    <w:rsid w:val="00E8165A"/>
    <w:rsid w:val="00E818EF"/>
    <w:rsid w:val="00E81EC3"/>
    <w:rsid w:val="00E820BE"/>
    <w:rsid w:val="00E82B23"/>
    <w:rsid w:val="00E82C65"/>
    <w:rsid w:val="00E82CCD"/>
    <w:rsid w:val="00E8360F"/>
    <w:rsid w:val="00E83A2B"/>
    <w:rsid w:val="00E83ADC"/>
    <w:rsid w:val="00E83C76"/>
    <w:rsid w:val="00E83D6E"/>
    <w:rsid w:val="00E842D4"/>
    <w:rsid w:val="00E84CC2"/>
    <w:rsid w:val="00E84D7D"/>
    <w:rsid w:val="00E854B7"/>
    <w:rsid w:val="00E858EB"/>
    <w:rsid w:val="00E85BBF"/>
    <w:rsid w:val="00E86070"/>
    <w:rsid w:val="00E86285"/>
    <w:rsid w:val="00E862B8"/>
    <w:rsid w:val="00E867FA"/>
    <w:rsid w:val="00E8689D"/>
    <w:rsid w:val="00E868D2"/>
    <w:rsid w:val="00E86A1A"/>
    <w:rsid w:val="00E86BA2"/>
    <w:rsid w:val="00E86C6B"/>
    <w:rsid w:val="00E8714E"/>
    <w:rsid w:val="00E87169"/>
    <w:rsid w:val="00E8735C"/>
    <w:rsid w:val="00E87387"/>
    <w:rsid w:val="00E87666"/>
    <w:rsid w:val="00E8769B"/>
    <w:rsid w:val="00E87883"/>
    <w:rsid w:val="00E87B12"/>
    <w:rsid w:val="00E87C00"/>
    <w:rsid w:val="00E87CD9"/>
    <w:rsid w:val="00E87D56"/>
    <w:rsid w:val="00E87E20"/>
    <w:rsid w:val="00E87E6A"/>
    <w:rsid w:val="00E90075"/>
    <w:rsid w:val="00E90426"/>
    <w:rsid w:val="00E9046D"/>
    <w:rsid w:val="00E904F0"/>
    <w:rsid w:val="00E907EF"/>
    <w:rsid w:val="00E90A98"/>
    <w:rsid w:val="00E90B4F"/>
    <w:rsid w:val="00E90B78"/>
    <w:rsid w:val="00E91940"/>
    <w:rsid w:val="00E919E1"/>
    <w:rsid w:val="00E91BDE"/>
    <w:rsid w:val="00E91D88"/>
    <w:rsid w:val="00E91DB7"/>
    <w:rsid w:val="00E91F29"/>
    <w:rsid w:val="00E91F59"/>
    <w:rsid w:val="00E921D7"/>
    <w:rsid w:val="00E922CB"/>
    <w:rsid w:val="00E92806"/>
    <w:rsid w:val="00E92A7C"/>
    <w:rsid w:val="00E92AE1"/>
    <w:rsid w:val="00E92B4B"/>
    <w:rsid w:val="00E92B5D"/>
    <w:rsid w:val="00E92F21"/>
    <w:rsid w:val="00E9333B"/>
    <w:rsid w:val="00E93628"/>
    <w:rsid w:val="00E938CC"/>
    <w:rsid w:val="00E93961"/>
    <w:rsid w:val="00E9411D"/>
    <w:rsid w:val="00E9411E"/>
    <w:rsid w:val="00E941FA"/>
    <w:rsid w:val="00E94D65"/>
    <w:rsid w:val="00E94EFC"/>
    <w:rsid w:val="00E94F0D"/>
    <w:rsid w:val="00E95430"/>
    <w:rsid w:val="00E9585C"/>
    <w:rsid w:val="00E95E9F"/>
    <w:rsid w:val="00E96285"/>
    <w:rsid w:val="00E9635B"/>
    <w:rsid w:val="00E964CF"/>
    <w:rsid w:val="00E96C4F"/>
    <w:rsid w:val="00E96D88"/>
    <w:rsid w:val="00E970A8"/>
    <w:rsid w:val="00E97186"/>
    <w:rsid w:val="00E97521"/>
    <w:rsid w:val="00E9756E"/>
    <w:rsid w:val="00E977B1"/>
    <w:rsid w:val="00E978A0"/>
    <w:rsid w:val="00E97A7E"/>
    <w:rsid w:val="00EA01B5"/>
    <w:rsid w:val="00EA02BD"/>
    <w:rsid w:val="00EA0707"/>
    <w:rsid w:val="00EA0708"/>
    <w:rsid w:val="00EA0861"/>
    <w:rsid w:val="00EA0A45"/>
    <w:rsid w:val="00EA0B6A"/>
    <w:rsid w:val="00EA0E38"/>
    <w:rsid w:val="00EA0F44"/>
    <w:rsid w:val="00EA11E8"/>
    <w:rsid w:val="00EA151F"/>
    <w:rsid w:val="00EA155A"/>
    <w:rsid w:val="00EA15F8"/>
    <w:rsid w:val="00EA18FC"/>
    <w:rsid w:val="00EA1979"/>
    <w:rsid w:val="00EA1E3E"/>
    <w:rsid w:val="00EA1F27"/>
    <w:rsid w:val="00EA2220"/>
    <w:rsid w:val="00EA2303"/>
    <w:rsid w:val="00EA2308"/>
    <w:rsid w:val="00EA269B"/>
    <w:rsid w:val="00EA2778"/>
    <w:rsid w:val="00EA28F0"/>
    <w:rsid w:val="00EA2A1D"/>
    <w:rsid w:val="00EA2C87"/>
    <w:rsid w:val="00EA2F19"/>
    <w:rsid w:val="00EA2F22"/>
    <w:rsid w:val="00EA2FED"/>
    <w:rsid w:val="00EA319B"/>
    <w:rsid w:val="00EA34AE"/>
    <w:rsid w:val="00EA3B21"/>
    <w:rsid w:val="00EA3CDD"/>
    <w:rsid w:val="00EA3E92"/>
    <w:rsid w:val="00EA3FC3"/>
    <w:rsid w:val="00EA43C3"/>
    <w:rsid w:val="00EA4428"/>
    <w:rsid w:val="00EA449B"/>
    <w:rsid w:val="00EA4B83"/>
    <w:rsid w:val="00EA4C66"/>
    <w:rsid w:val="00EA4DFD"/>
    <w:rsid w:val="00EA525A"/>
    <w:rsid w:val="00EA529A"/>
    <w:rsid w:val="00EA563A"/>
    <w:rsid w:val="00EA567B"/>
    <w:rsid w:val="00EA59CA"/>
    <w:rsid w:val="00EA5BB1"/>
    <w:rsid w:val="00EA5BF0"/>
    <w:rsid w:val="00EA5E30"/>
    <w:rsid w:val="00EA5FBB"/>
    <w:rsid w:val="00EA6162"/>
    <w:rsid w:val="00EA62C6"/>
    <w:rsid w:val="00EA6392"/>
    <w:rsid w:val="00EA641D"/>
    <w:rsid w:val="00EA6909"/>
    <w:rsid w:val="00EA6B57"/>
    <w:rsid w:val="00EA6CCE"/>
    <w:rsid w:val="00EA74C6"/>
    <w:rsid w:val="00EA7570"/>
    <w:rsid w:val="00EA771B"/>
    <w:rsid w:val="00EA7908"/>
    <w:rsid w:val="00EA7CB0"/>
    <w:rsid w:val="00EA7D45"/>
    <w:rsid w:val="00EA7E03"/>
    <w:rsid w:val="00EA7EAA"/>
    <w:rsid w:val="00EB0264"/>
    <w:rsid w:val="00EB0449"/>
    <w:rsid w:val="00EB058D"/>
    <w:rsid w:val="00EB094C"/>
    <w:rsid w:val="00EB1059"/>
    <w:rsid w:val="00EB12CE"/>
    <w:rsid w:val="00EB13AA"/>
    <w:rsid w:val="00EB16F4"/>
    <w:rsid w:val="00EB1A20"/>
    <w:rsid w:val="00EB1A64"/>
    <w:rsid w:val="00EB1A8C"/>
    <w:rsid w:val="00EB1E54"/>
    <w:rsid w:val="00EB23D4"/>
    <w:rsid w:val="00EB2565"/>
    <w:rsid w:val="00EB27BB"/>
    <w:rsid w:val="00EB2BAF"/>
    <w:rsid w:val="00EB2E3E"/>
    <w:rsid w:val="00EB35BD"/>
    <w:rsid w:val="00EB429A"/>
    <w:rsid w:val="00EB454E"/>
    <w:rsid w:val="00EB54AD"/>
    <w:rsid w:val="00EB54F3"/>
    <w:rsid w:val="00EB5850"/>
    <w:rsid w:val="00EB5D50"/>
    <w:rsid w:val="00EB60E2"/>
    <w:rsid w:val="00EB62C3"/>
    <w:rsid w:val="00EB640C"/>
    <w:rsid w:val="00EB67E9"/>
    <w:rsid w:val="00EB6D10"/>
    <w:rsid w:val="00EB71E8"/>
    <w:rsid w:val="00EB7244"/>
    <w:rsid w:val="00EB7304"/>
    <w:rsid w:val="00EB7372"/>
    <w:rsid w:val="00EB771E"/>
    <w:rsid w:val="00EB7AF7"/>
    <w:rsid w:val="00EB7CBE"/>
    <w:rsid w:val="00EB7D19"/>
    <w:rsid w:val="00EB7F96"/>
    <w:rsid w:val="00EC066A"/>
    <w:rsid w:val="00EC0826"/>
    <w:rsid w:val="00EC082F"/>
    <w:rsid w:val="00EC0D01"/>
    <w:rsid w:val="00EC0E0A"/>
    <w:rsid w:val="00EC0F3F"/>
    <w:rsid w:val="00EC1098"/>
    <w:rsid w:val="00EC1271"/>
    <w:rsid w:val="00EC1835"/>
    <w:rsid w:val="00EC1BEE"/>
    <w:rsid w:val="00EC2041"/>
    <w:rsid w:val="00EC215D"/>
    <w:rsid w:val="00EC2509"/>
    <w:rsid w:val="00EC2C16"/>
    <w:rsid w:val="00EC2CD8"/>
    <w:rsid w:val="00EC32AD"/>
    <w:rsid w:val="00EC38D8"/>
    <w:rsid w:val="00EC3B67"/>
    <w:rsid w:val="00EC3C17"/>
    <w:rsid w:val="00EC3C63"/>
    <w:rsid w:val="00EC3FCB"/>
    <w:rsid w:val="00EC4201"/>
    <w:rsid w:val="00EC42BE"/>
    <w:rsid w:val="00EC451F"/>
    <w:rsid w:val="00EC46E8"/>
    <w:rsid w:val="00EC477D"/>
    <w:rsid w:val="00EC4C59"/>
    <w:rsid w:val="00EC4C8E"/>
    <w:rsid w:val="00EC4F2C"/>
    <w:rsid w:val="00EC504B"/>
    <w:rsid w:val="00EC52AC"/>
    <w:rsid w:val="00EC546E"/>
    <w:rsid w:val="00EC5609"/>
    <w:rsid w:val="00EC5AAF"/>
    <w:rsid w:val="00EC5AD3"/>
    <w:rsid w:val="00EC5AF3"/>
    <w:rsid w:val="00EC5F21"/>
    <w:rsid w:val="00EC650B"/>
    <w:rsid w:val="00EC66BE"/>
    <w:rsid w:val="00EC6A3A"/>
    <w:rsid w:val="00EC6B0D"/>
    <w:rsid w:val="00EC6F1A"/>
    <w:rsid w:val="00EC71F6"/>
    <w:rsid w:val="00EC732B"/>
    <w:rsid w:val="00EC73FE"/>
    <w:rsid w:val="00EC7501"/>
    <w:rsid w:val="00EC7520"/>
    <w:rsid w:val="00EC773E"/>
    <w:rsid w:val="00EC77CD"/>
    <w:rsid w:val="00EC79AE"/>
    <w:rsid w:val="00EC7B9F"/>
    <w:rsid w:val="00EC7CAC"/>
    <w:rsid w:val="00EC7ED6"/>
    <w:rsid w:val="00EC7F2D"/>
    <w:rsid w:val="00EC7FBA"/>
    <w:rsid w:val="00ED0064"/>
    <w:rsid w:val="00ED032E"/>
    <w:rsid w:val="00ED126F"/>
    <w:rsid w:val="00ED1293"/>
    <w:rsid w:val="00ED1314"/>
    <w:rsid w:val="00ED13DE"/>
    <w:rsid w:val="00ED162B"/>
    <w:rsid w:val="00ED17AD"/>
    <w:rsid w:val="00ED1899"/>
    <w:rsid w:val="00ED192A"/>
    <w:rsid w:val="00ED22EB"/>
    <w:rsid w:val="00ED2333"/>
    <w:rsid w:val="00ED23B2"/>
    <w:rsid w:val="00ED2669"/>
    <w:rsid w:val="00ED26CE"/>
    <w:rsid w:val="00ED2FEE"/>
    <w:rsid w:val="00ED335B"/>
    <w:rsid w:val="00ED361B"/>
    <w:rsid w:val="00ED3A68"/>
    <w:rsid w:val="00ED3A8C"/>
    <w:rsid w:val="00ED3F89"/>
    <w:rsid w:val="00ED3FC1"/>
    <w:rsid w:val="00ED4475"/>
    <w:rsid w:val="00ED4502"/>
    <w:rsid w:val="00ED456A"/>
    <w:rsid w:val="00ED45BE"/>
    <w:rsid w:val="00ED4957"/>
    <w:rsid w:val="00ED5632"/>
    <w:rsid w:val="00ED5B7C"/>
    <w:rsid w:val="00ED5D24"/>
    <w:rsid w:val="00ED6043"/>
    <w:rsid w:val="00ED68D1"/>
    <w:rsid w:val="00ED69EA"/>
    <w:rsid w:val="00ED6AD8"/>
    <w:rsid w:val="00ED6F4F"/>
    <w:rsid w:val="00ED72B7"/>
    <w:rsid w:val="00ED758D"/>
    <w:rsid w:val="00ED78C1"/>
    <w:rsid w:val="00ED79DA"/>
    <w:rsid w:val="00ED7B2A"/>
    <w:rsid w:val="00ED7D67"/>
    <w:rsid w:val="00EE087E"/>
    <w:rsid w:val="00EE09D0"/>
    <w:rsid w:val="00EE0B33"/>
    <w:rsid w:val="00EE0F86"/>
    <w:rsid w:val="00EE132B"/>
    <w:rsid w:val="00EE1518"/>
    <w:rsid w:val="00EE1655"/>
    <w:rsid w:val="00EE1EE6"/>
    <w:rsid w:val="00EE2083"/>
    <w:rsid w:val="00EE2230"/>
    <w:rsid w:val="00EE2304"/>
    <w:rsid w:val="00EE2AE7"/>
    <w:rsid w:val="00EE2AFE"/>
    <w:rsid w:val="00EE2C3C"/>
    <w:rsid w:val="00EE2D30"/>
    <w:rsid w:val="00EE34FD"/>
    <w:rsid w:val="00EE38BB"/>
    <w:rsid w:val="00EE3DCE"/>
    <w:rsid w:val="00EE452E"/>
    <w:rsid w:val="00EE4633"/>
    <w:rsid w:val="00EE4727"/>
    <w:rsid w:val="00EE4889"/>
    <w:rsid w:val="00EE48A4"/>
    <w:rsid w:val="00EE51AD"/>
    <w:rsid w:val="00EE534D"/>
    <w:rsid w:val="00EE5487"/>
    <w:rsid w:val="00EE554C"/>
    <w:rsid w:val="00EE570D"/>
    <w:rsid w:val="00EE575F"/>
    <w:rsid w:val="00EE582F"/>
    <w:rsid w:val="00EE59FD"/>
    <w:rsid w:val="00EE5B43"/>
    <w:rsid w:val="00EE60DE"/>
    <w:rsid w:val="00EE613C"/>
    <w:rsid w:val="00EE6144"/>
    <w:rsid w:val="00EE65CD"/>
    <w:rsid w:val="00EE6792"/>
    <w:rsid w:val="00EE688F"/>
    <w:rsid w:val="00EE6CF2"/>
    <w:rsid w:val="00EE6EED"/>
    <w:rsid w:val="00EE7192"/>
    <w:rsid w:val="00EE7304"/>
    <w:rsid w:val="00EE74C8"/>
    <w:rsid w:val="00EE774A"/>
    <w:rsid w:val="00EE7AC6"/>
    <w:rsid w:val="00EE7D44"/>
    <w:rsid w:val="00EF0358"/>
    <w:rsid w:val="00EF0509"/>
    <w:rsid w:val="00EF0955"/>
    <w:rsid w:val="00EF0CB7"/>
    <w:rsid w:val="00EF105E"/>
    <w:rsid w:val="00EF11B7"/>
    <w:rsid w:val="00EF18C6"/>
    <w:rsid w:val="00EF196B"/>
    <w:rsid w:val="00EF1994"/>
    <w:rsid w:val="00EF1D9C"/>
    <w:rsid w:val="00EF21A2"/>
    <w:rsid w:val="00EF255A"/>
    <w:rsid w:val="00EF25BB"/>
    <w:rsid w:val="00EF3025"/>
    <w:rsid w:val="00EF3584"/>
    <w:rsid w:val="00EF400E"/>
    <w:rsid w:val="00EF48E0"/>
    <w:rsid w:val="00EF4CDA"/>
    <w:rsid w:val="00EF55BE"/>
    <w:rsid w:val="00EF5A19"/>
    <w:rsid w:val="00EF5D6A"/>
    <w:rsid w:val="00EF5FAD"/>
    <w:rsid w:val="00EF5FBA"/>
    <w:rsid w:val="00EF605C"/>
    <w:rsid w:val="00EF61C9"/>
    <w:rsid w:val="00EF6359"/>
    <w:rsid w:val="00EF6567"/>
    <w:rsid w:val="00EF65BF"/>
    <w:rsid w:val="00EF663A"/>
    <w:rsid w:val="00EF6666"/>
    <w:rsid w:val="00EF6745"/>
    <w:rsid w:val="00EF67A8"/>
    <w:rsid w:val="00EF67F7"/>
    <w:rsid w:val="00EF6D04"/>
    <w:rsid w:val="00EF6F5F"/>
    <w:rsid w:val="00EF74C5"/>
    <w:rsid w:val="00EF7749"/>
    <w:rsid w:val="00EF782C"/>
    <w:rsid w:val="00EF787D"/>
    <w:rsid w:val="00EF789E"/>
    <w:rsid w:val="00EF7928"/>
    <w:rsid w:val="00EF7D73"/>
    <w:rsid w:val="00F00018"/>
    <w:rsid w:val="00F000E8"/>
    <w:rsid w:val="00F002A8"/>
    <w:rsid w:val="00F00327"/>
    <w:rsid w:val="00F009C1"/>
    <w:rsid w:val="00F00A69"/>
    <w:rsid w:val="00F01000"/>
    <w:rsid w:val="00F0171F"/>
    <w:rsid w:val="00F01795"/>
    <w:rsid w:val="00F01A54"/>
    <w:rsid w:val="00F01A66"/>
    <w:rsid w:val="00F01A7E"/>
    <w:rsid w:val="00F01CD5"/>
    <w:rsid w:val="00F01DBB"/>
    <w:rsid w:val="00F01EEF"/>
    <w:rsid w:val="00F01FCA"/>
    <w:rsid w:val="00F02086"/>
    <w:rsid w:val="00F0223F"/>
    <w:rsid w:val="00F02338"/>
    <w:rsid w:val="00F023D5"/>
    <w:rsid w:val="00F02A75"/>
    <w:rsid w:val="00F02E6A"/>
    <w:rsid w:val="00F03132"/>
    <w:rsid w:val="00F031D0"/>
    <w:rsid w:val="00F03214"/>
    <w:rsid w:val="00F032AC"/>
    <w:rsid w:val="00F03840"/>
    <w:rsid w:val="00F03A44"/>
    <w:rsid w:val="00F03B0A"/>
    <w:rsid w:val="00F03DA6"/>
    <w:rsid w:val="00F041EF"/>
    <w:rsid w:val="00F043C9"/>
    <w:rsid w:val="00F04696"/>
    <w:rsid w:val="00F049E8"/>
    <w:rsid w:val="00F04B38"/>
    <w:rsid w:val="00F04D57"/>
    <w:rsid w:val="00F05539"/>
    <w:rsid w:val="00F05977"/>
    <w:rsid w:val="00F0597C"/>
    <w:rsid w:val="00F059CD"/>
    <w:rsid w:val="00F06351"/>
    <w:rsid w:val="00F065A9"/>
    <w:rsid w:val="00F06759"/>
    <w:rsid w:val="00F068C5"/>
    <w:rsid w:val="00F06C8A"/>
    <w:rsid w:val="00F06E0E"/>
    <w:rsid w:val="00F07175"/>
    <w:rsid w:val="00F07204"/>
    <w:rsid w:val="00F073E0"/>
    <w:rsid w:val="00F07632"/>
    <w:rsid w:val="00F07B7B"/>
    <w:rsid w:val="00F07BBF"/>
    <w:rsid w:val="00F07CBA"/>
    <w:rsid w:val="00F10284"/>
    <w:rsid w:val="00F1050A"/>
    <w:rsid w:val="00F10573"/>
    <w:rsid w:val="00F1061E"/>
    <w:rsid w:val="00F108E1"/>
    <w:rsid w:val="00F10B29"/>
    <w:rsid w:val="00F111F7"/>
    <w:rsid w:val="00F11286"/>
    <w:rsid w:val="00F112E3"/>
    <w:rsid w:val="00F1197D"/>
    <w:rsid w:val="00F11A3A"/>
    <w:rsid w:val="00F11DE3"/>
    <w:rsid w:val="00F1210E"/>
    <w:rsid w:val="00F12169"/>
    <w:rsid w:val="00F121F7"/>
    <w:rsid w:val="00F12ADA"/>
    <w:rsid w:val="00F12B13"/>
    <w:rsid w:val="00F12D64"/>
    <w:rsid w:val="00F12D8F"/>
    <w:rsid w:val="00F130D7"/>
    <w:rsid w:val="00F133CD"/>
    <w:rsid w:val="00F1351A"/>
    <w:rsid w:val="00F137F0"/>
    <w:rsid w:val="00F13960"/>
    <w:rsid w:val="00F139C8"/>
    <w:rsid w:val="00F13A9E"/>
    <w:rsid w:val="00F13D64"/>
    <w:rsid w:val="00F14040"/>
    <w:rsid w:val="00F142CC"/>
    <w:rsid w:val="00F1447B"/>
    <w:rsid w:val="00F144BE"/>
    <w:rsid w:val="00F146C6"/>
    <w:rsid w:val="00F14736"/>
    <w:rsid w:val="00F14B66"/>
    <w:rsid w:val="00F1515B"/>
    <w:rsid w:val="00F1517D"/>
    <w:rsid w:val="00F15324"/>
    <w:rsid w:val="00F15349"/>
    <w:rsid w:val="00F1543A"/>
    <w:rsid w:val="00F15455"/>
    <w:rsid w:val="00F154A7"/>
    <w:rsid w:val="00F156F8"/>
    <w:rsid w:val="00F15972"/>
    <w:rsid w:val="00F15A65"/>
    <w:rsid w:val="00F15D2A"/>
    <w:rsid w:val="00F15D2D"/>
    <w:rsid w:val="00F15FC6"/>
    <w:rsid w:val="00F15FE3"/>
    <w:rsid w:val="00F16095"/>
    <w:rsid w:val="00F164C8"/>
    <w:rsid w:val="00F16592"/>
    <w:rsid w:val="00F1676B"/>
    <w:rsid w:val="00F168DC"/>
    <w:rsid w:val="00F16936"/>
    <w:rsid w:val="00F16AA9"/>
    <w:rsid w:val="00F17057"/>
    <w:rsid w:val="00F17FB8"/>
    <w:rsid w:val="00F2008A"/>
    <w:rsid w:val="00F20094"/>
    <w:rsid w:val="00F200BD"/>
    <w:rsid w:val="00F20154"/>
    <w:rsid w:val="00F204F9"/>
    <w:rsid w:val="00F205A9"/>
    <w:rsid w:val="00F20A47"/>
    <w:rsid w:val="00F20EA8"/>
    <w:rsid w:val="00F20F4D"/>
    <w:rsid w:val="00F210A3"/>
    <w:rsid w:val="00F210AA"/>
    <w:rsid w:val="00F214A0"/>
    <w:rsid w:val="00F2157A"/>
    <w:rsid w:val="00F2172A"/>
    <w:rsid w:val="00F21997"/>
    <w:rsid w:val="00F21BF7"/>
    <w:rsid w:val="00F222F8"/>
    <w:rsid w:val="00F223FF"/>
    <w:rsid w:val="00F2249F"/>
    <w:rsid w:val="00F224AE"/>
    <w:rsid w:val="00F224AF"/>
    <w:rsid w:val="00F22691"/>
    <w:rsid w:val="00F22905"/>
    <w:rsid w:val="00F231CA"/>
    <w:rsid w:val="00F232D6"/>
    <w:rsid w:val="00F233B6"/>
    <w:rsid w:val="00F234DC"/>
    <w:rsid w:val="00F23533"/>
    <w:rsid w:val="00F2367A"/>
    <w:rsid w:val="00F238CD"/>
    <w:rsid w:val="00F2393F"/>
    <w:rsid w:val="00F23B7D"/>
    <w:rsid w:val="00F23C16"/>
    <w:rsid w:val="00F23CAB"/>
    <w:rsid w:val="00F23D09"/>
    <w:rsid w:val="00F23E99"/>
    <w:rsid w:val="00F241C0"/>
    <w:rsid w:val="00F241CB"/>
    <w:rsid w:val="00F2425D"/>
    <w:rsid w:val="00F244E7"/>
    <w:rsid w:val="00F2499D"/>
    <w:rsid w:val="00F24AB5"/>
    <w:rsid w:val="00F25378"/>
    <w:rsid w:val="00F25630"/>
    <w:rsid w:val="00F2564D"/>
    <w:rsid w:val="00F2565B"/>
    <w:rsid w:val="00F257E4"/>
    <w:rsid w:val="00F2606C"/>
    <w:rsid w:val="00F26230"/>
    <w:rsid w:val="00F26356"/>
    <w:rsid w:val="00F264F3"/>
    <w:rsid w:val="00F27402"/>
    <w:rsid w:val="00F275B4"/>
    <w:rsid w:val="00F27703"/>
    <w:rsid w:val="00F278A5"/>
    <w:rsid w:val="00F27A73"/>
    <w:rsid w:val="00F27ED3"/>
    <w:rsid w:val="00F30010"/>
    <w:rsid w:val="00F30393"/>
    <w:rsid w:val="00F30510"/>
    <w:rsid w:val="00F3059E"/>
    <w:rsid w:val="00F305C1"/>
    <w:rsid w:val="00F307A7"/>
    <w:rsid w:val="00F30DB2"/>
    <w:rsid w:val="00F30E0C"/>
    <w:rsid w:val="00F30E5F"/>
    <w:rsid w:val="00F3119D"/>
    <w:rsid w:val="00F312B9"/>
    <w:rsid w:val="00F31390"/>
    <w:rsid w:val="00F3147C"/>
    <w:rsid w:val="00F31623"/>
    <w:rsid w:val="00F31D0C"/>
    <w:rsid w:val="00F32683"/>
    <w:rsid w:val="00F32750"/>
    <w:rsid w:val="00F32868"/>
    <w:rsid w:val="00F32BF1"/>
    <w:rsid w:val="00F32CDC"/>
    <w:rsid w:val="00F32D0C"/>
    <w:rsid w:val="00F32D36"/>
    <w:rsid w:val="00F33357"/>
    <w:rsid w:val="00F33590"/>
    <w:rsid w:val="00F33A1E"/>
    <w:rsid w:val="00F33B74"/>
    <w:rsid w:val="00F33BC7"/>
    <w:rsid w:val="00F33C8E"/>
    <w:rsid w:val="00F34709"/>
    <w:rsid w:val="00F34A22"/>
    <w:rsid w:val="00F34C72"/>
    <w:rsid w:val="00F34DFD"/>
    <w:rsid w:val="00F34F90"/>
    <w:rsid w:val="00F3501B"/>
    <w:rsid w:val="00F35187"/>
    <w:rsid w:val="00F35367"/>
    <w:rsid w:val="00F3538C"/>
    <w:rsid w:val="00F355EE"/>
    <w:rsid w:val="00F358DF"/>
    <w:rsid w:val="00F35AD1"/>
    <w:rsid w:val="00F36493"/>
    <w:rsid w:val="00F36640"/>
    <w:rsid w:val="00F36710"/>
    <w:rsid w:val="00F36A83"/>
    <w:rsid w:val="00F36BC3"/>
    <w:rsid w:val="00F36E8C"/>
    <w:rsid w:val="00F36EC3"/>
    <w:rsid w:val="00F3715F"/>
    <w:rsid w:val="00F3726B"/>
    <w:rsid w:val="00F37455"/>
    <w:rsid w:val="00F37728"/>
    <w:rsid w:val="00F377C5"/>
    <w:rsid w:val="00F37892"/>
    <w:rsid w:val="00F37B88"/>
    <w:rsid w:val="00F37FA4"/>
    <w:rsid w:val="00F40548"/>
    <w:rsid w:val="00F40683"/>
    <w:rsid w:val="00F407B4"/>
    <w:rsid w:val="00F40875"/>
    <w:rsid w:val="00F41195"/>
    <w:rsid w:val="00F413F1"/>
    <w:rsid w:val="00F41EC3"/>
    <w:rsid w:val="00F41FC6"/>
    <w:rsid w:val="00F4238C"/>
    <w:rsid w:val="00F423D5"/>
    <w:rsid w:val="00F42402"/>
    <w:rsid w:val="00F42446"/>
    <w:rsid w:val="00F425A8"/>
    <w:rsid w:val="00F42741"/>
    <w:rsid w:val="00F427FC"/>
    <w:rsid w:val="00F42A7D"/>
    <w:rsid w:val="00F42B40"/>
    <w:rsid w:val="00F42E37"/>
    <w:rsid w:val="00F435A0"/>
    <w:rsid w:val="00F43C8A"/>
    <w:rsid w:val="00F43C93"/>
    <w:rsid w:val="00F43CD7"/>
    <w:rsid w:val="00F43F92"/>
    <w:rsid w:val="00F440D9"/>
    <w:rsid w:val="00F4429A"/>
    <w:rsid w:val="00F442EB"/>
    <w:rsid w:val="00F44651"/>
    <w:rsid w:val="00F448D8"/>
    <w:rsid w:val="00F44923"/>
    <w:rsid w:val="00F44C4E"/>
    <w:rsid w:val="00F44CFD"/>
    <w:rsid w:val="00F45117"/>
    <w:rsid w:val="00F455C6"/>
    <w:rsid w:val="00F45A4E"/>
    <w:rsid w:val="00F45DA1"/>
    <w:rsid w:val="00F45E9A"/>
    <w:rsid w:val="00F45F5B"/>
    <w:rsid w:val="00F464BF"/>
    <w:rsid w:val="00F46581"/>
    <w:rsid w:val="00F46F51"/>
    <w:rsid w:val="00F47365"/>
    <w:rsid w:val="00F4774F"/>
    <w:rsid w:val="00F477BA"/>
    <w:rsid w:val="00F47922"/>
    <w:rsid w:val="00F47BF0"/>
    <w:rsid w:val="00F50286"/>
    <w:rsid w:val="00F5093C"/>
    <w:rsid w:val="00F5097A"/>
    <w:rsid w:val="00F50E1B"/>
    <w:rsid w:val="00F50EE0"/>
    <w:rsid w:val="00F50FC4"/>
    <w:rsid w:val="00F5119E"/>
    <w:rsid w:val="00F5149F"/>
    <w:rsid w:val="00F51C8C"/>
    <w:rsid w:val="00F52117"/>
    <w:rsid w:val="00F5221C"/>
    <w:rsid w:val="00F5263A"/>
    <w:rsid w:val="00F52975"/>
    <w:rsid w:val="00F52C25"/>
    <w:rsid w:val="00F52F69"/>
    <w:rsid w:val="00F532ED"/>
    <w:rsid w:val="00F537B4"/>
    <w:rsid w:val="00F53849"/>
    <w:rsid w:val="00F539DE"/>
    <w:rsid w:val="00F53C19"/>
    <w:rsid w:val="00F53D4B"/>
    <w:rsid w:val="00F54279"/>
    <w:rsid w:val="00F543D0"/>
    <w:rsid w:val="00F546C1"/>
    <w:rsid w:val="00F548FA"/>
    <w:rsid w:val="00F54E60"/>
    <w:rsid w:val="00F550B0"/>
    <w:rsid w:val="00F5527F"/>
    <w:rsid w:val="00F553CF"/>
    <w:rsid w:val="00F55465"/>
    <w:rsid w:val="00F554F2"/>
    <w:rsid w:val="00F5551D"/>
    <w:rsid w:val="00F55758"/>
    <w:rsid w:val="00F55A2B"/>
    <w:rsid w:val="00F5607D"/>
    <w:rsid w:val="00F5627A"/>
    <w:rsid w:val="00F56663"/>
    <w:rsid w:val="00F5676D"/>
    <w:rsid w:val="00F568EB"/>
    <w:rsid w:val="00F56907"/>
    <w:rsid w:val="00F56BE8"/>
    <w:rsid w:val="00F578E9"/>
    <w:rsid w:val="00F57B37"/>
    <w:rsid w:val="00F57B81"/>
    <w:rsid w:val="00F601EE"/>
    <w:rsid w:val="00F60379"/>
    <w:rsid w:val="00F603AB"/>
    <w:rsid w:val="00F604A1"/>
    <w:rsid w:val="00F609AD"/>
    <w:rsid w:val="00F60F47"/>
    <w:rsid w:val="00F61354"/>
    <w:rsid w:val="00F6161A"/>
    <w:rsid w:val="00F618C2"/>
    <w:rsid w:val="00F61DEE"/>
    <w:rsid w:val="00F6240E"/>
    <w:rsid w:val="00F62773"/>
    <w:rsid w:val="00F62B4B"/>
    <w:rsid w:val="00F63276"/>
    <w:rsid w:val="00F636E2"/>
    <w:rsid w:val="00F6383F"/>
    <w:rsid w:val="00F63F7C"/>
    <w:rsid w:val="00F641F0"/>
    <w:rsid w:val="00F6426E"/>
    <w:rsid w:val="00F64382"/>
    <w:rsid w:val="00F643EB"/>
    <w:rsid w:val="00F647EE"/>
    <w:rsid w:val="00F6490F"/>
    <w:rsid w:val="00F64BBD"/>
    <w:rsid w:val="00F64C12"/>
    <w:rsid w:val="00F64DAB"/>
    <w:rsid w:val="00F64EDF"/>
    <w:rsid w:val="00F64F2D"/>
    <w:rsid w:val="00F651F9"/>
    <w:rsid w:val="00F6559E"/>
    <w:rsid w:val="00F65729"/>
    <w:rsid w:val="00F65A9C"/>
    <w:rsid w:val="00F65C8C"/>
    <w:rsid w:val="00F65DF8"/>
    <w:rsid w:val="00F65EA9"/>
    <w:rsid w:val="00F65EDB"/>
    <w:rsid w:val="00F6615E"/>
    <w:rsid w:val="00F668C3"/>
    <w:rsid w:val="00F669B1"/>
    <w:rsid w:val="00F66BF9"/>
    <w:rsid w:val="00F66C26"/>
    <w:rsid w:val="00F66D78"/>
    <w:rsid w:val="00F66DEA"/>
    <w:rsid w:val="00F66DED"/>
    <w:rsid w:val="00F67189"/>
    <w:rsid w:val="00F673F4"/>
    <w:rsid w:val="00F674E4"/>
    <w:rsid w:val="00F67680"/>
    <w:rsid w:val="00F676C8"/>
    <w:rsid w:val="00F67BE5"/>
    <w:rsid w:val="00F67C4D"/>
    <w:rsid w:val="00F700CD"/>
    <w:rsid w:val="00F70B95"/>
    <w:rsid w:val="00F70D98"/>
    <w:rsid w:val="00F7103A"/>
    <w:rsid w:val="00F7105F"/>
    <w:rsid w:val="00F71306"/>
    <w:rsid w:val="00F713AA"/>
    <w:rsid w:val="00F7172F"/>
    <w:rsid w:val="00F71C3C"/>
    <w:rsid w:val="00F71DC3"/>
    <w:rsid w:val="00F71E1F"/>
    <w:rsid w:val="00F71E8D"/>
    <w:rsid w:val="00F7202C"/>
    <w:rsid w:val="00F72246"/>
    <w:rsid w:val="00F72558"/>
    <w:rsid w:val="00F72EAA"/>
    <w:rsid w:val="00F73190"/>
    <w:rsid w:val="00F731BF"/>
    <w:rsid w:val="00F731D6"/>
    <w:rsid w:val="00F731E3"/>
    <w:rsid w:val="00F73274"/>
    <w:rsid w:val="00F734C3"/>
    <w:rsid w:val="00F73A08"/>
    <w:rsid w:val="00F73B41"/>
    <w:rsid w:val="00F73D5B"/>
    <w:rsid w:val="00F73E39"/>
    <w:rsid w:val="00F74318"/>
    <w:rsid w:val="00F74602"/>
    <w:rsid w:val="00F74745"/>
    <w:rsid w:val="00F74877"/>
    <w:rsid w:val="00F7491C"/>
    <w:rsid w:val="00F74E06"/>
    <w:rsid w:val="00F74EC5"/>
    <w:rsid w:val="00F7525B"/>
    <w:rsid w:val="00F7580F"/>
    <w:rsid w:val="00F759E8"/>
    <w:rsid w:val="00F76034"/>
    <w:rsid w:val="00F761A8"/>
    <w:rsid w:val="00F76235"/>
    <w:rsid w:val="00F76346"/>
    <w:rsid w:val="00F763AA"/>
    <w:rsid w:val="00F76878"/>
    <w:rsid w:val="00F76E9A"/>
    <w:rsid w:val="00F76EDD"/>
    <w:rsid w:val="00F76F36"/>
    <w:rsid w:val="00F77DA0"/>
    <w:rsid w:val="00F77F1C"/>
    <w:rsid w:val="00F8006C"/>
    <w:rsid w:val="00F80A1C"/>
    <w:rsid w:val="00F80BBE"/>
    <w:rsid w:val="00F80E09"/>
    <w:rsid w:val="00F80F87"/>
    <w:rsid w:val="00F81157"/>
    <w:rsid w:val="00F811D2"/>
    <w:rsid w:val="00F811E4"/>
    <w:rsid w:val="00F811F4"/>
    <w:rsid w:val="00F814D5"/>
    <w:rsid w:val="00F815F9"/>
    <w:rsid w:val="00F816C9"/>
    <w:rsid w:val="00F81BDA"/>
    <w:rsid w:val="00F81D0E"/>
    <w:rsid w:val="00F81F4D"/>
    <w:rsid w:val="00F82097"/>
    <w:rsid w:val="00F8225D"/>
    <w:rsid w:val="00F82665"/>
    <w:rsid w:val="00F82684"/>
    <w:rsid w:val="00F8296D"/>
    <w:rsid w:val="00F82A6F"/>
    <w:rsid w:val="00F82AED"/>
    <w:rsid w:val="00F83065"/>
    <w:rsid w:val="00F834D1"/>
    <w:rsid w:val="00F83C59"/>
    <w:rsid w:val="00F83D71"/>
    <w:rsid w:val="00F83DBC"/>
    <w:rsid w:val="00F84439"/>
    <w:rsid w:val="00F847EF"/>
    <w:rsid w:val="00F8495F"/>
    <w:rsid w:val="00F84CA0"/>
    <w:rsid w:val="00F84E30"/>
    <w:rsid w:val="00F84EFB"/>
    <w:rsid w:val="00F84FF3"/>
    <w:rsid w:val="00F852AE"/>
    <w:rsid w:val="00F8585B"/>
    <w:rsid w:val="00F859D4"/>
    <w:rsid w:val="00F85B6E"/>
    <w:rsid w:val="00F85ED4"/>
    <w:rsid w:val="00F863E4"/>
    <w:rsid w:val="00F864F1"/>
    <w:rsid w:val="00F86A32"/>
    <w:rsid w:val="00F8774E"/>
    <w:rsid w:val="00F87964"/>
    <w:rsid w:val="00F87CB1"/>
    <w:rsid w:val="00F87CC0"/>
    <w:rsid w:val="00F9009F"/>
    <w:rsid w:val="00F90112"/>
    <w:rsid w:val="00F902CF"/>
    <w:rsid w:val="00F90773"/>
    <w:rsid w:val="00F90C42"/>
    <w:rsid w:val="00F90D1C"/>
    <w:rsid w:val="00F90EE5"/>
    <w:rsid w:val="00F9101E"/>
    <w:rsid w:val="00F9116F"/>
    <w:rsid w:val="00F912D3"/>
    <w:rsid w:val="00F915E4"/>
    <w:rsid w:val="00F9207E"/>
    <w:rsid w:val="00F9222C"/>
    <w:rsid w:val="00F9224C"/>
    <w:rsid w:val="00F92276"/>
    <w:rsid w:val="00F92611"/>
    <w:rsid w:val="00F929AF"/>
    <w:rsid w:val="00F92A17"/>
    <w:rsid w:val="00F93052"/>
    <w:rsid w:val="00F931FC"/>
    <w:rsid w:val="00F932AE"/>
    <w:rsid w:val="00F9332C"/>
    <w:rsid w:val="00F934B1"/>
    <w:rsid w:val="00F93570"/>
    <w:rsid w:val="00F93A7D"/>
    <w:rsid w:val="00F93DB5"/>
    <w:rsid w:val="00F94214"/>
    <w:rsid w:val="00F943BC"/>
    <w:rsid w:val="00F945BD"/>
    <w:rsid w:val="00F94663"/>
    <w:rsid w:val="00F946D0"/>
    <w:rsid w:val="00F9491F"/>
    <w:rsid w:val="00F94F34"/>
    <w:rsid w:val="00F94FD9"/>
    <w:rsid w:val="00F950AC"/>
    <w:rsid w:val="00F9551F"/>
    <w:rsid w:val="00F95818"/>
    <w:rsid w:val="00F9593E"/>
    <w:rsid w:val="00F95BFC"/>
    <w:rsid w:val="00F95D0A"/>
    <w:rsid w:val="00F95F86"/>
    <w:rsid w:val="00F9618E"/>
    <w:rsid w:val="00F96202"/>
    <w:rsid w:val="00F96287"/>
    <w:rsid w:val="00F967F8"/>
    <w:rsid w:val="00F96A18"/>
    <w:rsid w:val="00F96A7E"/>
    <w:rsid w:val="00F96E03"/>
    <w:rsid w:val="00F971F2"/>
    <w:rsid w:val="00F97472"/>
    <w:rsid w:val="00F974B9"/>
    <w:rsid w:val="00F978C7"/>
    <w:rsid w:val="00F979D7"/>
    <w:rsid w:val="00F97DDA"/>
    <w:rsid w:val="00FA022C"/>
    <w:rsid w:val="00FA041E"/>
    <w:rsid w:val="00FA04CD"/>
    <w:rsid w:val="00FA05B0"/>
    <w:rsid w:val="00FA0C1A"/>
    <w:rsid w:val="00FA1584"/>
    <w:rsid w:val="00FA164C"/>
    <w:rsid w:val="00FA1842"/>
    <w:rsid w:val="00FA1CFD"/>
    <w:rsid w:val="00FA1DD4"/>
    <w:rsid w:val="00FA1F95"/>
    <w:rsid w:val="00FA2167"/>
    <w:rsid w:val="00FA2185"/>
    <w:rsid w:val="00FA237B"/>
    <w:rsid w:val="00FA244C"/>
    <w:rsid w:val="00FA25FF"/>
    <w:rsid w:val="00FA2726"/>
    <w:rsid w:val="00FA284A"/>
    <w:rsid w:val="00FA297A"/>
    <w:rsid w:val="00FA2C9F"/>
    <w:rsid w:val="00FA2E01"/>
    <w:rsid w:val="00FA2EB4"/>
    <w:rsid w:val="00FA3650"/>
    <w:rsid w:val="00FA382C"/>
    <w:rsid w:val="00FA3CD7"/>
    <w:rsid w:val="00FA3E63"/>
    <w:rsid w:val="00FA3ECD"/>
    <w:rsid w:val="00FA3EE8"/>
    <w:rsid w:val="00FA40AF"/>
    <w:rsid w:val="00FA436F"/>
    <w:rsid w:val="00FA4416"/>
    <w:rsid w:val="00FA4500"/>
    <w:rsid w:val="00FA4526"/>
    <w:rsid w:val="00FA4B31"/>
    <w:rsid w:val="00FA4E2B"/>
    <w:rsid w:val="00FA4F48"/>
    <w:rsid w:val="00FA4FC7"/>
    <w:rsid w:val="00FA508C"/>
    <w:rsid w:val="00FA5514"/>
    <w:rsid w:val="00FA5CC8"/>
    <w:rsid w:val="00FA6185"/>
    <w:rsid w:val="00FA61AC"/>
    <w:rsid w:val="00FA6355"/>
    <w:rsid w:val="00FA672F"/>
    <w:rsid w:val="00FA6A1D"/>
    <w:rsid w:val="00FA6B3A"/>
    <w:rsid w:val="00FA7130"/>
    <w:rsid w:val="00FA7769"/>
    <w:rsid w:val="00FA7780"/>
    <w:rsid w:val="00FA7BB8"/>
    <w:rsid w:val="00FA7C5A"/>
    <w:rsid w:val="00FB0302"/>
    <w:rsid w:val="00FB041F"/>
    <w:rsid w:val="00FB054B"/>
    <w:rsid w:val="00FB08EE"/>
    <w:rsid w:val="00FB0BCA"/>
    <w:rsid w:val="00FB0EEB"/>
    <w:rsid w:val="00FB0F39"/>
    <w:rsid w:val="00FB1098"/>
    <w:rsid w:val="00FB1252"/>
    <w:rsid w:val="00FB1488"/>
    <w:rsid w:val="00FB1633"/>
    <w:rsid w:val="00FB16CD"/>
    <w:rsid w:val="00FB1BA6"/>
    <w:rsid w:val="00FB1C18"/>
    <w:rsid w:val="00FB273B"/>
    <w:rsid w:val="00FB276E"/>
    <w:rsid w:val="00FB2B8A"/>
    <w:rsid w:val="00FB31C6"/>
    <w:rsid w:val="00FB34D8"/>
    <w:rsid w:val="00FB376F"/>
    <w:rsid w:val="00FB3F36"/>
    <w:rsid w:val="00FB3F99"/>
    <w:rsid w:val="00FB424F"/>
    <w:rsid w:val="00FB45AA"/>
    <w:rsid w:val="00FB46B3"/>
    <w:rsid w:val="00FB4A24"/>
    <w:rsid w:val="00FB4B09"/>
    <w:rsid w:val="00FB4B31"/>
    <w:rsid w:val="00FB4D6B"/>
    <w:rsid w:val="00FB4DB1"/>
    <w:rsid w:val="00FB4EDF"/>
    <w:rsid w:val="00FB4F48"/>
    <w:rsid w:val="00FB4FA3"/>
    <w:rsid w:val="00FB517A"/>
    <w:rsid w:val="00FB54E1"/>
    <w:rsid w:val="00FB5787"/>
    <w:rsid w:val="00FB596A"/>
    <w:rsid w:val="00FB59BB"/>
    <w:rsid w:val="00FB5AF8"/>
    <w:rsid w:val="00FB5CB2"/>
    <w:rsid w:val="00FB5DE2"/>
    <w:rsid w:val="00FB5FB8"/>
    <w:rsid w:val="00FB6014"/>
    <w:rsid w:val="00FB6249"/>
    <w:rsid w:val="00FB66BB"/>
    <w:rsid w:val="00FB6942"/>
    <w:rsid w:val="00FB6AF3"/>
    <w:rsid w:val="00FB6B91"/>
    <w:rsid w:val="00FB6D17"/>
    <w:rsid w:val="00FB702B"/>
    <w:rsid w:val="00FB7085"/>
    <w:rsid w:val="00FB70ED"/>
    <w:rsid w:val="00FB7252"/>
    <w:rsid w:val="00FB73A2"/>
    <w:rsid w:val="00FB74B3"/>
    <w:rsid w:val="00FB7577"/>
    <w:rsid w:val="00FB7583"/>
    <w:rsid w:val="00FB798A"/>
    <w:rsid w:val="00FB7DB0"/>
    <w:rsid w:val="00FB7DC1"/>
    <w:rsid w:val="00FC00ED"/>
    <w:rsid w:val="00FC01D4"/>
    <w:rsid w:val="00FC04D3"/>
    <w:rsid w:val="00FC0975"/>
    <w:rsid w:val="00FC0B94"/>
    <w:rsid w:val="00FC0D18"/>
    <w:rsid w:val="00FC105D"/>
    <w:rsid w:val="00FC1149"/>
    <w:rsid w:val="00FC1673"/>
    <w:rsid w:val="00FC1A88"/>
    <w:rsid w:val="00FC1B64"/>
    <w:rsid w:val="00FC1FF8"/>
    <w:rsid w:val="00FC2186"/>
    <w:rsid w:val="00FC24AB"/>
    <w:rsid w:val="00FC2500"/>
    <w:rsid w:val="00FC2658"/>
    <w:rsid w:val="00FC2659"/>
    <w:rsid w:val="00FC2A78"/>
    <w:rsid w:val="00FC2ACE"/>
    <w:rsid w:val="00FC2C4F"/>
    <w:rsid w:val="00FC2CD1"/>
    <w:rsid w:val="00FC3317"/>
    <w:rsid w:val="00FC395B"/>
    <w:rsid w:val="00FC3F97"/>
    <w:rsid w:val="00FC4352"/>
    <w:rsid w:val="00FC465A"/>
    <w:rsid w:val="00FC4911"/>
    <w:rsid w:val="00FC54B4"/>
    <w:rsid w:val="00FC59BC"/>
    <w:rsid w:val="00FC5CAF"/>
    <w:rsid w:val="00FC5FAF"/>
    <w:rsid w:val="00FC62BB"/>
    <w:rsid w:val="00FC63EA"/>
    <w:rsid w:val="00FC67CD"/>
    <w:rsid w:val="00FC6D41"/>
    <w:rsid w:val="00FC6DB6"/>
    <w:rsid w:val="00FC6DC1"/>
    <w:rsid w:val="00FC7B2E"/>
    <w:rsid w:val="00FD0126"/>
    <w:rsid w:val="00FD023D"/>
    <w:rsid w:val="00FD07E6"/>
    <w:rsid w:val="00FD08B6"/>
    <w:rsid w:val="00FD0C36"/>
    <w:rsid w:val="00FD0D1D"/>
    <w:rsid w:val="00FD0DEC"/>
    <w:rsid w:val="00FD0F42"/>
    <w:rsid w:val="00FD0F7C"/>
    <w:rsid w:val="00FD1489"/>
    <w:rsid w:val="00FD15E4"/>
    <w:rsid w:val="00FD1738"/>
    <w:rsid w:val="00FD1752"/>
    <w:rsid w:val="00FD1920"/>
    <w:rsid w:val="00FD1A88"/>
    <w:rsid w:val="00FD1AE8"/>
    <w:rsid w:val="00FD1C26"/>
    <w:rsid w:val="00FD1CB3"/>
    <w:rsid w:val="00FD1DD9"/>
    <w:rsid w:val="00FD1E83"/>
    <w:rsid w:val="00FD1F08"/>
    <w:rsid w:val="00FD1F14"/>
    <w:rsid w:val="00FD1FC4"/>
    <w:rsid w:val="00FD2014"/>
    <w:rsid w:val="00FD2BC1"/>
    <w:rsid w:val="00FD2D4B"/>
    <w:rsid w:val="00FD2F3B"/>
    <w:rsid w:val="00FD3260"/>
    <w:rsid w:val="00FD369F"/>
    <w:rsid w:val="00FD3FF8"/>
    <w:rsid w:val="00FD40A6"/>
    <w:rsid w:val="00FD4155"/>
    <w:rsid w:val="00FD4AA8"/>
    <w:rsid w:val="00FD4F0F"/>
    <w:rsid w:val="00FD55F5"/>
    <w:rsid w:val="00FD5756"/>
    <w:rsid w:val="00FD5856"/>
    <w:rsid w:val="00FD5E2D"/>
    <w:rsid w:val="00FD5F1C"/>
    <w:rsid w:val="00FD64BB"/>
    <w:rsid w:val="00FD66A1"/>
    <w:rsid w:val="00FD697E"/>
    <w:rsid w:val="00FD69BB"/>
    <w:rsid w:val="00FD6C66"/>
    <w:rsid w:val="00FD741E"/>
    <w:rsid w:val="00FD7541"/>
    <w:rsid w:val="00FD764C"/>
    <w:rsid w:val="00FD7699"/>
    <w:rsid w:val="00FD785C"/>
    <w:rsid w:val="00FD79D2"/>
    <w:rsid w:val="00FD7D7A"/>
    <w:rsid w:val="00FD7DEE"/>
    <w:rsid w:val="00FE00B3"/>
    <w:rsid w:val="00FE00B4"/>
    <w:rsid w:val="00FE02B8"/>
    <w:rsid w:val="00FE04D8"/>
    <w:rsid w:val="00FE070B"/>
    <w:rsid w:val="00FE0853"/>
    <w:rsid w:val="00FE0BCD"/>
    <w:rsid w:val="00FE0C34"/>
    <w:rsid w:val="00FE10A9"/>
    <w:rsid w:val="00FE1170"/>
    <w:rsid w:val="00FE1670"/>
    <w:rsid w:val="00FE1803"/>
    <w:rsid w:val="00FE1AC1"/>
    <w:rsid w:val="00FE1B3C"/>
    <w:rsid w:val="00FE1CC0"/>
    <w:rsid w:val="00FE1DB9"/>
    <w:rsid w:val="00FE1E8A"/>
    <w:rsid w:val="00FE1F95"/>
    <w:rsid w:val="00FE21DB"/>
    <w:rsid w:val="00FE248E"/>
    <w:rsid w:val="00FE2902"/>
    <w:rsid w:val="00FE29FB"/>
    <w:rsid w:val="00FE2E17"/>
    <w:rsid w:val="00FE2FA3"/>
    <w:rsid w:val="00FE31FE"/>
    <w:rsid w:val="00FE3339"/>
    <w:rsid w:val="00FE335F"/>
    <w:rsid w:val="00FE3444"/>
    <w:rsid w:val="00FE41D9"/>
    <w:rsid w:val="00FE433D"/>
    <w:rsid w:val="00FE44BF"/>
    <w:rsid w:val="00FE44C8"/>
    <w:rsid w:val="00FE4C51"/>
    <w:rsid w:val="00FE4DA9"/>
    <w:rsid w:val="00FE5174"/>
    <w:rsid w:val="00FE5554"/>
    <w:rsid w:val="00FE6369"/>
    <w:rsid w:val="00FE6381"/>
    <w:rsid w:val="00FE6547"/>
    <w:rsid w:val="00FE6BDA"/>
    <w:rsid w:val="00FE708A"/>
    <w:rsid w:val="00FE72DC"/>
    <w:rsid w:val="00FE7305"/>
    <w:rsid w:val="00FE742A"/>
    <w:rsid w:val="00FE78A9"/>
    <w:rsid w:val="00FE7B70"/>
    <w:rsid w:val="00FE7D09"/>
    <w:rsid w:val="00FE7E00"/>
    <w:rsid w:val="00FE7EC2"/>
    <w:rsid w:val="00FE7F5E"/>
    <w:rsid w:val="00FE7F78"/>
    <w:rsid w:val="00FF0236"/>
    <w:rsid w:val="00FF09EF"/>
    <w:rsid w:val="00FF0A9B"/>
    <w:rsid w:val="00FF0AD2"/>
    <w:rsid w:val="00FF15D9"/>
    <w:rsid w:val="00FF1646"/>
    <w:rsid w:val="00FF17AF"/>
    <w:rsid w:val="00FF1812"/>
    <w:rsid w:val="00FF1B6E"/>
    <w:rsid w:val="00FF1C1D"/>
    <w:rsid w:val="00FF1F00"/>
    <w:rsid w:val="00FF1FC7"/>
    <w:rsid w:val="00FF1FF9"/>
    <w:rsid w:val="00FF23B3"/>
    <w:rsid w:val="00FF253A"/>
    <w:rsid w:val="00FF28CF"/>
    <w:rsid w:val="00FF2941"/>
    <w:rsid w:val="00FF2D62"/>
    <w:rsid w:val="00FF2EC1"/>
    <w:rsid w:val="00FF2EF4"/>
    <w:rsid w:val="00FF32C7"/>
    <w:rsid w:val="00FF3A49"/>
    <w:rsid w:val="00FF3A74"/>
    <w:rsid w:val="00FF3B8E"/>
    <w:rsid w:val="00FF3C98"/>
    <w:rsid w:val="00FF3DDF"/>
    <w:rsid w:val="00FF3E5B"/>
    <w:rsid w:val="00FF3FC0"/>
    <w:rsid w:val="00FF4141"/>
    <w:rsid w:val="00FF430E"/>
    <w:rsid w:val="00FF437C"/>
    <w:rsid w:val="00FF473E"/>
    <w:rsid w:val="00FF47E2"/>
    <w:rsid w:val="00FF4A8B"/>
    <w:rsid w:val="00FF4C06"/>
    <w:rsid w:val="00FF4C10"/>
    <w:rsid w:val="00FF4C22"/>
    <w:rsid w:val="00FF4F1D"/>
    <w:rsid w:val="00FF4FAE"/>
    <w:rsid w:val="00FF52B8"/>
    <w:rsid w:val="00FF53F1"/>
    <w:rsid w:val="00FF574B"/>
    <w:rsid w:val="00FF5896"/>
    <w:rsid w:val="00FF58CB"/>
    <w:rsid w:val="00FF5B14"/>
    <w:rsid w:val="00FF5D23"/>
    <w:rsid w:val="00FF64BA"/>
    <w:rsid w:val="00FF65A6"/>
    <w:rsid w:val="00FF69C4"/>
    <w:rsid w:val="00FF6C37"/>
    <w:rsid w:val="00FF6D56"/>
    <w:rsid w:val="00FF6FE8"/>
    <w:rsid w:val="00FF7011"/>
    <w:rsid w:val="00FF7327"/>
    <w:rsid w:val="00FF7344"/>
    <w:rsid w:val="00FF7472"/>
    <w:rsid w:val="00FF77A1"/>
    <w:rsid w:val="00FF79A9"/>
    <w:rsid w:val="00FF7AB1"/>
    <w:rsid w:val="00FF7C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6724E7"/>
  <w15:docId w15:val="{7491D28A-BB7C-480C-9F8D-513D7D6E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68D"/>
    <w:pPr>
      <w:tabs>
        <w:tab w:val="left" w:pos="360"/>
        <w:tab w:val="left" w:pos="720"/>
        <w:tab w:val="right" w:pos="10080"/>
      </w:tabs>
    </w:pPr>
    <w:rPr>
      <w:rFonts w:ascii="Times New Roman" w:hAnsi="Times New Roman"/>
    </w:rPr>
  </w:style>
  <w:style w:type="paragraph" w:styleId="Heading1">
    <w:name w:val="heading 1"/>
    <w:basedOn w:val="Normal"/>
    <w:next w:val="Normal"/>
    <w:link w:val="Heading1Char"/>
    <w:uiPriority w:val="9"/>
    <w:qFormat/>
    <w:rsid w:val="00CE703B"/>
    <w:pPr>
      <w:keepNext/>
      <w:keepLines/>
      <w:numPr>
        <w:numId w:val="6"/>
      </w:numPr>
      <w:spacing w:before="480" w:after="120"/>
      <w:jc w:val="center"/>
      <w:outlineLvl w:val="0"/>
    </w:pPr>
    <w:rPr>
      <w:rFonts w:asciiTheme="majorHAnsi" w:eastAsiaTheme="majorEastAsia" w:hAnsiTheme="majorHAnsi" w:cstheme="majorBidi"/>
      <w:b/>
      <w:bCs/>
      <w:caps/>
      <w:color w:val="000000" w:themeColor="accent1" w:themeShade="BF"/>
      <w:szCs w:val="28"/>
    </w:rPr>
  </w:style>
  <w:style w:type="paragraph" w:styleId="Heading2">
    <w:name w:val="heading 2"/>
    <w:basedOn w:val="Normal"/>
    <w:next w:val="Normal"/>
    <w:link w:val="Heading2Char"/>
    <w:uiPriority w:val="9"/>
    <w:unhideWhenUsed/>
    <w:qFormat/>
    <w:rsid w:val="001865D3"/>
    <w:pPr>
      <w:keepNext/>
      <w:keepLines/>
      <w:numPr>
        <w:ilvl w:val="1"/>
        <w:numId w:val="6"/>
      </w:numPr>
      <w:tabs>
        <w:tab w:val="clear" w:pos="360"/>
      </w:tabs>
      <w:spacing w:before="200" w:after="12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F83DBC"/>
    <w:pPr>
      <w:keepNext/>
      <w:keepLines/>
      <w:numPr>
        <w:ilvl w:val="2"/>
        <w:numId w:val="6"/>
      </w:numPr>
      <w:spacing w:before="200" w:after="120"/>
      <w:outlineLvl w:val="2"/>
    </w:pPr>
    <w:rPr>
      <w:rFonts w:asciiTheme="majorHAnsi" w:eastAsiaTheme="majorEastAsia" w:hAnsiTheme="majorHAnsi" w:cstheme="majorBidi"/>
      <w:bCs/>
      <w:i/>
      <w:color w:val="000000" w:themeColor="accent1"/>
    </w:rPr>
  </w:style>
  <w:style w:type="paragraph" w:styleId="Heading4">
    <w:name w:val="heading 4"/>
    <w:basedOn w:val="Normal"/>
    <w:next w:val="Normal"/>
    <w:link w:val="Heading4Char"/>
    <w:uiPriority w:val="9"/>
    <w:unhideWhenUsed/>
    <w:qFormat/>
    <w:rsid w:val="00742BE5"/>
    <w:pPr>
      <w:keepNext/>
      <w:keepLines/>
      <w:numPr>
        <w:ilvl w:val="3"/>
        <w:numId w:val="6"/>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742BE5"/>
    <w:pPr>
      <w:keepNext/>
      <w:keepLines/>
      <w:numPr>
        <w:ilvl w:val="4"/>
        <w:numId w:val="6"/>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742BE5"/>
    <w:pPr>
      <w:keepNext/>
      <w:keepLines/>
      <w:numPr>
        <w:ilvl w:val="5"/>
        <w:numId w:val="6"/>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742BE5"/>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2BE5"/>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2BE5"/>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3B"/>
    <w:rPr>
      <w:rFonts w:asciiTheme="majorHAnsi" w:eastAsiaTheme="majorEastAsia" w:hAnsiTheme="majorHAnsi" w:cstheme="majorBidi"/>
      <w:b/>
      <w:bCs/>
      <w:caps/>
      <w:color w:val="000000" w:themeColor="accent1" w:themeShade="BF"/>
      <w:szCs w:val="28"/>
    </w:rPr>
  </w:style>
  <w:style w:type="character" w:customStyle="1" w:styleId="Heading2Char">
    <w:name w:val="Heading 2 Char"/>
    <w:basedOn w:val="DefaultParagraphFont"/>
    <w:link w:val="Heading2"/>
    <w:uiPriority w:val="9"/>
    <w:rsid w:val="001865D3"/>
    <w:rPr>
      <w:rFonts w:asciiTheme="majorHAnsi" w:eastAsiaTheme="majorEastAsia" w:hAnsiTheme="majorHAnsi" w:cstheme="majorBidi"/>
      <w:b/>
      <w:bCs/>
      <w:color w:val="000000" w:themeColor="accent1"/>
      <w:szCs w:val="26"/>
    </w:rPr>
  </w:style>
  <w:style w:type="character" w:customStyle="1" w:styleId="Heading3Char">
    <w:name w:val="Heading 3 Char"/>
    <w:basedOn w:val="DefaultParagraphFont"/>
    <w:link w:val="Heading3"/>
    <w:uiPriority w:val="9"/>
    <w:rsid w:val="00F83DBC"/>
    <w:rPr>
      <w:rFonts w:asciiTheme="majorHAnsi" w:eastAsiaTheme="majorEastAsia" w:hAnsiTheme="majorHAnsi" w:cstheme="majorBidi"/>
      <w:bCs/>
      <w:i/>
      <w:color w:val="000000" w:themeColor="accent1"/>
    </w:rPr>
  </w:style>
  <w:style w:type="character" w:customStyle="1" w:styleId="Heading4Char">
    <w:name w:val="Heading 4 Char"/>
    <w:basedOn w:val="DefaultParagraphFont"/>
    <w:link w:val="Heading4"/>
    <w:uiPriority w:val="9"/>
    <w:rsid w:val="00742BE5"/>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742BE5"/>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742BE5"/>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742B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2B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2BE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E96285"/>
    <w:rPr>
      <w:color w:val="0000FF" w:themeColor="hyperlink"/>
      <w:u w:val="single"/>
    </w:rPr>
  </w:style>
  <w:style w:type="paragraph" w:styleId="Header">
    <w:name w:val="header"/>
    <w:basedOn w:val="Normal"/>
    <w:link w:val="HeaderChar"/>
    <w:uiPriority w:val="99"/>
    <w:unhideWhenUsed/>
    <w:rsid w:val="00F81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5F9"/>
  </w:style>
  <w:style w:type="paragraph" w:styleId="Footer">
    <w:name w:val="footer"/>
    <w:basedOn w:val="Normal"/>
    <w:link w:val="FooterChar"/>
    <w:uiPriority w:val="99"/>
    <w:unhideWhenUsed/>
    <w:rsid w:val="00F81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5F9"/>
  </w:style>
  <w:style w:type="paragraph" w:styleId="BalloonText">
    <w:name w:val="Balloon Text"/>
    <w:basedOn w:val="Normal"/>
    <w:link w:val="BalloonTextChar"/>
    <w:uiPriority w:val="99"/>
    <w:semiHidden/>
    <w:unhideWhenUsed/>
    <w:rsid w:val="00F816C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16C9"/>
    <w:rPr>
      <w:rFonts w:ascii="Lucida Grande" w:hAnsi="Lucida Grande" w:cs="Lucida Grande"/>
      <w:sz w:val="18"/>
      <w:szCs w:val="18"/>
    </w:rPr>
  </w:style>
  <w:style w:type="character" w:styleId="CommentReference">
    <w:name w:val="annotation reference"/>
    <w:basedOn w:val="DefaultParagraphFont"/>
    <w:uiPriority w:val="99"/>
    <w:semiHidden/>
    <w:unhideWhenUsed/>
    <w:rsid w:val="00D3058C"/>
    <w:rPr>
      <w:sz w:val="18"/>
      <w:szCs w:val="18"/>
    </w:rPr>
  </w:style>
  <w:style w:type="paragraph" w:styleId="CommentText">
    <w:name w:val="annotation text"/>
    <w:basedOn w:val="Normal"/>
    <w:link w:val="CommentTextChar"/>
    <w:uiPriority w:val="99"/>
    <w:unhideWhenUsed/>
    <w:rsid w:val="00D3058C"/>
    <w:pPr>
      <w:spacing w:line="240" w:lineRule="auto"/>
    </w:pPr>
    <w:rPr>
      <w:sz w:val="24"/>
      <w:szCs w:val="24"/>
    </w:rPr>
  </w:style>
  <w:style w:type="character" w:customStyle="1" w:styleId="CommentTextChar">
    <w:name w:val="Comment Text Char"/>
    <w:basedOn w:val="DefaultParagraphFont"/>
    <w:link w:val="CommentText"/>
    <w:uiPriority w:val="99"/>
    <w:rsid w:val="00D3058C"/>
    <w:rPr>
      <w:sz w:val="24"/>
      <w:szCs w:val="24"/>
    </w:rPr>
  </w:style>
  <w:style w:type="paragraph" w:styleId="CommentSubject">
    <w:name w:val="annotation subject"/>
    <w:basedOn w:val="CommentText"/>
    <w:next w:val="CommentText"/>
    <w:link w:val="CommentSubjectChar"/>
    <w:uiPriority w:val="99"/>
    <w:semiHidden/>
    <w:unhideWhenUsed/>
    <w:rsid w:val="00D3058C"/>
    <w:rPr>
      <w:b/>
      <w:bCs/>
      <w:sz w:val="20"/>
      <w:szCs w:val="20"/>
    </w:rPr>
  </w:style>
  <w:style w:type="character" w:customStyle="1" w:styleId="CommentSubjectChar">
    <w:name w:val="Comment Subject Char"/>
    <w:basedOn w:val="CommentTextChar"/>
    <w:link w:val="CommentSubject"/>
    <w:uiPriority w:val="99"/>
    <w:semiHidden/>
    <w:rsid w:val="00D3058C"/>
    <w:rPr>
      <w:b/>
      <w:bCs/>
      <w:sz w:val="20"/>
      <w:szCs w:val="20"/>
    </w:rPr>
  </w:style>
  <w:style w:type="paragraph" w:styleId="Revision">
    <w:name w:val="Revision"/>
    <w:hidden/>
    <w:uiPriority w:val="99"/>
    <w:semiHidden/>
    <w:rsid w:val="00A925B4"/>
    <w:pPr>
      <w:spacing w:after="0" w:line="240" w:lineRule="auto"/>
    </w:pPr>
  </w:style>
  <w:style w:type="paragraph" w:styleId="ListParagraph">
    <w:name w:val="List Paragraph"/>
    <w:basedOn w:val="Normal"/>
    <w:uiPriority w:val="34"/>
    <w:qFormat/>
    <w:rsid w:val="000D2823"/>
    <w:pPr>
      <w:ind w:left="720"/>
      <w:contextualSpacing/>
    </w:pPr>
  </w:style>
  <w:style w:type="paragraph" w:customStyle="1" w:styleId="BodyText1">
    <w:name w:val="Body Text1"/>
    <w:basedOn w:val="Normal"/>
    <w:qFormat/>
    <w:rsid w:val="000D2823"/>
    <w:pPr>
      <w:spacing w:line="280" w:lineRule="exact"/>
    </w:pPr>
    <w:rPr>
      <w:rFonts w:ascii="Arial" w:hAnsi="Arial"/>
    </w:rPr>
  </w:style>
  <w:style w:type="character" w:styleId="PlaceholderText">
    <w:name w:val="Placeholder Text"/>
    <w:basedOn w:val="DefaultParagraphFont"/>
    <w:uiPriority w:val="99"/>
    <w:semiHidden/>
    <w:rsid w:val="00CB5712"/>
    <w:rPr>
      <w:color w:val="808080"/>
    </w:rPr>
  </w:style>
  <w:style w:type="character" w:styleId="LineNumber">
    <w:name w:val="line number"/>
    <w:basedOn w:val="DefaultParagraphFont"/>
    <w:uiPriority w:val="99"/>
    <w:semiHidden/>
    <w:unhideWhenUsed/>
    <w:rsid w:val="001645B7"/>
    <w:rPr>
      <w:rFonts w:asciiTheme="minorHAnsi" w:hAnsiTheme="minorHAnsi"/>
      <w:sz w:val="16"/>
    </w:rPr>
  </w:style>
  <w:style w:type="paragraph" w:styleId="FootnoteText">
    <w:name w:val="footnote text"/>
    <w:basedOn w:val="Normal"/>
    <w:link w:val="FootnoteTextChar"/>
    <w:uiPriority w:val="99"/>
    <w:semiHidden/>
    <w:unhideWhenUsed/>
    <w:rsid w:val="00EA5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FBB"/>
    <w:rPr>
      <w:rFonts w:ascii="Times New Roman" w:hAnsi="Times New Roman"/>
      <w:sz w:val="20"/>
      <w:szCs w:val="20"/>
    </w:rPr>
  </w:style>
  <w:style w:type="character" w:styleId="FootnoteReference">
    <w:name w:val="footnote reference"/>
    <w:basedOn w:val="DefaultParagraphFont"/>
    <w:uiPriority w:val="99"/>
    <w:semiHidden/>
    <w:unhideWhenUsed/>
    <w:rsid w:val="00EA5FBB"/>
    <w:rPr>
      <w:vertAlign w:val="superscript"/>
    </w:rPr>
  </w:style>
  <w:style w:type="paragraph" w:styleId="Caption">
    <w:name w:val="caption"/>
    <w:basedOn w:val="Normal"/>
    <w:next w:val="Normal"/>
    <w:uiPriority w:val="35"/>
    <w:semiHidden/>
    <w:unhideWhenUsed/>
    <w:qFormat/>
    <w:rsid w:val="005A5E92"/>
    <w:pPr>
      <w:spacing w:line="240" w:lineRule="auto"/>
    </w:pPr>
    <w:rPr>
      <w:b/>
      <w:bCs/>
      <w:color w:val="000000" w:themeColor="accent1"/>
      <w:sz w:val="18"/>
      <w:szCs w:val="18"/>
    </w:rPr>
  </w:style>
  <w:style w:type="table" w:styleId="TableGrid">
    <w:name w:val="Table Grid"/>
    <w:basedOn w:val="TableNormal"/>
    <w:uiPriority w:val="59"/>
    <w:rsid w:val="005A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4F0E"/>
    <w:pPr>
      <w:tabs>
        <w:tab w:val="right" w:pos="10080"/>
      </w:tabs>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C9407C"/>
    <w:rPr>
      <w:color w:val="800080" w:themeColor="followedHyperlink"/>
      <w:u w:val="single"/>
    </w:rPr>
  </w:style>
  <w:style w:type="character" w:styleId="Strong">
    <w:name w:val="Strong"/>
    <w:basedOn w:val="DefaultParagraphFont"/>
    <w:uiPriority w:val="22"/>
    <w:qFormat/>
    <w:rsid w:val="00805329"/>
    <w:rPr>
      <w:b/>
      <w:bCs/>
    </w:rPr>
  </w:style>
  <w:style w:type="paragraph" w:customStyle="1" w:styleId="References">
    <w:name w:val="References"/>
    <w:basedOn w:val="NoSpacing"/>
    <w:qFormat/>
    <w:rsid w:val="00C9407C"/>
    <w:pPr>
      <w:tabs>
        <w:tab w:val="left" w:pos="360"/>
        <w:tab w:val="left" w:pos="720"/>
      </w:tabs>
      <w:spacing w:after="200"/>
      <w:ind w:left="360" w:hanging="360"/>
    </w:pPr>
  </w:style>
  <w:style w:type="paragraph" w:styleId="Bibliography">
    <w:name w:val="Bibliography"/>
    <w:basedOn w:val="Normal"/>
    <w:next w:val="Normal"/>
    <w:uiPriority w:val="37"/>
    <w:unhideWhenUsed/>
    <w:rsid w:val="004D3DA2"/>
    <w:pPr>
      <w:tabs>
        <w:tab w:val="clear" w:pos="360"/>
        <w:tab w:val="clear" w:pos="720"/>
        <w:tab w:val="clear" w:pos="10080"/>
      </w:tabs>
      <w:spacing w:after="0" w:line="240" w:lineRule="auto"/>
      <w:ind w:left="720" w:hanging="720"/>
    </w:pPr>
  </w:style>
  <w:style w:type="character" w:styleId="EndnoteReference">
    <w:name w:val="endnote reference"/>
    <w:basedOn w:val="DefaultParagraphFont"/>
    <w:uiPriority w:val="99"/>
    <w:semiHidden/>
    <w:unhideWhenUsed/>
    <w:rsid w:val="00691B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8946">
      <w:bodyDiv w:val="1"/>
      <w:marLeft w:val="0"/>
      <w:marRight w:val="0"/>
      <w:marTop w:val="0"/>
      <w:marBottom w:val="0"/>
      <w:divBdr>
        <w:top w:val="none" w:sz="0" w:space="0" w:color="auto"/>
        <w:left w:val="none" w:sz="0" w:space="0" w:color="auto"/>
        <w:bottom w:val="none" w:sz="0" w:space="0" w:color="auto"/>
        <w:right w:val="none" w:sz="0" w:space="0" w:color="auto"/>
      </w:divBdr>
    </w:div>
    <w:div w:id="251622075">
      <w:bodyDiv w:val="1"/>
      <w:marLeft w:val="0"/>
      <w:marRight w:val="0"/>
      <w:marTop w:val="0"/>
      <w:marBottom w:val="0"/>
      <w:divBdr>
        <w:top w:val="none" w:sz="0" w:space="0" w:color="auto"/>
        <w:left w:val="none" w:sz="0" w:space="0" w:color="auto"/>
        <w:bottom w:val="none" w:sz="0" w:space="0" w:color="auto"/>
        <w:right w:val="none" w:sz="0" w:space="0" w:color="auto"/>
      </w:divBdr>
    </w:div>
    <w:div w:id="259335890">
      <w:bodyDiv w:val="1"/>
      <w:marLeft w:val="0"/>
      <w:marRight w:val="0"/>
      <w:marTop w:val="0"/>
      <w:marBottom w:val="0"/>
      <w:divBdr>
        <w:top w:val="none" w:sz="0" w:space="0" w:color="auto"/>
        <w:left w:val="none" w:sz="0" w:space="0" w:color="auto"/>
        <w:bottom w:val="none" w:sz="0" w:space="0" w:color="auto"/>
        <w:right w:val="none" w:sz="0" w:space="0" w:color="auto"/>
      </w:divBdr>
    </w:div>
    <w:div w:id="311832516">
      <w:bodyDiv w:val="1"/>
      <w:marLeft w:val="0"/>
      <w:marRight w:val="0"/>
      <w:marTop w:val="0"/>
      <w:marBottom w:val="0"/>
      <w:divBdr>
        <w:top w:val="none" w:sz="0" w:space="0" w:color="auto"/>
        <w:left w:val="none" w:sz="0" w:space="0" w:color="auto"/>
        <w:bottom w:val="none" w:sz="0" w:space="0" w:color="auto"/>
        <w:right w:val="none" w:sz="0" w:space="0" w:color="auto"/>
      </w:divBdr>
    </w:div>
    <w:div w:id="354229038">
      <w:bodyDiv w:val="1"/>
      <w:marLeft w:val="0"/>
      <w:marRight w:val="0"/>
      <w:marTop w:val="0"/>
      <w:marBottom w:val="0"/>
      <w:divBdr>
        <w:top w:val="none" w:sz="0" w:space="0" w:color="auto"/>
        <w:left w:val="none" w:sz="0" w:space="0" w:color="auto"/>
        <w:bottom w:val="none" w:sz="0" w:space="0" w:color="auto"/>
        <w:right w:val="none" w:sz="0" w:space="0" w:color="auto"/>
      </w:divBdr>
    </w:div>
    <w:div w:id="429811047">
      <w:bodyDiv w:val="1"/>
      <w:marLeft w:val="0"/>
      <w:marRight w:val="0"/>
      <w:marTop w:val="0"/>
      <w:marBottom w:val="0"/>
      <w:divBdr>
        <w:top w:val="none" w:sz="0" w:space="0" w:color="auto"/>
        <w:left w:val="none" w:sz="0" w:space="0" w:color="auto"/>
        <w:bottom w:val="none" w:sz="0" w:space="0" w:color="auto"/>
        <w:right w:val="none" w:sz="0" w:space="0" w:color="auto"/>
      </w:divBdr>
    </w:div>
    <w:div w:id="430976470">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27566457">
      <w:bodyDiv w:val="1"/>
      <w:marLeft w:val="0"/>
      <w:marRight w:val="0"/>
      <w:marTop w:val="0"/>
      <w:marBottom w:val="0"/>
      <w:divBdr>
        <w:top w:val="none" w:sz="0" w:space="0" w:color="auto"/>
        <w:left w:val="none" w:sz="0" w:space="0" w:color="auto"/>
        <w:bottom w:val="none" w:sz="0" w:space="0" w:color="auto"/>
        <w:right w:val="none" w:sz="0" w:space="0" w:color="auto"/>
      </w:divBdr>
    </w:div>
    <w:div w:id="652223673">
      <w:bodyDiv w:val="1"/>
      <w:marLeft w:val="0"/>
      <w:marRight w:val="0"/>
      <w:marTop w:val="0"/>
      <w:marBottom w:val="0"/>
      <w:divBdr>
        <w:top w:val="none" w:sz="0" w:space="0" w:color="auto"/>
        <w:left w:val="none" w:sz="0" w:space="0" w:color="auto"/>
        <w:bottom w:val="none" w:sz="0" w:space="0" w:color="auto"/>
        <w:right w:val="none" w:sz="0" w:space="0" w:color="auto"/>
      </w:divBdr>
    </w:div>
    <w:div w:id="705373767">
      <w:bodyDiv w:val="1"/>
      <w:marLeft w:val="0"/>
      <w:marRight w:val="0"/>
      <w:marTop w:val="0"/>
      <w:marBottom w:val="0"/>
      <w:divBdr>
        <w:top w:val="none" w:sz="0" w:space="0" w:color="auto"/>
        <w:left w:val="none" w:sz="0" w:space="0" w:color="auto"/>
        <w:bottom w:val="none" w:sz="0" w:space="0" w:color="auto"/>
        <w:right w:val="none" w:sz="0" w:space="0" w:color="auto"/>
      </w:divBdr>
    </w:div>
    <w:div w:id="832062999">
      <w:bodyDiv w:val="1"/>
      <w:marLeft w:val="0"/>
      <w:marRight w:val="0"/>
      <w:marTop w:val="0"/>
      <w:marBottom w:val="0"/>
      <w:divBdr>
        <w:top w:val="none" w:sz="0" w:space="0" w:color="auto"/>
        <w:left w:val="none" w:sz="0" w:space="0" w:color="auto"/>
        <w:bottom w:val="none" w:sz="0" w:space="0" w:color="auto"/>
        <w:right w:val="none" w:sz="0" w:space="0" w:color="auto"/>
      </w:divBdr>
    </w:div>
    <w:div w:id="1040667913">
      <w:bodyDiv w:val="1"/>
      <w:marLeft w:val="0"/>
      <w:marRight w:val="0"/>
      <w:marTop w:val="0"/>
      <w:marBottom w:val="0"/>
      <w:divBdr>
        <w:top w:val="none" w:sz="0" w:space="0" w:color="auto"/>
        <w:left w:val="none" w:sz="0" w:space="0" w:color="auto"/>
        <w:bottom w:val="none" w:sz="0" w:space="0" w:color="auto"/>
        <w:right w:val="none" w:sz="0" w:space="0" w:color="auto"/>
      </w:divBdr>
    </w:div>
    <w:div w:id="1100568802">
      <w:bodyDiv w:val="1"/>
      <w:marLeft w:val="0"/>
      <w:marRight w:val="0"/>
      <w:marTop w:val="0"/>
      <w:marBottom w:val="0"/>
      <w:divBdr>
        <w:top w:val="none" w:sz="0" w:space="0" w:color="auto"/>
        <w:left w:val="none" w:sz="0" w:space="0" w:color="auto"/>
        <w:bottom w:val="none" w:sz="0" w:space="0" w:color="auto"/>
        <w:right w:val="none" w:sz="0" w:space="0" w:color="auto"/>
      </w:divBdr>
    </w:div>
    <w:div w:id="1101074222">
      <w:bodyDiv w:val="1"/>
      <w:marLeft w:val="0"/>
      <w:marRight w:val="0"/>
      <w:marTop w:val="0"/>
      <w:marBottom w:val="0"/>
      <w:divBdr>
        <w:top w:val="none" w:sz="0" w:space="0" w:color="auto"/>
        <w:left w:val="none" w:sz="0" w:space="0" w:color="auto"/>
        <w:bottom w:val="none" w:sz="0" w:space="0" w:color="auto"/>
        <w:right w:val="none" w:sz="0" w:space="0" w:color="auto"/>
      </w:divBdr>
    </w:div>
    <w:div w:id="1235697926">
      <w:bodyDiv w:val="1"/>
      <w:marLeft w:val="0"/>
      <w:marRight w:val="0"/>
      <w:marTop w:val="0"/>
      <w:marBottom w:val="0"/>
      <w:divBdr>
        <w:top w:val="none" w:sz="0" w:space="0" w:color="auto"/>
        <w:left w:val="none" w:sz="0" w:space="0" w:color="auto"/>
        <w:bottom w:val="none" w:sz="0" w:space="0" w:color="auto"/>
        <w:right w:val="none" w:sz="0" w:space="0" w:color="auto"/>
      </w:divBdr>
    </w:div>
    <w:div w:id="1262299339">
      <w:bodyDiv w:val="1"/>
      <w:marLeft w:val="0"/>
      <w:marRight w:val="0"/>
      <w:marTop w:val="0"/>
      <w:marBottom w:val="0"/>
      <w:divBdr>
        <w:top w:val="none" w:sz="0" w:space="0" w:color="auto"/>
        <w:left w:val="none" w:sz="0" w:space="0" w:color="auto"/>
        <w:bottom w:val="none" w:sz="0" w:space="0" w:color="auto"/>
        <w:right w:val="none" w:sz="0" w:space="0" w:color="auto"/>
      </w:divBdr>
    </w:div>
    <w:div w:id="1388185719">
      <w:bodyDiv w:val="1"/>
      <w:marLeft w:val="0"/>
      <w:marRight w:val="0"/>
      <w:marTop w:val="0"/>
      <w:marBottom w:val="0"/>
      <w:divBdr>
        <w:top w:val="none" w:sz="0" w:space="0" w:color="auto"/>
        <w:left w:val="none" w:sz="0" w:space="0" w:color="auto"/>
        <w:bottom w:val="none" w:sz="0" w:space="0" w:color="auto"/>
        <w:right w:val="none" w:sz="0" w:space="0" w:color="auto"/>
      </w:divBdr>
    </w:div>
    <w:div w:id="1438870870">
      <w:bodyDiv w:val="1"/>
      <w:marLeft w:val="0"/>
      <w:marRight w:val="0"/>
      <w:marTop w:val="0"/>
      <w:marBottom w:val="0"/>
      <w:divBdr>
        <w:top w:val="none" w:sz="0" w:space="0" w:color="auto"/>
        <w:left w:val="none" w:sz="0" w:space="0" w:color="auto"/>
        <w:bottom w:val="none" w:sz="0" w:space="0" w:color="auto"/>
        <w:right w:val="none" w:sz="0" w:space="0" w:color="auto"/>
      </w:divBdr>
    </w:div>
    <w:div w:id="1494027995">
      <w:bodyDiv w:val="1"/>
      <w:marLeft w:val="0"/>
      <w:marRight w:val="0"/>
      <w:marTop w:val="0"/>
      <w:marBottom w:val="0"/>
      <w:divBdr>
        <w:top w:val="none" w:sz="0" w:space="0" w:color="auto"/>
        <w:left w:val="none" w:sz="0" w:space="0" w:color="auto"/>
        <w:bottom w:val="none" w:sz="0" w:space="0" w:color="auto"/>
        <w:right w:val="none" w:sz="0" w:space="0" w:color="auto"/>
      </w:divBdr>
    </w:div>
    <w:div w:id="1528131547">
      <w:bodyDiv w:val="1"/>
      <w:marLeft w:val="0"/>
      <w:marRight w:val="0"/>
      <w:marTop w:val="0"/>
      <w:marBottom w:val="0"/>
      <w:divBdr>
        <w:top w:val="none" w:sz="0" w:space="0" w:color="auto"/>
        <w:left w:val="none" w:sz="0" w:space="0" w:color="auto"/>
        <w:bottom w:val="none" w:sz="0" w:space="0" w:color="auto"/>
        <w:right w:val="none" w:sz="0" w:space="0" w:color="auto"/>
      </w:divBdr>
    </w:div>
    <w:div w:id="1540121816">
      <w:bodyDiv w:val="1"/>
      <w:marLeft w:val="0"/>
      <w:marRight w:val="0"/>
      <w:marTop w:val="0"/>
      <w:marBottom w:val="0"/>
      <w:divBdr>
        <w:top w:val="none" w:sz="0" w:space="0" w:color="auto"/>
        <w:left w:val="none" w:sz="0" w:space="0" w:color="auto"/>
        <w:bottom w:val="none" w:sz="0" w:space="0" w:color="auto"/>
        <w:right w:val="none" w:sz="0" w:space="0" w:color="auto"/>
      </w:divBdr>
    </w:div>
    <w:div w:id="1679695575">
      <w:bodyDiv w:val="1"/>
      <w:marLeft w:val="0"/>
      <w:marRight w:val="0"/>
      <w:marTop w:val="0"/>
      <w:marBottom w:val="0"/>
      <w:divBdr>
        <w:top w:val="none" w:sz="0" w:space="0" w:color="auto"/>
        <w:left w:val="none" w:sz="0" w:space="0" w:color="auto"/>
        <w:bottom w:val="none" w:sz="0" w:space="0" w:color="auto"/>
        <w:right w:val="none" w:sz="0" w:space="0" w:color="auto"/>
      </w:divBdr>
    </w:div>
    <w:div w:id="1748184447">
      <w:bodyDiv w:val="1"/>
      <w:marLeft w:val="0"/>
      <w:marRight w:val="0"/>
      <w:marTop w:val="0"/>
      <w:marBottom w:val="0"/>
      <w:divBdr>
        <w:top w:val="none" w:sz="0" w:space="0" w:color="auto"/>
        <w:left w:val="none" w:sz="0" w:space="0" w:color="auto"/>
        <w:bottom w:val="none" w:sz="0" w:space="0" w:color="auto"/>
        <w:right w:val="none" w:sz="0" w:space="0" w:color="auto"/>
      </w:divBdr>
    </w:div>
    <w:div w:id="1761020782">
      <w:bodyDiv w:val="1"/>
      <w:marLeft w:val="0"/>
      <w:marRight w:val="0"/>
      <w:marTop w:val="0"/>
      <w:marBottom w:val="0"/>
      <w:divBdr>
        <w:top w:val="none" w:sz="0" w:space="0" w:color="auto"/>
        <w:left w:val="none" w:sz="0" w:space="0" w:color="auto"/>
        <w:bottom w:val="none" w:sz="0" w:space="0" w:color="auto"/>
        <w:right w:val="none" w:sz="0" w:space="0" w:color="auto"/>
      </w:divBdr>
    </w:div>
    <w:div w:id="1825199743">
      <w:bodyDiv w:val="1"/>
      <w:marLeft w:val="0"/>
      <w:marRight w:val="0"/>
      <w:marTop w:val="0"/>
      <w:marBottom w:val="0"/>
      <w:divBdr>
        <w:top w:val="none" w:sz="0" w:space="0" w:color="auto"/>
        <w:left w:val="none" w:sz="0" w:space="0" w:color="auto"/>
        <w:bottom w:val="none" w:sz="0" w:space="0" w:color="auto"/>
        <w:right w:val="none" w:sz="0" w:space="0" w:color="auto"/>
      </w:divBdr>
    </w:div>
    <w:div w:id="1837457802">
      <w:bodyDiv w:val="1"/>
      <w:marLeft w:val="0"/>
      <w:marRight w:val="0"/>
      <w:marTop w:val="0"/>
      <w:marBottom w:val="0"/>
      <w:divBdr>
        <w:top w:val="none" w:sz="0" w:space="0" w:color="auto"/>
        <w:left w:val="none" w:sz="0" w:space="0" w:color="auto"/>
        <w:bottom w:val="none" w:sz="0" w:space="0" w:color="auto"/>
        <w:right w:val="none" w:sz="0" w:space="0" w:color="auto"/>
      </w:divBdr>
    </w:div>
    <w:div w:id="1976250297">
      <w:bodyDiv w:val="1"/>
      <w:marLeft w:val="0"/>
      <w:marRight w:val="0"/>
      <w:marTop w:val="0"/>
      <w:marBottom w:val="0"/>
      <w:divBdr>
        <w:top w:val="none" w:sz="0" w:space="0" w:color="auto"/>
        <w:left w:val="none" w:sz="0" w:space="0" w:color="auto"/>
        <w:bottom w:val="none" w:sz="0" w:space="0" w:color="auto"/>
        <w:right w:val="none" w:sz="0" w:space="0" w:color="auto"/>
      </w:divBdr>
    </w:div>
    <w:div w:id="2087338790">
      <w:bodyDiv w:val="1"/>
      <w:marLeft w:val="0"/>
      <w:marRight w:val="0"/>
      <w:marTop w:val="0"/>
      <w:marBottom w:val="0"/>
      <w:divBdr>
        <w:top w:val="none" w:sz="0" w:space="0" w:color="auto"/>
        <w:left w:val="none" w:sz="0" w:space="0" w:color="auto"/>
        <w:bottom w:val="none" w:sz="0" w:space="0" w:color="auto"/>
        <w:right w:val="none" w:sz="0" w:space="0" w:color="auto"/>
      </w:divBdr>
    </w:div>
    <w:div w:id="214107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microsoft.com/office/2011/relationships/people" Target="people.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311A340A-383C-49F8-AA3D-5C88519CC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TotalTime>
  <Pages>34</Pages>
  <Words>11982</Words>
  <Characters>68304</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80126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Wang, David</cp:lastModifiedBy>
  <cp:revision>174</cp:revision>
  <cp:lastPrinted>2022-02-06T01:54:00Z</cp:lastPrinted>
  <dcterms:created xsi:type="dcterms:W3CDTF">2022-02-20T23:36:00Z</dcterms:created>
  <dcterms:modified xsi:type="dcterms:W3CDTF">2022-07-10T04:07:00Z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id="JbMcmWLa"/&gt;&lt;style id="http://www.zotero.org/styles/organic-geochemistry" hasBibliography="1" bibliographyStyleHasBeenSet="1"/&gt;&lt;prefs&gt;&lt;pref name="fieldType" value="Field"/&gt;&lt;/prefs&gt;&lt;/data&gt;</vt:lpwstr>
  </property>
  <property fmtid="{D5CDD505-2E9C-101B-9397-08002B2CF9AE}" pid="3" name="Docear4Word_StyleTitle">
    <vt:lpwstr>ACM SIG Proceedings With Long Author List</vt:lpwstr>
  </property>
</Properties>
</file>