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028A1EC8" w:rsidR="00BB11A7" w:rsidRPr="008D00B4" w:rsidRDefault="007C7776" w:rsidP="007C7776">
      <w:bookmarkStart w:id="0" w:name="_Hlk108092044"/>
      <w:r>
        <w:t xml:space="preserve">Incorporation of water-derived hydrogen into methane during artificial maturation of </w:t>
      </w:r>
      <w:del w:id="1" w:author="Wang, David" w:date="2022-07-07T13:13:00Z">
        <w:r w:rsidDel="00332CFC">
          <w:delText xml:space="preserve">kerogen </w:delText>
        </w:r>
      </w:del>
      <w:ins w:id="2" w:author="Wang, David" w:date="2022-07-07T13:13:00Z">
        <w:r w:rsidR="00332CFC">
          <w:t xml:space="preserve">source rock </w:t>
        </w:r>
      </w:ins>
      <w:r>
        <w:t>under hydrothermal conditions</w:t>
      </w:r>
    </w:p>
    <w:bookmarkEnd w:id="0"/>
    <w:p w14:paraId="71E65814" w14:textId="77777777" w:rsidR="0077770C" w:rsidRDefault="0077770C" w:rsidP="00BC188A"/>
    <w:p w14:paraId="2E60EEF3" w14:textId="40866692" w:rsidR="00386B8E" w:rsidRPr="008D00B4" w:rsidRDefault="0077770C" w:rsidP="00BC188A">
      <w:r>
        <w:t>S</w:t>
      </w:r>
      <w:r w:rsidR="006D5853">
        <w:t>ubmitted</w:t>
      </w:r>
      <w:r w:rsidR="000D2823"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r>
        <w:rPr>
          <w:noProof/>
        </w:rPr>
        <w:t xml:space="preserve">.  Revised manuscript submitted </w:t>
      </w:r>
      <w:r w:rsidR="006C379C">
        <w:rPr>
          <w:noProof/>
        </w:rPr>
        <w:t xml:space="preserve">13 </w:t>
      </w:r>
      <w:r w:rsidR="00691E78">
        <w:rPr>
          <w:noProof/>
        </w:rPr>
        <w:t>July</w:t>
      </w:r>
      <w:r>
        <w:rPr>
          <w:noProof/>
        </w:rPr>
        <w:t xml:space="preserve">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64633580"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r w:rsidR="00866AE8" w:rsidRPr="007F4869">
        <w:t>dtw@alum.mit.edu</w:t>
      </w:r>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8"/>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3D10BE6E"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w:t>
      </w:r>
      <w:ins w:id="3" w:author="Wang, David" w:date="2022-07-09T19:54:00Z">
        <w:r w:rsidR="00555EB8">
          <w:t xml:space="preserve">solvent-extracted </w:t>
        </w:r>
      </w:ins>
      <w:r w:rsidR="00AB507D">
        <w:t xml:space="preserve">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w:t>
      </w:r>
      <w:del w:id="4" w:author="Wang, David" w:date="2022-06-21T14:07:00Z">
        <w:r w:rsidR="00AB507D" w:rsidDel="00274D53">
          <w:delText xml:space="preserve">in </w:delText>
        </w:r>
      </w:del>
      <w:ins w:id="5" w:author="Wang, David" w:date="2022-07-09T22:26:00Z">
        <w:r w:rsidR="00EE6144">
          <w:t>at</w:t>
        </w:r>
      </w:ins>
      <w:ins w:id="6" w:author="Wang, David" w:date="2022-06-21T14:07:00Z">
        <w:r w:rsidR="00274D53">
          <w:t xml:space="preserve"> </w:t>
        </w:r>
      </w:ins>
      <w:r w:rsidR="00AB507D">
        <w:t>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w:t>
      </w:r>
      <w:ins w:id="7" w:author="Wang, David" w:date="2022-07-09T19:54:00Z">
        <w:r w:rsidR="004A211B">
          <w:t xml:space="preserve"> were</w:t>
        </w:r>
      </w:ins>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27529C0F" w:rsidR="00693A0E" w:rsidRPr="008D00B4" w:rsidRDefault="00641423" w:rsidP="00BC188A">
      <w:r w:rsidRPr="008D00B4">
        <w:t xml:space="preserve">Abstract: </w:t>
      </w:r>
      <w:r w:rsidR="00914259">
        <w:t>19</w:t>
      </w:r>
      <w:ins w:id="8" w:author="Wang, David" w:date="2022-07-09T19:54:00Z">
        <w:r w:rsidR="004A211B">
          <w:t>4</w:t>
        </w:r>
      </w:ins>
      <w:del w:id="9" w:author="Wang, David" w:date="2022-07-09T19:55:00Z">
        <w:r w:rsidR="00914259" w:rsidDel="004A211B">
          <w:delText>2</w:delText>
        </w:r>
      </w:del>
      <w:r w:rsidR="00C44805" w:rsidRPr="008D00B4">
        <w:t xml:space="preserve"> </w:t>
      </w:r>
      <w:r w:rsidR="002A01F0" w:rsidRPr="008D00B4">
        <w:t>words</w:t>
      </w:r>
    </w:p>
    <w:p w14:paraId="0FDB29D4" w14:textId="14858114" w:rsidR="00663DC1" w:rsidRPr="008D00B4" w:rsidRDefault="004230BA" w:rsidP="00BC188A">
      <w:r w:rsidRPr="008D00B4">
        <w:t xml:space="preserve">Main Text:  </w:t>
      </w:r>
      <w:r w:rsidR="00914259">
        <w:t>6</w:t>
      </w:r>
      <w:ins w:id="10" w:author="Wang, David" w:date="2022-07-09T22:25:00Z">
        <w:r w:rsidR="00243E86">
          <w:t>923</w:t>
        </w:r>
      </w:ins>
      <w:del w:id="11" w:author="Wang, David" w:date="2022-07-09T22:25:00Z">
        <w:r w:rsidR="00914259" w:rsidDel="00243E86">
          <w:delText>232</w:delText>
        </w:r>
      </w:del>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48840F29"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w:t>
      </w:r>
      <w:del w:id="12" w:author="Wang, David" w:date="2022-06-21T12:50:00Z">
        <w:r w:rsidR="0077152F" w:rsidDel="007D744B">
          <w:delText>oils</w:delText>
        </w:r>
      </w:del>
      <w:ins w:id="13" w:author="Wang, David" w:date="2022-06-21T12:50:00Z">
        <w:r w:rsidR="007D744B">
          <w:t>petroleum</w:t>
        </w:r>
      </w:ins>
      <w:r w:rsidR="0077152F">
        <w:t xml:space="preserve">.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w:t>
      </w:r>
      <w:ins w:id="14" w:author="Wang, David" w:date="2022-06-21T12:50:00Z">
        <w:r w:rsidR="007D744B">
          <w:t xml:space="preserve">thermal </w:t>
        </w:r>
      </w:ins>
      <w:r w:rsidR="0077152F">
        <w:t>maturity</w:t>
      </w:r>
      <w:r w:rsidR="005B171E">
        <w:t xml:space="preserve"> </w:t>
      </w:r>
      <w:r w:rsidR="0076641C" w:rsidRPr="0076641C">
        <w:rPr>
          <w:rFonts w:cs="Times New Roman"/>
        </w:rPr>
        <w:t>(Sackett, 1978; Berner et al., 1995; Sackett and Conkright, 1997; Tang et al., 2005; Ni et al., 2011; Reeves et al., 2012)</w:t>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4A542B" w:rsidRPr="004A542B">
        <w:rPr>
          <w:rFonts w:cs="Times New Roman"/>
        </w:rPr>
        <w:t>(Stolper et al., 2014, 2015; Wang et al., 2015; Douglas et al., 2017; Young et al., 2017; Shuai et al., 2018; Giunta et al., 2019; Labidi et al., 2020; Thiagarajan et al., 2020)</w:t>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9673F" w:rsidRPr="00C9673F">
        <w:rPr>
          <w:rFonts w:cs="Times New Roman"/>
        </w:rPr>
        <w:t>(Clayton, 2003; Wang et al., 2015; Xie et al., 2021)</w:t>
      </w:r>
      <w:r w:rsidR="00C45C3D">
        <w:t>,</w:t>
      </w:r>
      <w:r w:rsidR="0077152F">
        <w:t xml:space="preserve"> although findings of insignificant hydrogen exchange occurring under these conditions also exist</w:t>
      </w:r>
      <w:r w:rsidR="00C45C3D">
        <w:t xml:space="preserve"> </w:t>
      </w:r>
      <w:r w:rsidR="00DC5B90" w:rsidRPr="00DC5B90">
        <w:rPr>
          <w:rFonts w:cs="Times New Roman"/>
        </w:rPr>
        <w:t>(Yeh and Epstein, 1981)</w:t>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methane isotopologues are derived from methyl moieties which contain C–H bonds that have pre</w:t>
      </w:r>
      <w:r w:rsidR="00E510F1">
        <w:t xml:space="preserve">viously </w:t>
      </w:r>
      <w:r w:rsidR="0077152F">
        <w:t xml:space="preserve">exchanged with water prior to forming methane </w:t>
      </w:r>
      <w:r w:rsidR="00DC5B90" w:rsidRPr="00DC5B90">
        <w:rPr>
          <w:rFonts w:cs="Times New Roman"/>
        </w:rPr>
        <w:t>(Hoering, 1984; Smith et al., 1985; Schimmelmann et al., 1999, 2006; Lis et al., 2006)</w:t>
      </w:r>
      <w:r w:rsidR="0077152F">
        <w:t>.</w:t>
      </w:r>
    </w:p>
    <w:p w14:paraId="762F3386" w14:textId="166FD4EE" w:rsidR="0077152F" w:rsidRDefault="0077152F" w:rsidP="0077152F">
      <w:r>
        <w:t xml:space="preserve">Here, we study the origin of C–H bonds in thermogenic methane by heating </w:t>
      </w:r>
      <w:ins w:id="15" w:author="Wang, David" w:date="2022-07-07T11:16:00Z">
        <w:r w:rsidR="00ED335B">
          <w:t xml:space="preserve">a </w:t>
        </w:r>
      </w:ins>
      <w:del w:id="16" w:author="Wang, David" w:date="2022-07-07T11:16:00Z">
        <w:r w:rsidDel="00ED335B">
          <w:delText>kerogen</w:delText>
        </w:r>
      </w:del>
      <w:ins w:id="17" w:author="Wang, David" w:date="2022-07-07T11:16:00Z">
        <w:r w:rsidR="00ED335B">
          <w:t xml:space="preserve">powdered </w:t>
        </w:r>
      </w:ins>
      <w:ins w:id="18" w:author="Wang, David" w:date="2022-07-07T11:15:00Z">
        <w:r w:rsidR="00ED335B">
          <w:t xml:space="preserve">solvent-extracted </w:t>
        </w:r>
      </w:ins>
      <w:ins w:id="19" w:author="Wang, David" w:date="2022-07-07T11:16:00Z">
        <w:r w:rsidR="00ED335B">
          <w:t xml:space="preserve">source </w:t>
        </w:r>
      </w:ins>
      <w:ins w:id="20" w:author="Wang, David" w:date="2022-07-07T11:15:00Z">
        <w:r w:rsidR="00ED335B">
          <w:t>rock</w:t>
        </w:r>
      </w:ins>
      <w:r>
        <w:t xml:space="preserve"> in the presence of D</w:t>
      </w:r>
      <w:r w:rsidRPr="00691248">
        <w:rPr>
          <w:vertAlign w:val="subscript"/>
        </w:rPr>
        <w:t>2</w:t>
      </w:r>
      <w:r w:rsidR="00383C95">
        <w:t>O</w:t>
      </w:r>
      <w:ins w:id="21" w:author="Wang, David" w:date="2022-07-07T11:16:00Z">
        <w:r w:rsidR="00ED335B">
          <w:t>,</w:t>
        </w:r>
      </w:ins>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DC5B90" w:rsidRPr="00DC5B90">
        <w:rPr>
          <w:rFonts w:cs="Times New Roman"/>
        </w:rPr>
        <w:t>(1984)</w:t>
      </w:r>
      <w:r>
        <w:t xml:space="preserve">, Lewan </w:t>
      </w:r>
      <w:r w:rsidR="00DC5B90" w:rsidRPr="00DC5B90">
        <w:rPr>
          <w:rFonts w:cs="Times New Roman"/>
        </w:rPr>
        <w:t>(1997)</w:t>
      </w:r>
      <w:r w:rsidR="00297DB9">
        <w:t xml:space="preserve">, and Schimmelmann et al. </w:t>
      </w:r>
      <w:r w:rsidR="00DC5B90" w:rsidRPr="00DC5B90">
        <w:rPr>
          <w:rFonts w:cs="Times New Roman"/>
        </w:rPr>
        <w:t>(2001)</w:t>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ins w:id="22" w:author="Wang, David" w:date="2022-07-09T22:28:00Z">
        <w:r w:rsidR="00352A03">
          <w:t>,</w:t>
        </w:r>
      </w:ins>
      <w:del w:id="23" w:author="Wang, David" w:date="2022-07-09T22:28:00Z">
        <w:r w:rsidR="001C6432" w:rsidDel="00352A03">
          <w:delText>.  N</w:delText>
        </w:r>
      </w:del>
      <w:ins w:id="24" w:author="Wang, David" w:date="2022-07-09T22:28:00Z">
        <w:r w:rsidR="00352A03">
          <w:t xml:space="preserve"> and n</w:t>
        </w:r>
      </w:ins>
      <w:r>
        <w:t>one</w:t>
      </w:r>
      <w:del w:id="25" w:author="Wang, David" w:date="2022-07-09T22:28:00Z">
        <w:r w:rsidDel="00352A03">
          <w:delText xml:space="preserve"> of these </w:delText>
        </w:r>
        <w:r w:rsidR="00BB25E4" w:rsidDel="00352A03">
          <w:delText>studies</w:delText>
        </w:r>
      </w:del>
      <w:r>
        <w:t xml:space="preserve"> </w:t>
      </w:r>
      <w:r w:rsidR="001C6432">
        <w:t xml:space="preserve">specifically </w:t>
      </w:r>
      <w:r>
        <w:t>quantified the extent of deuteration in the produced natural gases.</w:t>
      </w:r>
    </w:p>
    <w:p w14:paraId="6D3CF140" w14:textId="48797234" w:rsidR="0077152F" w:rsidRDefault="007D744B" w:rsidP="00824E09">
      <w:pPr>
        <w:pStyle w:val="Heading1"/>
      </w:pPr>
      <w:ins w:id="26" w:author="Wang, David" w:date="2022-06-21T12:51:00Z">
        <w:r>
          <w:t xml:space="preserve">Materials and </w:t>
        </w:r>
      </w:ins>
      <w:r w:rsidR="00824E09">
        <w:t>Methods</w:t>
      </w:r>
    </w:p>
    <w:p w14:paraId="7FA86640" w14:textId="567EDE86" w:rsidR="00824E09" w:rsidRDefault="00824E09" w:rsidP="00824E09">
      <w:pPr>
        <w:pStyle w:val="Heading2"/>
      </w:pPr>
      <w:bookmarkStart w:id="27" w:name="_Ref93637555"/>
      <w:r>
        <w:t xml:space="preserve">Experimental </w:t>
      </w:r>
      <w:ins w:id="28" w:author="Wang, David" w:date="2022-06-21T12:51:00Z">
        <w:r w:rsidR="007D744B">
          <w:t xml:space="preserve">materials and </w:t>
        </w:r>
      </w:ins>
      <w:del w:id="29" w:author="Wang, David" w:date="2022-06-21T12:51:00Z">
        <w:r w:rsidDel="007D744B">
          <w:delText>methods</w:delText>
        </w:r>
      </w:del>
      <w:bookmarkEnd w:id="27"/>
      <w:ins w:id="30" w:author="Wang, David" w:date="2022-06-21T12:51:00Z">
        <w:r w:rsidR="007D744B">
          <w:t>equipment</w:t>
        </w:r>
      </w:ins>
    </w:p>
    <w:p w14:paraId="5BA35500" w14:textId="61EEDB42" w:rsidR="00824E09" w:rsidRPr="00DB1304" w:rsidRDefault="00824E09" w:rsidP="00DB1304">
      <w:r>
        <w:t xml:space="preserve">Experiments were conducted in a gold-titanium reaction cell housed within a flexible cell hydrothermal apparatus </w:t>
      </w:r>
      <w:r w:rsidR="00DC5B90" w:rsidRPr="00DC5B90">
        <w:rPr>
          <w:rFonts w:cs="Times New Roman"/>
        </w:rPr>
        <w:t>(Seyfried et al., 1987)</w:t>
      </w:r>
      <w:r>
        <w:t xml:space="preserve"> at </w:t>
      </w:r>
      <w:ins w:id="31" w:author="Wang, David" w:date="2022-06-21T14:50:00Z">
        <w:r w:rsidR="00586FB3">
          <w:t>the Woo</w:t>
        </w:r>
      </w:ins>
      <w:ins w:id="32" w:author="Wang, David" w:date="2022-06-21T14:51:00Z">
        <w:r w:rsidR="00586FB3">
          <w:t>ds Hole Oceanographic Institution (</w:t>
        </w:r>
      </w:ins>
      <w:r>
        <w:t>WHOI</w:t>
      </w:r>
      <w:ins w:id="33" w:author="Wang, David" w:date="2022-06-21T14:51:00Z">
        <w:r w:rsidR="00586FB3">
          <w:t>)</w:t>
        </w:r>
      </w:ins>
      <w:r>
        <w:t>.</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898386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rsidR="00DC5B90" w:rsidRPr="00DC5B90">
        <w:rPr>
          <w:rFonts w:cs="Times New Roman"/>
        </w:rPr>
        <w:t>(Hentz and Ruppel, 2010)</w:t>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61160E">
        <w:t xml:space="preserve">.  </w:t>
      </w:r>
      <w:r w:rsidR="00FA022C">
        <w:t xml:space="preserve">The Eagle Ford here is thermally-immature </w:t>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t>.</w:t>
      </w:r>
      <w:r w:rsidR="00FA022C">
        <w:t xml:space="preserve"> </w:t>
      </w:r>
      <w:r w:rsidR="00CA0640">
        <w:t xml:space="preserve">The sample </w:t>
      </w:r>
      <w:r w:rsidR="00824E09">
        <w:t>was powdered to</w:t>
      </w:r>
      <w:r w:rsidR="007532CA">
        <w:t xml:space="preserve"> &lt;250 μm and Soxhlet-extracted </w:t>
      </w:r>
      <w:r w:rsidR="009C6DD3">
        <w:t>to remove bitumen and free hydrocarbons</w:t>
      </w:r>
      <w:r w:rsidR="00824E09">
        <w:t xml:space="preserve">. </w:t>
      </w:r>
      <w:r w:rsidR="009C6DD3">
        <w:t xml:space="preserve"> </w:t>
      </w:r>
      <w:r w:rsidR="001B0A4A">
        <w:t xml:space="preserve">In a subsequent step, </w:t>
      </w:r>
      <w:r w:rsidR="001B0A4A">
        <w:lastRenderedPageBreak/>
        <w:t>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0F63F6">
        <w:rPr>
          <w:b/>
          <w:noProof/>
          <w:sz w:val="20"/>
        </w:rPr>
        <w:t>1</w:t>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745DBD" w:rsidRPr="00745DBD">
        <w:rPr>
          <w:rFonts w:cs="Times New Roman"/>
        </w:rPr>
        <w:t>(Whelan and Thompson-Rizer, 1993; Baskin, 1997)</w:t>
      </w:r>
      <w:r w:rsidR="00FD1FC4">
        <w:t>.</w:t>
      </w:r>
      <w:r w:rsidR="00C8641C">
        <w:t xml:space="preserve">  </w:t>
      </w:r>
    </w:p>
    <w:p w14:paraId="31474CB1" w14:textId="031FAC6E"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rsidR="003F1914" w:rsidRPr="003F1914">
        <w:rPr>
          <w:rFonts w:cs="Times New Roman"/>
        </w:rPr>
        <w:t>(drill core GC-3; French et al., 2020)</w:t>
      </w:r>
      <w:r>
        <w:t xml:space="preserve"> and Shell </w:t>
      </w:r>
      <w:r w:rsidRPr="00CC314A">
        <w:rPr>
          <w:rFonts w:cs="Times New Roman"/>
        </w:rPr>
        <w:t>(Iona-1 drill core; Eldrett et al., 2014, 2015; Sun et al., 2016)</w:t>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rsidRPr="006068E8">
        <w:rPr>
          <w:rFonts w:cs="Times New Roman"/>
        </w:rPr>
        <w:t>(Eldrett et al., 2015)</w:t>
      </w:r>
      <w:r w:rsidR="006068E8">
        <w:t>.</w:t>
      </w:r>
    </w:p>
    <w:p w14:paraId="24E709FF" w14:textId="719AA55E"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r w:rsidR="007C65DF">
        <w:t>55.03</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r w:rsidR="007C65DF">
        <w:t xml:space="preserve"> </w:t>
      </w:r>
      <w:r w:rsidR="007C65DF" w:rsidRPr="007C65DF">
        <w:t>Several milliliters of fluid were bled during heat-up to purge the exit tube, leaving an estimated 52.6 g of fluid in the cell at the beginning of the experiment (</w:t>
      </w:r>
      <w:r w:rsidR="007C65DF" w:rsidRPr="007C65DF">
        <w:rPr>
          <w:b/>
        </w:rPr>
        <w:t>Table 2</w:t>
      </w:r>
      <w:r w:rsidR="007C65DF" w:rsidRPr="007C65DF">
        <w:t>).</w:t>
      </w:r>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p>
    <w:p w14:paraId="746D4678" w14:textId="14339240"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rsidRPr="00615EF7">
        <w:rPr>
          <w:rFonts w:cs="Times New Roman"/>
          <w:szCs w:val="24"/>
        </w:rPr>
        <w:t>(Lécluse and Robert, 1994; Wang et al., 2018)</w:t>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sidR="000F63F6">
        <w:rPr>
          <w:b/>
          <w:noProof/>
          <w:sz w:val="20"/>
        </w:rPr>
        <w:t>2</w:t>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ins w:id="34" w:author="Wang, David" w:date="2022-07-09T19:55:00Z">
        <w:r w:rsidR="004A211B">
          <w:rPr>
            <w:iCs/>
          </w:rPr>
          <w:t xml:space="preserve"> of Table 2</w:t>
        </w:r>
      </w:ins>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04280765" w:rsidR="00824E09" w:rsidRDefault="00824E09" w:rsidP="00824E09">
      <w:r>
        <w:t>Concentrations of total dissolved inorganic carbon (</w:t>
      </w:r>
      <w:r w:rsidR="00CB05EB" w:rsidRPr="00CA25F2">
        <w:t>∑</w:t>
      </w:r>
      <w:r>
        <w:t>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DC5B90" w:rsidRPr="00DC5B90">
        <w:rPr>
          <w:rFonts w:cs="Times New Roman"/>
        </w:rPr>
        <w:t>(2012)</w:t>
      </w:r>
      <w:r>
        <w:t>. Analytical reproducibility on duplicate samples was ±5% or better (2</w:t>
      </w:r>
      <w:r w:rsidR="00C337FD" w:rsidRPr="00C337FD">
        <w:t>σ</w:t>
      </w:r>
      <w:r>
        <w:t>).</w:t>
      </w:r>
      <w:r w:rsidR="00B919DC">
        <w:t xml:space="preserve"> </w:t>
      </w:r>
      <w:r>
        <w:t xml:space="preserve">The </w:t>
      </w:r>
      <w:r>
        <w:lastRenderedPageBreak/>
        <w:t>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6529A069" w14:textId="5C190E6E" w:rsidR="00DD6B70" w:rsidRPr="00DD6B70" w:rsidRDefault="00DD6B70" w:rsidP="00DD6B70">
      <w:r>
        <w:t xml:space="preserve">Temperatures logged during the experiment are shown in </w:t>
      </w:r>
      <w:r w:rsidRPr="0070262E">
        <w:rPr>
          <w:b/>
        </w:rPr>
        <w:t>Fig. </w:t>
      </w:r>
      <w:r w:rsidR="000F63F6">
        <w:rPr>
          <w:b/>
          <w:noProof/>
        </w:rPr>
        <w:t>1</w:t>
      </w:r>
      <w:r>
        <w:rPr>
          <w:b/>
        </w:rPr>
        <w:t>A</w:t>
      </w:r>
      <w:r>
        <w:t>.</w:t>
      </w:r>
      <w:r w:rsidR="0049659E">
        <w:t xml:space="preserve">  </w:t>
      </w:r>
      <w:r w:rsidR="008815AC">
        <w:t xml:space="preserve">Using the temperature history, we calculated </w:t>
      </w:r>
      <w:r>
        <w:t>thermal maturity</w:t>
      </w:r>
      <w:r w:rsidR="008815AC" w:rsidRPr="008815AC">
        <w:t xml:space="preserve"> </w:t>
      </w:r>
      <w:r w:rsidR="008815AC">
        <w:t>as a function of time</w:t>
      </w:r>
      <w:r>
        <w:t xml:space="preserve"> </w:t>
      </w:r>
      <w:r w:rsidR="00276FF1">
        <w:t>in units of vitrinite reflectance (%</w:t>
      </w:r>
      <w:r w:rsidR="00276FF1">
        <w:rPr>
          <w:i/>
        </w:rPr>
        <w:t>R</w:t>
      </w:r>
      <w:r w:rsidR="00276FF1">
        <w:rPr>
          <w:vertAlign w:val="subscript"/>
        </w:rPr>
        <w:t>o</w:t>
      </w:r>
      <w:r w:rsidR="00276FF1">
        <w:t xml:space="preserve">) </w:t>
      </w:r>
      <w:r w:rsidR="00B51AFC">
        <w:t>using</w:t>
      </w:r>
      <w:r>
        <w:t xml:space="preserve"> </w:t>
      </w:r>
      <w:r w:rsidR="00304ECB">
        <w:t>EASY%R</w:t>
      </w:r>
      <w:r w:rsidR="00304ECB" w:rsidRPr="0089445E">
        <w:t>o</w:t>
      </w:r>
      <w:r w:rsidR="000E4E46">
        <w:t xml:space="preserve"> </w:t>
      </w:r>
      <w:r w:rsidR="000E4E46" w:rsidRPr="000E4E46">
        <w:rPr>
          <w:rFonts w:cs="Times New Roman"/>
        </w:rPr>
        <w:t>(Sweeney and Burnham, 1990)</w:t>
      </w:r>
      <w:r w:rsidR="008815AC">
        <w:t xml:space="preserve">.  The estimated thermal maturities </w:t>
      </w:r>
      <w:r w:rsidR="00C7578A">
        <w:t xml:space="preserve">are plotted </w:t>
      </w:r>
      <w:r>
        <w:t xml:space="preserve">in </w:t>
      </w:r>
      <w:r w:rsidRPr="0070262E">
        <w:rPr>
          <w:b/>
        </w:rPr>
        <w:t>Fig. </w:t>
      </w:r>
      <w:r w:rsidR="000F63F6">
        <w:rPr>
          <w:b/>
          <w:noProof/>
        </w:rPr>
        <w:t>1</w:t>
      </w:r>
      <w:r>
        <w:rPr>
          <w:b/>
        </w:rPr>
        <w:t>B</w:t>
      </w:r>
      <w:r>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0F63F6">
        <w:t>2.1</w:t>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del w:id="35" w:author="Wang, David" w:date="2022-07-07T11:18:00Z">
        <w:r w:rsidR="00CB6545" w:rsidDel="00C52C4B">
          <w:delText xml:space="preserve">kerogen </w:delText>
        </w:r>
      </w:del>
      <w:ins w:id="36" w:author="Wang, David" w:date="2022-07-07T11:18:00Z">
        <w:r w:rsidR="00C52C4B">
          <w:t xml:space="preserve">source rock </w:t>
        </w:r>
      </w:ins>
      <w:r w:rsidR="00CB6545">
        <w:t xml:space="preserve">that has </w:t>
      </w:r>
      <w:r w:rsidR="006B4E3E">
        <w:t>undergone</w:t>
      </w:r>
      <w:r w:rsidR="00EA269B">
        <w:t xml:space="preserve"> only incipient organic metamorphism.  </w:t>
      </w:r>
      <w:r w:rsidR="007D6895">
        <w:t xml:space="preserve">Maturities encountered in </w:t>
      </w:r>
      <w:ins w:id="37" w:author="Wang, David" w:date="2022-07-09T19:56:00Z">
        <w:r w:rsidR="00A617F0">
          <w:t xml:space="preserve">the </w:t>
        </w:r>
      </w:ins>
      <w:r w:rsidR="00E12669">
        <w:t xml:space="preserve">remainder of </w:t>
      </w:r>
      <w:r w:rsidR="007D6895">
        <w:t xml:space="preserve">the experiment spanned the entire range of the oil window </w:t>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3669EB">
        <w:t xml:space="preserve">.  The </w:t>
      </w:r>
      <w:del w:id="38" w:author="Wang, David" w:date="2022-07-09T19:56:00Z">
        <w:r w:rsidR="003669EB" w:rsidDel="00A617F0">
          <w:delText xml:space="preserve">equivalent </w:delText>
        </w:r>
      </w:del>
      <w:ins w:id="39" w:author="Wang, David" w:date="2022-07-09T19:56:00Z">
        <w:r w:rsidR="00A617F0">
          <w:t xml:space="preserve">modeled </w:t>
        </w:r>
      </w:ins>
      <w:r w:rsidR="003669EB">
        <w:t xml:space="preserve">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6115BBEC" w:rsidR="00DE6F7C" w:rsidRDefault="00DE6F7C" w:rsidP="00DE6F7C">
      <w:r>
        <w:t xml:space="preserve">Measured concentrations of aqueous species are shown </w:t>
      </w:r>
      <w:r w:rsidR="00294B58">
        <w:t xml:space="preserve">in </w:t>
      </w:r>
      <w:r w:rsidR="00294B58">
        <w:rPr>
          <w:b/>
        </w:rPr>
        <w:t>Fig. </w:t>
      </w:r>
      <w:r w:rsidR="000F63F6">
        <w:rPr>
          <w:b/>
          <w:noProof/>
        </w:rPr>
        <w:t>2</w:t>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3230802D" w:rsidR="00DE6F7C" w:rsidRDefault="00DE6F7C" w:rsidP="00DE6F7C">
      <w:r>
        <w:t xml:space="preserve">The concentration of </w:t>
      </w:r>
      <w:r w:rsidR="00720369" w:rsidRPr="00720369">
        <w:t>∑</w:t>
      </w:r>
      <w:r>
        <w:t>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rsidRPr="00F20154">
        <w:rPr>
          <w:rFonts w:cs="Times New Roman"/>
        </w:rPr>
        <w:t>(Seewald et al., 1998)</w:t>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rsidRPr="00F20154">
        <w:rPr>
          <w:rFonts w:cs="Times New Roman"/>
        </w:rPr>
        <w:t>(Seewald, 2003)</w:t>
      </w:r>
      <w:r w:rsidR="00544890">
        <w:t>, and dissolution of carbonate minerals initially present in the Eagle Ford shale</w:t>
      </w:r>
      <w:r>
        <w:t>.</w:t>
      </w:r>
    </w:p>
    <w:p w14:paraId="6F64B399" w14:textId="0F2C033C" w:rsidR="006F182F" w:rsidRDefault="006F182F" w:rsidP="006F182F">
      <w:pPr>
        <w:pStyle w:val="Heading3"/>
      </w:pPr>
      <w:r>
        <w:lastRenderedPageBreak/>
        <w:t>Alkanes and alkenes</w:t>
      </w:r>
    </w:p>
    <w:p w14:paraId="7BE92A0F" w14:textId="7027E6F0"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w:t>
      </w:r>
      <w:r w:rsidR="00CB05EB" w:rsidRPr="00CB05EB">
        <w:t>∑</w:t>
      </w:r>
      <w:r>
        <w:t>C</w:t>
      </w:r>
      <w:r w:rsidRPr="00A60D8A">
        <w:rPr>
          <w:vertAlign w:val="subscript"/>
        </w:rPr>
        <w:t>2–4</w:t>
      </w:r>
      <w:r>
        <w:t xml:space="preserve"> were very similar and increased </w:t>
      </w:r>
      <w:r w:rsidR="009F0815">
        <w:t>almost in unison</w:t>
      </w:r>
      <w:r>
        <w:t>.</w:t>
      </w:r>
    </w:p>
    <w:p w14:paraId="0268EEDE" w14:textId="6CCC350B" w:rsidR="00D543DD" w:rsidRDefault="0048580A" w:rsidP="00D543DD">
      <w:r>
        <w:t xml:space="preserve">Alkenes (ethylene and propylene, </w:t>
      </w:r>
      <w:r w:rsidR="0049659E">
        <w:rPr>
          <w:b/>
        </w:rPr>
        <w:t>Fig. </w:t>
      </w:r>
      <w:r w:rsidR="000F63F6">
        <w:rPr>
          <w:b/>
          <w:noProof/>
        </w:rPr>
        <w:t>2</w:t>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bookmarkStart w:id="40" w:name="_Hlk108101827"/>
      <w:r w:rsidR="00BD3875" w:rsidRPr="00BD3875">
        <w:rPr>
          <w:vertAlign w:val="superscript"/>
        </w:rPr>
        <w:t>−7.</w:t>
      </w:r>
      <w:r w:rsidR="00485D67">
        <w:rPr>
          <w:vertAlign w:val="superscript"/>
        </w:rPr>
        <w:t>4</w:t>
      </w:r>
      <w:bookmarkEnd w:id="40"/>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9032F3" w:rsidRPr="009032F3">
        <w:rPr>
          <w:rFonts w:cs="Times New Roman"/>
        </w:rPr>
        <w:t>(Shock et al., 1989; Shock and Helgeson, 1990)</w:t>
      </w:r>
      <w:r w:rsidR="00BD3875">
        <w:t xml:space="preserve">.  </w:t>
      </w:r>
      <w:r w:rsidR="0006268D" w:rsidRPr="0006268D">
        <w:t>Measured concentrations of alkenes were ~2 orders of magnitude higher than alkane-alkene equilibrium predictions, indicating strong disequilibrium in the relative concentration of alkenes and alkanes</w:t>
      </w:r>
      <w:r w:rsidR="00D543DD">
        <w:t xml:space="preserve">. </w:t>
      </w:r>
      <w:ins w:id="41" w:author="Wang, David" w:date="2022-07-07T15:52:00Z">
        <w:r w:rsidR="00CE3EA2">
          <w:t xml:space="preserve"> </w:t>
        </w:r>
        <w:bookmarkStart w:id="42" w:name="_Hlk108101833"/>
        <w:r w:rsidR="00CE3EA2">
          <w:t>Some</w:t>
        </w:r>
      </w:ins>
      <w:ins w:id="43" w:author="Wang, David" w:date="2022-07-07T15:56:00Z">
        <w:r w:rsidR="00CE3EA2">
          <w:t xml:space="preserve"> portion</w:t>
        </w:r>
      </w:ins>
      <w:ins w:id="44" w:author="Wang, David" w:date="2022-07-07T15:52:00Z">
        <w:r w:rsidR="00CE3EA2">
          <w:t xml:space="preserve"> of the </w:t>
        </w:r>
      </w:ins>
      <w:ins w:id="45" w:author="Wang, David" w:date="2022-07-07T15:54:00Z">
        <w:r w:rsidR="00CE3EA2">
          <w:t>~10</w:t>
        </w:r>
        <w:r w:rsidR="00CE3EA2" w:rsidRPr="00BD3875">
          <w:rPr>
            <w:vertAlign w:val="superscript"/>
          </w:rPr>
          <w:t>−</w:t>
        </w:r>
        <w:r w:rsidR="00CE3EA2">
          <w:rPr>
            <w:vertAlign w:val="superscript"/>
          </w:rPr>
          <w:t>6.5</w:t>
        </w:r>
        <w:r w:rsidR="00CE3EA2">
          <w:t xml:space="preserve"> mol/kg of these </w:t>
        </w:r>
      </w:ins>
      <w:ins w:id="46" w:author="Wang, David" w:date="2022-07-07T15:52:00Z">
        <w:r w:rsidR="00CE3EA2">
          <w:t xml:space="preserve">alkenes present </w:t>
        </w:r>
      </w:ins>
      <w:ins w:id="47" w:author="Wang, David" w:date="2022-07-07T15:55:00Z">
        <w:r w:rsidR="00CE3EA2">
          <w:t>at time point #1</w:t>
        </w:r>
      </w:ins>
      <w:ins w:id="48" w:author="Wang, David" w:date="2022-07-07T15:56:00Z">
        <w:r w:rsidR="00C52537">
          <w:t xml:space="preserve"> could have</w:t>
        </w:r>
      </w:ins>
      <w:ins w:id="49" w:author="Wang, David" w:date="2022-07-07T15:52:00Z">
        <w:r w:rsidR="00CE3EA2">
          <w:t xml:space="preserve"> </w:t>
        </w:r>
      </w:ins>
      <w:ins w:id="50" w:author="Wang, David" w:date="2022-07-07T15:53:00Z">
        <w:r w:rsidR="00CE3EA2">
          <w:t>be</w:t>
        </w:r>
      </w:ins>
      <w:ins w:id="51" w:author="Wang, David" w:date="2022-07-07T15:56:00Z">
        <w:r w:rsidR="00C52537">
          <w:t>en</w:t>
        </w:r>
      </w:ins>
      <w:ins w:id="52" w:author="Wang, David" w:date="2022-07-07T15:53:00Z">
        <w:r w:rsidR="00CE3EA2">
          <w:t xml:space="preserve"> indigenous to the source rock (i.e., adsorbed and leached out</w:t>
        </w:r>
      </w:ins>
      <w:ins w:id="53" w:author="Wang, David" w:date="2022-07-07T15:55:00Z">
        <w:r w:rsidR="00CE3EA2">
          <w:t xml:space="preserve"> during initial heating).</w:t>
        </w:r>
      </w:ins>
      <w:bookmarkEnd w:id="42"/>
    </w:p>
    <w:p w14:paraId="31084BA3" w14:textId="098E9D2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rsidR="009032F3" w:rsidRPr="009032F3">
        <w:rPr>
          <w:rFonts w:cs="Times New Roman"/>
        </w:rPr>
        <w:t>(Seewald, 1994, 2001)</w:t>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CA0CBD" w:rsidRPr="00CA0CBD">
        <w:rPr>
          <w:rFonts w:cs="Times New Roman"/>
        </w:rPr>
        <w:t>(Huizinga et al., 1987; Leif and Simoneit, 2000)</w:t>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1974DBC0"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C86007" w:rsidRPr="00C86007">
        <w:rPr>
          <w:rFonts w:cs="Times New Roman"/>
        </w:rPr>
        <w:t>(Sattler, 2018, and refs. therein</w:t>
      </w:r>
      <w:ins w:id="54" w:author="Wang, David" w:date="2022-06-21T13:22:00Z">
        <w:r w:rsidR="007F4869">
          <w:rPr>
            <w:rFonts w:cs="Times New Roman"/>
          </w:rPr>
          <w:t>)</w:t>
        </w:r>
      </w:ins>
      <w:del w:id="55" w:author="Wang, David" w:date="2022-06-21T13:22:00Z">
        <w:r w:rsidR="00C86007" w:rsidRPr="00C86007" w:rsidDel="007F4869">
          <w:rPr>
            <w:rFonts w:cs="Times New Roman"/>
          </w:rPr>
          <w:delText>;</w:delText>
        </w:r>
      </w:del>
      <w:r w:rsidR="00C86007" w:rsidRPr="00C86007">
        <w:rPr>
          <w:rFonts w:cs="Times New Roman"/>
        </w:rPr>
        <w:t xml:space="preserve"> or with organometallic catalysts under even colder conditions</w:t>
      </w:r>
      <w:ins w:id="56" w:author="Wang, David" w:date="2022-06-21T13:22:00Z">
        <w:r w:rsidR="007F4869">
          <w:rPr>
            <w:rFonts w:cs="Times New Roman"/>
          </w:rPr>
          <w:t xml:space="preserve"> (</w:t>
        </w:r>
      </w:ins>
      <w:del w:id="57" w:author="Wang, David" w:date="2022-06-21T13:22:00Z">
        <w:r w:rsidR="00C86007" w:rsidRPr="00C86007" w:rsidDel="007F4869">
          <w:rPr>
            <w:rFonts w:cs="Times New Roman"/>
          </w:rPr>
          <w:delText xml:space="preserve">, </w:delText>
        </w:r>
      </w:del>
      <w:r w:rsidR="00C86007" w:rsidRPr="00C86007">
        <w:rPr>
          <w:rFonts w:cs="Times New Roman"/>
        </w:rPr>
        <w:t>Golden et al., 2001)</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sidRPr="0016068B">
        <w:rPr>
          <w:rFonts w:cs="Times New Roman"/>
        </w:rPr>
        <w:t>(2012)</w:t>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005DB1" w:rsidRPr="00005DB1">
        <w:rPr>
          <w:rFonts w:cs="Times New Roman"/>
        </w:rPr>
        <w:t>(</w:t>
      </w:r>
      <w:del w:id="58" w:author="Wang, David" w:date="2022-06-21T13:23:00Z">
        <w:r w:rsidR="00005DB1" w:rsidRPr="00005DB1" w:rsidDel="007F4869">
          <w:rPr>
            <w:rFonts w:cs="Times New Roman"/>
          </w:rPr>
          <w:delText>unpublished / under review</w:delText>
        </w:r>
      </w:del>
      <w:ins w:id="59" w:author="Wang, David" w:date="2022-06-21T13:23:00Z">
        <w:r w:rsidR="007F4869">
          <w:rPr>
            <w:rFonts w:cs="Times New Roman"/>
          </w:rPr>
          <w:t>2022</w:t>
        </w:r>
      </w:ins>
      <w:r w:rsidR="00005DB1" w:rsidRPr="00005DB1">
        <w:rPr>
          <w:rFonts w:cs="Times New Roman"/>
        </w:rPr>
        <w:t>)</w:t>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44EF6BC4" w:rsidR="00C34DE2" w:rsidRDefault="00FB08EE" w:rsidP="00C34DE2">
      <w:r>
        <w:t xml:space="preserve">Mass spectra collected for standards </w:t>
      </w:r>
      <w:r w:rsidR="00124E29">
        <w:t xml:space="preserve">are shown in </w:t>
      </w:r>
      <w:r>
        <w:rPr>
          <w:b/>
        </w:rPr>
        <w:t>Fig. </w:t>
      </w:r>
      <w:r w:rsidR="000F63F6">
        <w:rPr>
          <w:b/>
          <w:noProof/>
        </w:rPr>
        <w:t>3</w:t>
      </w:r>
      <w:ins w:id="60" w:author="Wang, David" w:date="2022-06-21T13:05:00Z">
        <w:r w:rsidR="00E52BB5">
          <w:rPr>
            <w:b/>
          </w:rPr>
          <w:t>A</w:t>
        </w:r>
      </w:ins>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0E4E46" w:rsidRPr="000E4E46">
        <w:rPr>
          <w:rFonts w:cs="Times New Roman"/>
        </w:rPr>
        <w:t>(Dibeler and Mohler, 1950; Mohler et al., 1958)</w:t>
      </w:r>
      <w:r w:rsidR="00124E29">
        <w:t xml:space="preserve">.  </w:t>
      </w:r>
      <w:r w:rsidR="00DA7AAC">
        <w:t xml:space="preserve">Mass spectra of samples are shown in </w:t>
      </w:r>
      <w:r>
        <w:rPr>
          <w:b/>
        </w:rPr>
        <w:t>Fig. </w:t>
      </w:r>
      <w:ins w:id="61" w:author="Wang, David" w:date="2022-06-21T13:05:00Z">
        <w:r w:rsidR="000F63F6">
          <w:rPr>
            <w:b/>
            <w:noProof/>
          </w:rPr>
          <w:t>3</w:t>
        </w:r>
        <w:r w:rsidR="00E52BB5">
          <w:rPr>
            <w:b/>
          </w:rPr>
          <w:t>B</w:t>
        </w:r>
      </w:ins>
      <w:del w:id="62" w:author="Wang, David" w:date="2022-06-21T13:04:00Z">
        <w:r w:rsidR="001E2B19" w:rsidDel="00E52BB5">
          <w:rPr>
            <w:b/>
            <w:noProof/>
          </w:rPr>
          <w:delText>4</w:delText>
        </w:r>
      </w:del>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AFDF3BA" w:rsidR="00FB08EE" w:rsidRPr="00ED126F" w:rsidRDefault="005E5812" w:rsidP="00FB08EE">
      <w:r>
        <w:lastRenderedPageBreak/>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each time point </w:t>
      </w:r>
      <w:r w:rsidR="000C1585">
        <w:t xml:space="preserve">are shown in </w:t>
      </w:r>
      <w:r w:rsidR="000C1585" w:rsidRPr="00ED6AD8">
        <w:rPr>
          <w:b/>
        </w:rPr>
        <w:t>Fig. </w:t>
      </w:r>
      <w:ins w:id="63" w:author="Wang, David" w:date="2022-06-21T13:05:00Z">
        <w:r w:rsidR="000F63F6">
          <w:rPr>
            <w:b/>
            <w:noProof/>
          </w:rPr>
          <w:t>4</w:t>
        </w:r>
      </w:ins>
      <w:del w:id="64" w:author="Wang, David" w:date="2022-06-21T13:04:00Z">
        <w:r w:rsidR="001E2B19" w:rsidDel="00E52BB5">
          <w:rPr>
            <w:b/>
            <w:noProof/>
          </w:rPr>
          <w:delText>5</w:delText>
        </w:r>
      </w:del>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w:t>
      </w:r>
      <w:ins w:id="67" w:author="Wang, David" w:date="2022-06-21T13:23:00Z">
        <w:r w:rsidR="00C67287">
          <w:t xml:space="preserve">it </w:t>
        </w:r>
      </w:ins>
      <w:r w:rsidR="00C34941">
        <w:t xml:space="preserve">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ins w:id="68" w:author="Wang, David" w:date="2022-06-21T13:05:00Z">
        <w:r w:rsidR="000F63F6">
          <w:rPr>
            <w:b/>
            <w:noProof/>
          </w:rPr>
          <w:t>4</w:t>
        </w:r>
      </w:ins>
      <w:del w:id="69" w:author="Wang, David" w:date="2022-06-21T13:04:00Z">
        <w:r w:rsidR="001E2B19" w:rsidDel="00E52BB5">
          <w:rPr>
            <w:b/>
            <w:noProof/>
          </w:rPr>
          <w:delText>5</w:delText>
        </w:r>
      </w:del>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ins w:id="70" w:author="Wang, David" w:date="2022-06-21T13:05:00Z">
        <w:r w:rsidR="000F63F6">
          <w:rPr>
            <w:b/>
            <w:noProof/>
          </w:rPr>
          <w:t>5</w:t>
        </w:r>
      </w:ins>
      <w:del w:id="71" w:author="Wang, David" w:date="2022-06-21T13:04:00Z">
        <w:r w:rsidR="001E2B19" w:rsidDel="00E52BB5">
          <w:rPr>
            <w:b/>
            <w:noProof/>
          </w:rPr>
          <w:delText>6</w:delText>
        </w:r>
      </w:del>
      <w:r w:rsidR="00ED126F">
        <w:t>.</w:t>
      </w:r>
      <w:r w:rsidR="00D54411">
        <w:t xml:space="preserve">  </w:t>
      </w:r>
    </w:p>
    <w:p w14:paraId="4F65AED5" w14:textId="51B9B2C8" w:rsidR="00DE6F7C" w:rsidRDefault="00DE6F7C" w:rsidP="00864E41">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w:t>
      </w:r>
      <w:del w:id="72" w:author="Wang, David" w:date="2022-07-09T19:56:00Z">
        <w:r w:rsidDel="006B16DD">
          <w:delText>,</w:delText>
        </w:r>
      </w:del>
      <w:r>
        <w:t xml:space="preserve"> the isotopologues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ins w:id="73" w:author="Wang, David" w:date="2022-06-21T13:05:00Z">
        <w:r w:rsidR="000F63F6">
          <w:rPr>
            <w:b/>
            <w:noProof/>
          </w:rPr>
          <w:t>4</w:t>
        </w:r>
      </w:ins>
      <w:del w:id="74" w:author="Wang, David" w:date="2022-06-21T13:04:00Z">
        <w:r w:rsidR="001E2B19" w:rsidDel="00E52BB5">
          <w:rPr>
            <w:b/>
            <w:noProof/>
          </w:rPr>
          <w:delText>5</w:delText>
        </w:r>
      </w:del>
      <w:r w:rsidR="00ED126F">
        <w:rPr>
          <w:b/>
        </w:rPr>
        <w:t>A</w:t>
      </w:r>
      <w:r w:rsidR="001B1A88">
        <w:rPr>
          <w:b/>
        </w:rPr>
        <w:t xml:space="preserve"> </w:t>
      </w:r>
      <w:r w:rsidR="001B1A88" w:rsidRPr="001B1A88">
        <w:t>and</w:t>
      </w:r>
      <w:r w:rsidR="001B1A88">
        <w:rPr>
          <w:b/>
        </w:rPr>
        <w:t xml:space="preserve"> Fig. </w:t>
      </w:r>
      <w:ins w:id="75" w:author="Wang, David" w:date="2022-06-21T13:05:00Z">
        <w:r w:rsidR="000F63F6">
          <w:rPr>
            <w:b/>
            <w:noProof/>
          </w:rPr>
          <w:t>5</w:t>
        </w:r>
      </w:ins>
      <w:del w:id="76" w:author="Wang, David" w:date="2022-06-21T13:04:00Z">
        <w:r w:rsidR="001E2B19" w:rsidDel="00E52BB5">
          <w:rPr>
            <w:b/>
            <w:noProof/>
          </w:rPr>
          <w:delText>6</w:delText>
        </w:r>
      </w:del>
      <w:r>
        <w:t xml:space="preserve">). These results suggest that at relatively lower temperatures of ~200 °C, the rate of methane generation approaches or exceeds the rate of D/H exchange between water and kerogen, whereas at higher temperatures, extensive D/H exchange between kerogen (or </w:t>
      </w:r>
      <w:del w:id="77" w:author="Wang, David" w:date="2022-06-21T13:24:00Z">
        <w:r w:rsidDel="00864E41">
          <w:delText>oils</w:delText>
        </w:r>
      </w:del>
      <w:ins w:id="78" w:author="Wang, David" w:date="2022-06-21T13:24:00Z">
        <w:r w:rsidR="00864E41">
          <w:t>petroleum</w:t>
        </w:r>
      </w:ins>
      <w:r>
        <w:t xml:space="preserve">, if </w:t>
      </w:r>
      <w:del w:id="79" w:author="Wang, David" w:date="2022-06-21T13:24:00Z">
        <w:r w:rsidDel="00864E41">
          <w:delText>they are</w:delText>
        </w:r>
      </w:del>
      <w:ins w:id="80" w:author="Wang, David" w:date="2022-06-21T13:24:00Z">
        <w:r w:rsidR="00864E41">
          <w:t>it is</w:t>
        </w:r>
      </w:ins>
      <w:r>
        <w:t xml:space="preserve"> also </w:t>
      </w:r>
      <w:ins w:id="81" w:author="Wang, David" w:date="2022-06-21T13:24:00Z">
        <w:r w:rsidR="00864E41">
          <w:t xml:space="preserve">a </w:t>
        </w:r>
      </w:ins>
      <w:r>
        <w:t>precursor</w:t>
      </w:r>
      <w:del w:id="82" w:author="Wang, David" w:date="2022-06-21T13:24:00Z">
        <w:r w:rsidDel="00864E41">
          <w:delText>s</w:delText>
        </w:r>
      </w:del>
      <w:r>
        <w:t xml:space="preserve">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del w:id="83" w:author="Wang, David" w:date="2022-06-21T13:25:00Z">
        <w:r w:rsidR="00573E03" w:rsidDel="00864E41">
          <w:delText xml:space="preserve"> </w:delText>
        </w:r>
      </w:del>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rsidRPr="00CA4F78">
        <w:rPr>
          <w:rFonts w:cs="Times New Roman"/>
        </w:rPr>
        <w:t>(2012)</w:t>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ins w:id="84" w:author="Wang, David" w:date="2022-06-21T13:27:00Z">
        <w:r w:rsidR="00864E41">
          <w:rPr>
            <w:rStyle w:val="FootnoteReference"/>
          </w:rPr>
          <w:footnoteReference w:id="4"/>
        </w:r>
      </w:ins>
      <w:r w:rsidR="00351590">
        <w:t xml:space="preserve">  </w:t>
      </w:r>
    </w:p>
    <w:p w14:paraId="4888B60D" w14:textId="45BFD315"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5"/>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rsidRPr="00350627">
        <w:rPr>
          <w:rFonts w:cs="Times New Roman"/>
        </w:rPr>
        <w:t>(Sessions et al., 2004; Schimmelmann et al., 2006; Sessions, 2016; and refs. therein)</w:t>
      </w:r>
      <w:r w:rsidR="00741F83">
        <w:t xml:space="preserve">. </w:t>
      </w:r>
      <w:r w:rsidR="007F042D">
        <w:t xml:space="preserve"> </w:t>
      </w:r>
    </w:p>
    <w:p w14:paraId="504DE708" w14:textId="367AD2B3"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w:t>
      </w:r>
      <w:r>
        <w:lastRenderedPageBreak/>
        <w:t>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ins w:id="92" w:author="Wang, David" w:date="2022-06-21T13:05:00Z">
        <w:r w:rsidR="000F63F6">
          <w:rPr>
            <w:b/>
            <w:noProof/>
          </w:rPr>
          <w:t>4</w:t>
        </w:r>
      </w:ins>
      <w:del w:id="93" w:author="Wang, David" w:date="2022-06-21T13:04:00Z">
        <w:r w:rsidR="001E2B19" w:rsidDel="00E52BB5">
          <w:rPr>
            <w:b/>
            <w:noProof/>
          </w:rPr>
          <w:delText>5</w:delText>
        </w:r>
      </w:del>
      <w:r w:rsidR="008E1D58">
        <w:rPr>
          <w:b/>
        </w:rPr>
        <w:t>B</w:t>
      </w:r>
      <w:r>
        <w:t xml:space="preserve">) suggests that </w:t>
      </w:r>
      <w:r w:rsidR="00B13CD6">
        <w:t xml:space="preserve">the </w:t>
      </w:r>
      <w:r>
        <w:t xml:space="preserve">kerogen </w:t>
      </w:r>
      <w:r w:rsidR="00B13CD6">
        <w:t>(</w:t>
      </w:r>
      <w:r>
        <w:t xml:space="preserve">or </w:t>
      </w:r>
      <w:del w:id="94" w:author="Wang, David" w:date="2022-06-21T13:25:00Z">
        <w:r w:rsidDel="00864E41">
          <w:delText>oil</w:delText>
        </w:r>
      </w:del>
      <w:ins w:id="95" w:author="Wang, David" w:date="2022-06-21T13:25:00Z">
        <w:r w:rsidR="00864E41">
          <w:t>petroleum</w:t>
        </w:r>
      </w:ins>
      <w:r w:rsidR="00B13CD6">
        <w:t>)</w:t>
      </w:r>
      <w:r>
        <w:t xml:space="preserve"> from which methane was generated </w:t>
      </w:r>
      <w:r w:rsidR="00E577A3">
        <w:t xml:space="preserve">still </w:t>
      </w:r>
      <w:r>
        <w:t>did not fully exchange before methane formed.</w:t>
      </w:r>
      <w:r w:rsidR="004E380B">
        <w:t xml:space="preserve">  </w:t>
      </w:r>
    </w:p>
    <w:p w14:paraId="01346638" w14:textId="517D1F74"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ins w:id="96" w:author="Wang, David" w:date="2022-06-21T13:05:00Z">
        <w:r w:rsidR="000F63F6">
          <w:rPr>
            <w:b/>
            <w:noProof/>
          </w:rPr>
          <w:t>4</w:t>
        </w:r>
      </w:ins>
      <w:del w:id="97" w:author="Wang, David" w:date="2022-06-21T13:04:00Z">
        <w:r w:rsidR="001E2B19" w:rsidDel="00E52BB5">
          <w:rPr>
            <w:b/>
            <w:noProof/>
          </w:rPr>
          <w:delText>5</w:delText>
        </w:r>
      </w:del>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w:t>
      </w:r>
      <w:r w:rsidR="007B2B0F">
        <w:t>of the kerogen or generated petroleum</w:t>
      </w:r>
      <w:r w:rsidR="00921441">
        <w:t xml:space="preserve"> </w:t>
      </w:r>
      <w:del w:id="98" w:author="Wang, David" w:date="2022-07-09T23:17:00Z">
        <w:r w:rsidR="00921441" w:rsidDel="00D15F30">
          <w:delText xml:space="preserve">may </w:delText>
        </w:r>
      </w:del>
      <w:r w:rsidR="00921441">
        <w:t xml:space="preserve">have significantly different propensities to </w:t>
      </w:r>
      <w:r w:rsidR="00351590">
        <w:t xml:space="preserve">undergo </w:t>
      </w:r>
      <w:r w:rsidR="00921441">
        <w:t>exchange</w:t>
      </w:r>
      <w:r w:rsidR="009754B1">
        <w:t xml:space="preserve"> and hydrogenation</w:t>
      </w:r>
      <w:ins w:id="99" w:author="Wang, David" w:date="2022-06-21T13:30:00Z">
        <w:r w:rsidR="006437DE">
          <w:t xml:space="preserve"> (Sch</w:t>
        </w:r>
      </w:ins>
      <w:ins w:id="100" w:author="Wang, David" w:date="2022-06-21T13:31:00Z">
        <w:r w:rsidR="006437DE">
          <w:t>immelmann et al., 2006)</w:t>
        </w:r>
      </w:ins>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w:t>
      </w:r>
      <w:ins w:id="101" w:author="Wang, David" w:date="2022-06-21T13:43:00Z">
        <w:r w:rsidR="001D1672">
          <w:t>bypassed</w:t>
        </w:r>
      </w:ins>
      <w:del w:id="102" w:author="Wang, David" w:date="2022-06-21T13:43:00Z">
        <w:r w:rsidR="005559B3" w:rsidDel="001D1672">
          <w:delText>“skipped”</w:delText>
        </w:r>
      </w:del>
      <w:r w:rsidR="005559B3">
        <w:t>.</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6"/>
      </w:r>
      <w:r w:rsidR="001C214A">
        <w:t xml:space="preserve">  </w:t>
      </w:r>
      <w:r w:rsidR="00D34321">
        <w:t xml:space="preserve">  </w:t>
      </w:r>
    </w:p>
    <w:p w14:paraId="415E978B" w14:textId="0E83952F" w:rsidR="001B65C9" w:rsidRDefault="00CC74B0" w:rsidP="001B65C9">
      <w:pPr>
        <w:rPr>
          <w:ins w:id="103" w:author="Wang, David" w:date="2022-06-21T14:32:00Z"/>
        </w:rPr>
      </w:pPr>
      <w:r>
        <w:t xml:space="preserve">Comparison of our results with those of Wei et al. </w:t>
      </w:r>
      <w:r w:rsidRPr="00614058">
        <w:rPr>
          <w:rFonts w:cs="Times New Roman"/>
        </w:rPr>
        <w:t>(2019)</w:t>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ins w:id="104" w:author="Wang, David" w:date="2022-06-21T13:05:00Z">
        <w:r w:rsidR="000F63F6">
          <w:rPr>
            <w:b/>
            <w:noProof/>
          </w:rPr>
          <w:t>5</w:t>
        </w:r>
      </w:ins>
      <w:del w:id="105" w:author="Wang, David" w:date="2022-06-21T13:04:00Z">
        <w:r w:rsidR="001E2B19" w:rsidDel="00E52BB5">
          <w:rPr>
            <w:b/>
            <w:noProof/>
          </w:rPr>
          <w:delText>6</w:delText>
        </w:r>
      </w:del>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ins w:id="106" w:author="Wang, David" w:date="2022-07-09T19:57:00Z">
        <w:r w:rsidR="00E22D0B">
          <w:t>(</w:t>
        </w:r>
        <w:r w:rsidR="00E22D0B">
          <w:rPr>
            <w:b/>
            <w:bCs/>
          </w:rPr>
          <w:t>Fig. 5A</w:t>
        </w:r>
        <w:r w:rsidR="00E22D0B">
          <w:t xml:space="preserve">) </w:t>
        </w:r>
      </w:ins>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B8B46F7" w14:textId="0DBABD1E" w:rsidR="00602BDD" w:rsidRPr="00032310" w:rsidRDefault="00602BDD" w:rsidP="001B65C9">
      <w:ins w:id="107" w:author="Wang, David" w:date="2022-06-21T14:32:00Z">
        <w:r>
          <w:t xml:space="preserve">In a differently-constructed study, </w:t>
        </w:r>
        <w:r w:rsidRPr="00602BDD">
          <w:t xml:space="preserve">Dias et al. </w:t>
        </w:r>
      </w:ins>
      <w:ins w:id="108" w:author="Wang, David" w:date="2022-06-21T14:33:00Z">
        <w:r>
          <w:t xml:space="preserve">(2014) </w:t>
        </w:r>
      </w:ins>
      <w:ins w:id="109" w:author="Wang, David" w:date="2022-06-21T14:32:00Z">
        <w:r w:rsidRPr="00602BDD">
          <w:t>evaluated incorporation of aqueous hydrogen into gaseous products during hydrous pyrolysis of</w:t>
        </w:r>
      </w:ins>
      <w:ins w:id="110" w:author="Wang, David" w:date="2022-06-21T14:33:00Z">
        <w:r>
          <w:t xml:space="preserve"> bituminous </w:t>
        </w:r>
      </w:ins>
      <w:ins w:id="111" w:author="Wang, David" w:date="2022-06-21T14:32:00Z">
        <w:r w:rsidRPr="00602BDD">
          <w:t>coal</w:t>
        </w:r>
      </w:ins>
      <w:ins w:id="112" w:author="Wang, David" w:date="2022-06-21T14:33:00Z">
        <w:r>
          <w:t xml:space="preserve"> samples taken from the same coal seam along a transect</w:t>
        </w:r>
      </w:ins>
      <w:ins w:id="113" w:author="Wang, David" w:date="2022-06-21T14:34:00Z">
        <w:r>
          <w:t xml:space="preserve"> at various distances away from an igneous intrusion</w:t>
        </w:r>
      </w:ins>
      <w:ins w:id="114" w:author="Wang, David" w:date="2022-06-21T14:35:00Z">
        <w:r>
          <w:t xml:space="preserve"> (and hence with different initial</w:t>
        </w:r>
      </w:ins>
      <w:ins w:id="115" w:author="Wang, David" w:date="2022-06-21T14:36:00Z">
        <w:r>
          <w:t xml:space="preserve"> </w:t>
        </w:r>
      </w:ins>
      <w:ins w:id="116" w:author="Wang, David" w:date="2022-06-21T14:35:00Z">
        <w:r>
          <w:rPr>
            <w:i/>
          </w:rPr>
          <w:t>R</w:t>
        </w:r>
        <w:r>
          <w:rPr>
            <w:vertAlign w:val="subscript"/>
          </w:rPr>
          <w:t>o</w:t>
        </w:r>
        <w:r>
          <w:t xml:space="preserve"> values </w:t>
        </w:r>
      </w:ins>
      <w:ins w:id="117" w:author="Wang, David" w:date="2022-06-21T14:36:00Z">
        <w:r>
          <w:t>ranging</w:t>
        </w:r>
      </w:ins>
      <w:ins w:id="118" w:author="Wang, David" w:date="2022-06-21T14:35:00Z">
        <w:r>
          <w:t xml:space="preserve"> from 0.5 to</w:t>
        </w:r>
      </w:ins>
      <w:ins w:id="119" w:author="Wang, David" w:date="2022-06-21T14:36:00Z">
        <w:r>
          <w:t xml:space="preserve"> 6.8%</w:t>
        </w:r>
      </w:ins>
      <w:ins w:id="120" w:author="Wang, David" w:date="2022-06-21T14:35:00Z">
        <w:r>
          <w:t>)</w:t>
        </w:r>
      </w:ins>
      <w:ins w:id="121" w:author="Wang, David" w:date="2022-06-21T14:34:00Z">
        <w:r>
          <w:t>.</w:t>
        </w:r>
      </w:ins>
      <w:ins w:id="122" w:author="Wang, David" w:date="2022-06-21T14:37:00Z">
        <w:r w:rsidR="00B039B2">
          <w:t xml:space="preserve">  After hydrous pyrolysis, measured </w:t>
        </w:r>
        <w:r w:rsidR="00B039B2">
          <w:rPr>
            <w:i/>
          </w:rPr>
          <w:t>R</w:t>
        </w:r>
        <w:r w:rsidR="00B039B2">
          <w:rPr>
            <w:vertAlign w:val="subscript"/>
          </w:rPr>
          <w:t>o</w:t>
        </w:r>
        <w:r w:rsidR="00B039B2">
          <w:t xml:space="preserve"> values ranged from 1.4 to 6.9%.</w:t>
        </w:r>
      </w:ins>
      <w:ins w:id="123" w:author="Wang, David" w:date="2022-06-21T14:34:00Z">
        <w:r>
          <w:t xml:space="preserve">  </w:t>
        </w:r>
      </w:ins>
      <w:ins w:id="124" w:author="Wang, David" w:date="2022-06-21T14:35:00Z">
        <w:r>
          <w:t xml:space="preserve">An observed </w:t>
        </w:r>
      </w:ins>
      <w:ins w:id="125" w:author="Wang, David" w:date="2022-06-21T14:38:00Z">
        <w:r w:rsidR="00CE7D53">
          <w:t xml:space="preserve">dependence of </w:t>
        </w:r>
        <w:r w:rsidR="00CE7D53" w:rsidRPr="00CE7D53">
          <w:t xml:space="preserve">δD </w:t>
        </w:r>
        <w:r w:rsidR="00CE7D53">
          <w:t>of CH</w:t>
        </w:r>
        <w:r w:rsidR="00CE7D53">
          <w:rPr>
            <w:vertAlign w:val="subscript"/>
          </w:rPr>
          <w:t>4</w:t>
        </w:r>
        <w:r w:rsidR="00CE7D53">
          <w:t xml:space="preserve"> to </w:t>
        </w:r>
        <w:r w:rsidR="00CE7D53" w:rsidRPr="00CE7D53">
          <w:t>δD</w:t>
        </w:r>
        <w:r w:rsidR="00CE7D53">
          <w:t xml:space="preserve"> of water</w:t>
        </w:r>
      </w:ins>
      <w:ins w:id="126" w:author="Wang, David" w:date="2022-06-21T14:39:00Z">
        <w:r w:rsidR="00CE7D53">
          <w:t xml:space="preserve"> allowed them</w:t>
        </w:r>
      </w:ins>
      <w:ins w:id="127" w:author="Wang, David" w:date="2022-06-21T14:38:00Z">
        <w:r w:rsidR="00CE7D53">
          <w:t xml:space="preserve"> </w:t>
        </w:r>
      </w:ins>
      <w:ins w:id="128" w:author="Wang, David" w:date="2022-06-21T14:32:00Z">
        <w:r w:rsidRPr="00602BDD">
          <w:t>to differentiate native</w:t>
        </w:r>
      </w:ins>
      <w:ins w:id="129" w:author="Wang, David" w:date="2022-06-21T14:40:00Z">
        <w:r w:rsidR="005476FC">
          <w:t xml:space="preserve"> (</w:t>
        </w:r>
        <w:r w:rsidR="00195008">
          <w:t xml:space="preserve">sorbed or </w:t>
        </w:r>
        <w:r w:rsidR="005476FC">
          <w:t>trapped)</w:t>
        </w:r>
      </w:ins>
      <w:ins w:id="130" w:author="Wang, David" w:date="2022-06-21T14:32:00Z">
        <w:r w:rsidRPr="00602BDD">
          <w:t xml:space="preserve"> and</w:t>
        </w:r>
      </w:ins>
      <w:ins w:id="131" w:author="Wang, David" w:date="2022-06-21T14:41:00Z">
        <w:r w:rsidR="00371C75">
          <w:t xml:space="preserve"> newly-</w:t>
        </w:r>
      </w:ins>
      <w:ins w:id="132" w:author="Wang, David" w:date="2022-06-21T14:32:00Z">
        <w:r w:rsidRPr="00602BDD">
          <w:t>generated</w:t>
        </w:r>
      </w:ins>
      <w:ins w:id="133" w:author="Wang, David" w:date="2022-06-21T14:41:00Z">
        <w:r w:rsidR="00371C75">
          <w:t xml:space="preserve"> (via </w:t>
        </w:r>
        <w:r w:rsidR="000B565C">
          <w:t xml:space="preserve">hydrous </w:t>
        </w:r>
        <w:r w:rsidR="00371C75">
          <w:t>pyrolysis)</w:t>
        </w:r>
      </w:ins>
      <w:ins w:id="134" w:author="Wang, David" w:date="2022-06-21T14:32:00Z">
        <w:r w:rsidRPr="00602BDD">
          <w:t xml:space="preserve"> hydrocarbon gases</w:t>
        </w:r>
      </w:ins>
      <w:ins w:id="135" w:author="Wang, David" w:date="2022-06-21T14:39:00Z">
        <w:r w:rsidR="006F00AC">
          <w:t>, with almost all (&gt;90%) of CH</w:t>
        </w:r>
        <w:r w:rsidR="006F00AC">
          <w:rPr>
            <w:vertAlign w:val="subscript"/>
          </w:rPr>
          <w:t>4</w:t>
        </w:r>
        <w:r w:rsidR="006F00AC">
          <w:t xml:space="preserve"> generated from coals with initial </w:t>
        </w:r>
      </w:ins>
      <w:ins w:id="136" w:author="Wang, David" w:date="2022-06-21T14:40:00Z">
        <w:r w:rsidR="006F00AC">
          <w:rPr>
            <w:i/>
            <w:iCs/>
          </w:rPr>
          <w:t>R</w:t>
        </w:r>
        <w:r w:rsidR="006F00AC">
          <w:rPr>
            <w:vertAlign w:val="subscript"/>
          </w:rPr>
          <w:t>o</w:t>
        </w:r>
        <w:r w:rsidR="006F00AC">
          <w:t xml:space="preserve"> &lt; 2.0% </w:t>
        </w:r>
        <w:r w:rsidR="0011130D">
          <w:t>being of newly-generated origin</w:t>
        </w:r>
      </w:ins>
      <w:ins w:id="137" w:author="Wang, David" w:date="2022-06-21T14:32:00Z">
        <w:r w:rsidRPr="00602BDD">
          <w:t>.</w:t>
        </w:r>
      </w:ins>
      <w:ins w:id="138" w:author="Wang, David" w:date="2022-06-21T14:39:00Z">
        <w:r w:rsidR="00CE7D53">
          <w:t xml:space="preserve">  </w:t>
        </w:r>
      </w:ins>
      <w:ins w:id="139" w:author="Wang, David" w:date="2022-06-21T14:42:00Z">
        <w:r w:rsidR="00032310">
          <w:t xml:space="preserve">While </w:t>
        </w:r>
      </w:ins>
      <w:ins w:id="140" w:author="Wang, David" w:date="2022-06-21T14:43:00Z">
        <w:r w:rsidR="00032310">
          <w:t xml:space="preserve">the design of their experiment did not allow for </w:t>
        </w:r>
      </w:ins>
      <w:ins w:id="141" w:author="Wang, David" w:date="2022-06-21T14:42:00Z">
        <w:r w:rsidR="00032310">
          <w:t>quantification of the fractional contribution of water-derived H</w:t>
        </w:r>
      </w:ins>
      <w:ins w:id="142" w:author="Wang, David" w:date="2022-06-21T14:43:00Z">
        <w:r w:rsidR="00032310">
          <w:t xml:space="preserve"> to the hydrogen content</w:t>
        </w:r>
      </w:ins>
      <w:ins w:id="143" w:author="Wang, David" w:date="2022-06-21T14:48:00Z">
        <w:r w:rsidR="000320EE">
          <w:t xml:space="preserve"> (and hence cannot be plotted on Fig. 5A)</w:t>
        </w:r>
      </w:ins>
      <w:ins w:id="144" w:author="Wang, David" w:date="2022-06-21T14:43:00Z">
        <w:r w:rsidR="00032310">
          <w:t xml:space="preserve">, their results are consistent with </w:t>
        </w:r>
      </w:ins>
      <w:ins w:id="145" w:author="Wang, David" w:date="2022-06-21T14:44:00Z">
        <w:r w:rsidR="0013132E">
          <w:t xml:space="preserve">incorporation of </w:t>
        </w:r>
        <w:r w:rsidR="0013132E" w:rsidRPr="0013132E">
          <w:t xml:space="preserve">aqueous hydrogen into </w:t>
        </w:r>
        <w:r w:rsidR="0013132E">
          <w:t>hydrocarbon</w:t>
        </w:r>
        <w:r w:rsidR="0013132E" w:rsidRPr="0013132E">
          <w:t xml:space="preserve"> gases</w:t>
        </w:r>
        <w:r w:rsidR="00F00A69">
          <w:t xml:space="preserve"> generated by maturation of thermally-immature </w:t>
        </w:r>
      </w:ins>
      <w:ins w:id="146" w:author="Wang, David" w:date="2022-06-21T14:45:00Z">
        <w:r w:rsidR="00F00A69">
          <w:t>organic matter</w:t>
        </w:r>
      </w:ins>
      <w:ins w:id="147" w:author="Wang, David" w:date="2022-06-21T14:44:00Z">
        <w:r w:rsidR="0013132E">
          <w:t xml:space="preserve">.  </w:t>
        </w:r>
      </w:ins>
    </w:p>
    <w:p w14:paraId="7DE61333" w14:textId="26CF4F5F"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ins w:id="148" w:author="Wang, David" w:date="2022-06-21T13:05:00Z">
        <w:r w:rsidR="000F63F6">
          <w:rPr>
            <w:b/>
            <w:noProof/>
          </w:rPr>
          <w:t>5</w:t>
        </w:r>
      </w:ins>
      <w:del w:id="149" w:author="Wang, David" w:date="2022-06-21T13:04:00Z">
        <w:r w:rsidR="001E2B19" w:rsidDel="00E52BB5">
          <w:rPr>
            <w:b/>
            <w:noProof/>
          </w:rPr>
          <w:delText>6</w:delText>
        </w:r>
      </w:del>
      <w:r w:rsidR="0099534A">
        <w:rPr>
          <w:b/>
        </w:rPr>
        <w:t>B</w:t>
      </w:r>
      <w:r w:rsidR="0099534A">
        <w:t>.</w:t>
      </w:r>
      <w:r w:rsidR="0099534A" w:rsidRPr="0045429F">
        <w:rPr>
          <w:rStyle w:val="FootnoteReference"/>
        </w:rPr>
        <w:footnoteReference w:id="7"/>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del w:id="150" w:author="Wang, David" w:date="2022-06-21T13:43:00Z">
        <w:r w:rsidR="0099534A" w:rsidRPr="001B65C9" w:rsidDel="000E3291">
          <w:delText xml:space="preserve">only </w:delText>
        </w:r>
      </w:del>
      <w:r w:rsidR="0099534A" w:rsidRPr="001B65C9">
        <w:t xml:space="preserve">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lastRenderedPageBreak/>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ins w:id="151" w:author="Wang, David" w:date="2022-06-21T13:05:00Z">
        <w:r w:rsidR="000F63F6">
          <w:rPr>
            <w:b/>
            <w:noProof/>
          </w:rPr>
          <w:t>4</w:t>
        </w:r>
      </w:ins>
      <w:del w:id="152" w:author="Wang, David" w:date="2022-06-21T13:04:00Z">
        <w:r w:rsidR="001E2B19" w:rsidDel="00E52BB5">
          <w:rPr>
            <w:b/>
            <w:noProof/>
          </w:rPr>
          <w:delText>5</w:delText>
        </w:r>
      </w:del>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ins w:id="153" w:author="Wang, David" w:date="2022-06-21T13:05:00Z">
        <w:r w:rsidR="000F63F6">
          <w:rPr>
            <w:b/>
            <w:noProof/>
          </w:rPr>
          <w:t>5</w:t>
        </w:r>
      </w:ins>
      <w:del w:id="154" w:author="Wang, David" w:date="2022-06-21T13:04:00Z">
        <w:r w:rsidR="001E2B19" w:rsidDel="00E52BB5">
          <w:rPr>
            <w:b/>
            <w:noProof/>
          </w:rPr>
          <w:delText>6</w:delText>
        </w:r>
      </w:del>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rsidRPr="00B90011">
        <w:rPr>
          <w:rFonts w:cs="Times New Roman"/>
        </w:rPr>
        <w:t>(Dong et al., 2021)</w:t>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254A8BA7"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0E4E46" w:rsidRPr="000E4E46">
        <w:rPr>
          <w:rFonts w:cs="Times New Roman"/>
          <w:lang w:val="es-ES"/>
        </w:rPr>
        <w:t>(Sackett, 1978; Berner et al., 1995; Clayton, 2003; Tang et al., 2005; Lu et al., 2011, 2021; Ni et al., 2011, 2012)</w:t>
      </w:r>
      <w:r w:rsidR="001E762F" w:rsidRPr="00B2129D">
        <w:rPr>
          <w:lang w:val="es-ES"/>
        </w:rPr>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7DEB4CFC"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w:t>
      </w:r>
      <w:del w:id="155" w:author="Wang, David" w:date="2022-07-09T19:58:00Z">
        <w:r w:rsidR="00734938" w:rsidDel="00CC52CE">
          <w:delText xml:space="preserve">occurs </w:delText>
        </w:r>
      </w:del>
      <w:ins w:id="156" w:author="Wang, David" w:date="2022-07-09T19:58:00Z">
        <w:r w:rsidR="00CC52CE">
          <w:t xml:space="preserve">has been reported </w:t>
        </w:r>
      </w:ins>
      <w:r w:rsidR="00734938">
        <w:t>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rsidRPr="00005DB1">
        <w:rPr>
          <w:rFonts w:cs="Times New Roman"/>
        </w:rPr>
        <w:t>(Laplante, 1974)</w:t>
      </w:r>
      <w:r w:rsidR="00E83C76">
        <w:t>, perhaps even</w:t>
      </w:r>
      <w:r w:rsidR="00734938">
        <w:t xml:space="preserve"> lower than 62 </w:t>
      </w:r>
      <w:r w:rsidR="00734938" w:rsidRPr="00BF5F0A">
        <w:t>°C</w:t>
      </w:r>
      <w:r w:rsidR="00734938">
        <w:t xml:space="preserve"> </w:t>
      </w:r>
      <w:r w:rsidR="00734938" w:rsidRPr="00734938">
        <w:rPr>
          <w:rFonts w:cs="Times New Roman"/>
        </w:rPr>
        <w:t>(Rowe and Muehlenbachs, 1999)</w:t>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0E4E46" w:rsidRPr="000E4E46">
        <w:rPr>
          <w:rFonts w:cs="Times New Roman"/>
        </w:rPr>
        <w:t>(Laplante, 1974; Stahl, 1977; Purcell et al., 1979; Connan and Cassou, 1980; Snowdon, 1980; Jenden et al., 1993; Muscio et al., 1994; Rowe and Muehlenbachs, 1999; Ramaswamy, 2002)</w:t>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0E4E46" w:rsidRPr="000E4E46">
        <w:rPr>
          <w:rFonts w:cs="Times New Roman"/>
        </w:rPr>
        <w:t>(Dawson et al., 2005; Maslen et al., 2012; Vinnichenko et al., 2021)</w:t>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rsidRPr="00005DB1">
        <w:rPr>
          <w:rFonts w:cs="Times New Roman"/>
        </w:rPr>
        <w:t>(Lloyd et al., 2021)</w:t>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005DB1" w:rsidRPr="00005DB1">
        <w:rPr>
          <w:rFonts w:cs="Times New Roman"/>
        </w:rPr>
        <w:t>(within several tenths of a permil; Wang et al., 2015; Lloyd et al., 2021)</w:t>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 xml:space="preserve">non-equilibrated </w:t>
      </w:r>
      <w:r w:rsidR="004B1191">
        <w:lastRenderedPageBreak/>
        <w:t>clumping values</w:t>
      </w:r>
      <w:r w:rsidR="007A0FCD">
        <w:t xml:space="preserve"> inherited from methane precursors</w:t>
      </w:r>
      <w:r w:rsidR="00AA266D">
        <w:t xml:space="preserve"> (</w:t>
      </w:r>
      <w:r w:rsidR="00AA266D">
        <w:rPr>
          <w:b/>
        </w:rPr>
        <w:t>Fig. </w:t>
      </w:r>
      <w:ins w:id="157" w:author="Wang, David" w:date="2022-06-21T13:05:00Z">
        <w:r w:rsidR="000F63F6">
          <w:rPr>
            <w:b/>
            <w:noProof/>
          </w:rPr>
          <w:t>6</w:t>
        </w:r>
      </w:ins>
      <w:del w:id="158" w:author="Wang, David" w:date="2022-06-21T13:04:00Z">
        <w:r w:rsidR="001E2B19" w:rsidDel="00E52BB5">
          <w:rPr>
            <w:b/>
            <w:noProof/>
          </w:rPr>
          <w:delText>7</w:delText>
        </w:r>
      </w:del>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C9673F" w:rsidRPr="00C9673F">
        <w:rPr>
          <w:rFonts w:cs="Times New Roman"/>
        </w:rPr>
        <w:t>(Dong et al., 2021; Xie et al., 2021)</w:t>
      </w:r>
      <w:r w:rsidR="007A0FCD">
        <w:t xml:space="preserve">.  </w:t>
      </w:r>
      <w:r w:rsidR="00FD0F42">
        <w:t xml:space="preserve">Under hydrothermal conditions, water is known to provide capping hydrogens to methane via a free radical mechanism </w:t>
      </w:r>
      <w:r w:rsidR="00FD0F42" w:rsidRPr="001F0A93">
        <w:rPr>
          <w:rFonts w:cs="Times New Roman"/>
        </w:rPr>
        <w:t>(He et al., 2019)</w:t>
      </w:r>
      <w:r w:rsidR="00FD0F42">
        <w:t xml:space="preserve">.  </w:t>
      </w:r>
      <w:r w:rsidR="005B2F97">
        <w:t>Secondary isotope effects from the breaking of C–C bonds adjacent to intact C–H bonds will also be incorporated</w:t>
      </w:r>
      <w:r w:rsidR="008E18C3">
        <w:t xml:space="preserve"> </w:t>
      </w:r>
      <w:r w:rsidR="009B5618" w:rsidRPr="009B5618">
        <w:rPr>
          <w:rFonts w:cs="Times New Roman"/>
        </w:rPr>
        <w:t>(Ni et al., 2011)</w:t>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69BE6E39"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rsidRPr="00D6249D">
        <w:rPr>
          <w:rFonts w:cs="Times New Roman"/>
        </w:rPr>
        <w:t>(1999)</w:t>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72016B2E"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rsidRPr="00D42D55">
        <w:rPr>
          <w:rFonts w:cs="Times New Roman"/>
        </w:rPr>
        <w:t>(Sessions et al., 2004)</w:t>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rsidRPr="00D42D55">
        <w:rPr>
          <w:rFonts w:cs="Times New Roman"/>
        </w:rPr>
        <w:t>(Alexander et al., 1984)</w:t>
      </w:r>
      <w:r>
        <w:t xml:space="preserve">, </w:t>
      </w:r>
      <w:r w:rsidR="00EA02BD">
        <w:t xml:space="preserve">or via the reversible dehydration of alkanes to form alkenes under conditions of metastable equilibrium </w:t>
      </w:r>
      <w:r w:rsidR="001A08F8" w:rsidRPr="001A08F8">
        <w:rPr>
          <w:rFonts w:cs="Times New Roman"/>
        </w:rPr>
        <w:t>(Seewald, 1994; Reeves et al., 2012)</w:t>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ins w:id="159" w:author="Wang, David" w:date="2022-06-21T13:05:00Z">
        <w:r w:rsidR="000F63F6">
          <w:rPr>
            <w:b/>
            <w:noProof/>
          </w:rPr>
          <w:t>6</w:t>
        </w:r>
      </w:ins>
      <w:del w:id="160" w:author="Wang, David" w:date="2022-06-21T13:04:00Z">
        <w:r w:rsidR="001E2B19" w:rsidDel="00E52BB5">
          <w:rPr>
            <w:b/>
            <w:noProof/>
          </w:rPr>
          <w:delText>7</w:delText>
        </w:r>
      </w:del>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rsidRPr="00D062E3">
        <w:rPr>
          <w:rFonts w:cs="Times New Roman"/>
        </w:rPr>
        <w:t>(Kazak and Kazak, 2019)</w:t>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generating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rsidRPr="00015D40">
        <w:rPr>
          <w:rFonts w:cs="Times New Roman"/>
        </w:rPr>
        <w:t>(Lewan and Roy, 2011)</w:t>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0F63F6">
        <w:t>3.5</w:t>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w:t>
      </w:r>
      <w:ins w:id="161" w:author="Wang, David" w:date="2022-07-07T11:29:00Z">
        <w:r w:rsidR="009322D8">
          <w:t xml:space="preserve"> or bitumen</w:t>
        </w:r>
      </w:ins>
      <w:r w:rsidR="00700DB4">
        <w:t xml:space="preserve"> maturation.  While different equilibrium fractionation factors characterize the various H positions in different</w:t>
      </w:r>
      <w:ins w:id="162" w:author="Wang, David" w:date="2022-06-21T13:44:00Z">
        <w:r w:rsidR="000E3291">
          <w:t xml:space="preserve"> normal </w:t>
        </w:r>
      </w:ins>
      <w:del w:id="163" w:author="Wang, David" w:date="2022-06-21T13:44:00Z">
        <w:r w:rsidR="00700DB4" w:rsidDel="000E3291">
          <w:delText xml:space="preserve"> </w:delText>
        </w:r>
        <w:r w:rsidR="00700DB4" w:rsidDel="000E3291">
          <w:rPr>
            <w:i/>
          </w:rPr>
          <w:delText>n</w:delText>
        </w:r>
        <w:r w:rsidR="00700DB4" w:rsidDel="000E3291">
          <w:delText xml:space="preserve">- </w:delText>
        </w:r>
      </w:del>
      <w:r w:rsidR="00700DB4">
        <w:t xml:space="preserve">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w:t>
      </w:r>
      <w:r w:rsidR="00745DBD">
        <w:t xml:space="preserve"> </w:t>
      </w:r>
      <w:r w:rsidR="00745DBD" w:rsidRPr="00745DBD">
        <w:rPr>
          <w:rFonts w:cs="Times New Roman"/>
        </w:rPr>
        <w:t>(Wang et al., 2009)</w:t>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rsidRPr="00BA30E2">
        <w:rPr>
          <w:rFonts w:cs="Times New Roman"/>
        </w:rPr>
        <w:t>(Clayton, 2003; Wang et al., 2018; Turner et al., 2021)</w:t>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3DBE9FBC"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 xml:space="preserve">in the absence of </w:t>
      </w:r>
      <w:ins w:id="164" w:author="Wang, David" w:date="2022-07-09T19:58:00Z">
        <w:r w:rsidR="0084004E">
          <w:t xml:space="preserve">a </w:t>
        </w:r>
      </w:ins>
      <w:r w:rsidR="004745FD">
        <w:t>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rsidRPr="004345C7">
        <w:rPr>
          <w:rFonts w:cs="Times New Roman"/>
        </w:rPr>
        <w:t xml:space="preserve">(Koepp, 1978; Reeves et al., 2012; Wang et al., 2018; Beaudry et al., 2021; Turner et al., </w:t>
      </w:r>
      <w:del w:id="165" w:author="Wang, David" w:date="2022-06-21T13:44:00Z">
        <w:r w:rsidR="004345C7" w:rsidRPr="004345C7" w:rsidDel="000E3291">
          <w:rPr>
            <w:rFonts w:cs="Times New Roman"/>
          </w:rPr>
          <w:delText>under review</w:delText>
        </w:r>
      </w:del>
      <w:ins w:id="166" w:author="Wang, David" w:date="2022-06-21T13:44:00Z">
        <w:r w:rsidR="000E3291">
          <w:rPr>
            <w:rFonts w:cs="Times New Roman"/>
          </w:rPr>
          <w:t>2022</w:t>
        </w:r>
      </w:ins>
      <w:r w:rsidR="004345C7" w:rsidRPr="004345C7">
        <w:rPr>
          <w:rFonts w:cs="Times New Roman"/>
        </w:rPr>
        <w:t>)</w:t>
      </w:r>
      <w:r w:rsidR="0021460F">
        <w:t>.</w:t>
      </w:r>
      <w:r w:rsidR="00480649" w:rsidRPr="00480649">
        <w:t xml:space="preserve"> </w:t>
      </w:r>
      <w:r w:rsidR="00480649">
        <w:t xml:space="preserve"> </w:t>
      </w:r>
    </w:p>
    <w:p w14:paraId="21BE20B6" w14:textId="30620A04"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ins w:id="167" w:author="Wang, David" w:date="2022-06-21T13:05:00Z">
        <w:r w:rsidR="000F63F6">
          <w:rPr>
            <w:b/>
            <w:noProof/>
          </w:rPr>
          <w:t>7</w:t>
        </w:r>
      </w:ins>
      <w:del w:id="168" w:author="Wang, David" w:date="2022-06-21T13:04:00Z">
        <w:r w:rsidR="001E2B19" w:rsidDel="00E52BB5">
          <w:rPr>
            <w:b/>
            <w:noProof/>
          </w:rPr>
          <w:delText>8</w:delText>
        </w:r>
      </w:del>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w:t>
      </w:r>
      <w:r w:rsidR="00020367">
        <w:lastRenderedPageBreak/>
        <w:t xml:space="preserve">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E65877" w:rsidRPr="00E65877">
        <w:rPr>
          <w:rFonts w:cs="Times New Roman"/>
        </w:rPr>
        <w:t>(Sandvik et al., 1992)</w:t>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rsidRPr="00E65877">
        <w:rPr>
          <w:rFonts w:cs="Times New Roman"/>
        </w:rPr>
        <w:t>(Cooles et al., 1986)</w:t>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rsidRPr="003104B1">
        <w:rPr>
          <w:rFonts w:cs="Times New Roman"/>
        </w:rPr>
        <w:t>(Sessions et al., 2004)</w:t>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rsidRPr="002A33F2">
        <w:rPr>
          <w:rFonts w:cs="Times New Roman"/>
        </w:rPr>
        <w:t>(Cooles et al., 1986)</w:t>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rsidRPr="00155D1F">
        <w:rPr>
          <w:rFonts w:cs="Times New Roman"/>
        </w:rPr>
        <w:t>(Mackenzie et al., 1983)</w:t>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rsidRPr="00E818EF">
        <w:rPr>
          <w:rFonts w:cs="Times New Roman"/>
        </w:rPr>
        <w:t>(&lt;200,000 years for the L.A. Basin; Jung et al., 2015; see also Hindle, 1997; Eichhubl and Boles, 2000)</w:t>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rsidRPr="00124249">
        <w:rPr>
          <w:rFonts w:cs="Times New Roman"/>
        </w:rPr>
        <w:t xml:space="preserve">(2017, </w:t>
      </w:r>
      <w:ins w:id="169" w:author="Wang, David" w:date="2022-06-21T13:44:00Z">
        <w:r w:rsidR="000B5143">
          <w:rPr>
            <w:rFonts w:cs="Times New Roman"/>
          </w:rPr>
          <w:t xml:space="preserve">their </w:t>
        </w:r>
      </w:ins>
      <w:r w:rsidR="00124249" w:rsidRPr="00124249">
        <w:rPr>
          <w:rFonts w:cs="Times New Roman"/>
        </w:rPr>
        <w:t>Appendix A)</w:t>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w:t>
      </w:r>
      <w:ins w:id="170" w:author="Wang, David" w:date="2022-07-09T19:08:00Z">
        <w:r w:rsidR="00D3505A">
          <w:t xml:space="preserve">  </w:t>
        </w:r>
      </w:ins>
      <w:ins w:id="171" w:author="Wang, David" w:date="2022-07-09T19:15:00Z">
        <w:r w:rsidR="00795A13" w:rsidRPr="00795A13">
          <w:rPr>
            <w:b/>
            <w:bCs/>
            <w:rPrChange w:id="172" w:author="Wang, David" w:date="2022-07-09T19:16:00Z">
              <w:rPr/>
            </w:rPrChange>
          </w:rPr>
          <w:t>Fig.</w:t>
        </w:r>
      </w:ins>
      <w:ins w:id="173" w:author="Wang, David" w:date="2022-07-09T19:16:00Z">
        <w:r w:rsidR="00795A13">
          <w:rPr>
            <w:b/>
            <w:bCs/>
          </w:rPr>
          <w:t> </w:t>
        </w:r>
      </w:ins>
      <w:ins w:id="174" w:author="Wang, David" w:date="2022-07-09T19:15:00Z">
        <w:r w:rsidR="00795A13" w:rsidRPr="00795A13">
          <w:rPr>
            <w:b/>
            <w:bCs/>
            <w:rPrChange w:id="175" w:author="Wang, David" w:date="2022-07-09T19:16:00Z">
              <w:rPr/>
            </w:rPrChange>
          </w:rPr>
          <w:t>8A</w:t>
        </w:r>
        <w:r w:rsidR="00795A13">
          <w:t xml:space="preserve"> shows </w:t>
        </w:r>
      </w:ins>
      <w:ins w:id="176" w:author="Wang, David" w:date="2022-07-09T19:17:00Z">
        <w:r w:rsidR="00795A13">
          <w:t>that under a</w:t>
        </w:r>
      </w:ins>
      <w:ins w:id="177" w:author="Wang, David" w:date="2022-07-09T19:09:00Z">
        <w:r w:rsidR="00D3505A">
          <w:t xml:space="preserve"> cooling rate of 50 </w:t>
        </w:r>
        <w:r w:rsidR="00D3505A" w:rsidRPr="002A6AC8">
          <w:t>°C</w:t>
        </w:r>
        <w:r w:rsidR="00D3505A">
          <w:t>/Myr</w:t>
        </w:r>
      </w:ins>
      <w:ins w:id="178" w:author="Wang, David" w:date="2022-07-09T19:11:00Z">
        <w:r w:rsidR="00D3505A">
          <w:t>—r</w:t>
        </w:r>
      </w:ins>
      <w:ins w:id="179" w:author="Wang, David" w:date="2022-07-09T19:09:00Z">
        <w:r w:rsidR="00D3505A">
          <w:t>oughly 5</w:t>
        </w:r>
        <w:r w:rsidR="00D3505A" w:rsidRPr="00D3505A">
          <w:t>×</w:t>
        </w:r>
        <w:r w:rsidR="00D3505A">
          <w:t xml:space="preserve"> </w:t>
        </w:r>
      </w:ins>
      <w:ins w:id="180" w:author="Wang, David" w:date="2022-07-09T19:10:00Z">
        <w:r w:rsidR="00D3505A">
          <w:t xml:space="preserve">slower cooling than that </w:t>
        </w:r>
      </w:ins>
      <w:ins w:id="181" w:author="Wang, David" w:date="2022-07-09T19:11:00Z">
        <w:r w:rsidR="00D3505A">
          <w:t>implied</w:t>
        </w:r>
      </w:ins>
      <w:ins w:id="182" w:author="Wang, David" w:date="2022-07-09T19:09:00Z">
        <w:r w:rsidR="00D3505A">
          <w:t xml:space="preserve"> </w:t>
        </w:r>
      </w:ins>
      <w:ins w:id="183" w:author="Wang, David" w:date="2022-07-09T19:10:00Z">
        <w:r w:rsidR="00D3505A">
          <w:t xml:space="preserve">by </w:t>
        </w:r>
      </w:ins>
      <w:ins w:id="184" w:author="Wang, David" w:date="2022-07-09T19:11:00Z">
        <w:r w:rsidR="00D3505A">
          <w:t xml:space="preserve">the migration timescale study of </w:t>
        </w:r>
      </w:ins>
      <w:ins w:id="185" w:author="Wang, David" w:date="2022-07-09T19:10:00Z">
        <w:r w:rsidR="00D3505A">
          <w:t>Jung et al.</w:t>
        </w:r>
      </w:ins>
      <w:ins w:id="186" w:author="Wang, David" w:date="2022-07-09T19:11:00Z">
        <w:r w:rsidR="00D3505A">
          <w:t xml:space="preserve"> (</w:t>
        </w:r>
      </w:ins>
      <w:ins w:id="187" w:author="Wang, David" w:date="2022-07-09T19:10:00Z">
        <w:r w:rsidR="00D3505A">
          <w:t>2015)</w:t>
        </w:r>
      </w:ins>
      <w:ins w:id="188" w:author="Wang, David" w:date="2022-07-09T19:11:00Z">
        <w:r w:rsidR="00D3505A">
          <w:t>—</w:t>
        </w:r>
      </w:ins>
      <w:ins w:id="189" w:author="Wang, David" w:date="2022-07-09T19:21:00Z">
        <w:r w:rsidR="00286FF0">
          <w:t>and</w:t>
        </w:r>
      </w:ins>
      <w:ins w:id="190" w:author="Wang, David" w:date="2022-07-09T19:23:00Z">
        <w:r w:rsidR="00334115">
          <w:t xml:space="preserve"> applying</w:t>
        </w:r>
      </w:ins>
      <w:ins w:id="191" w:author="Wang, David" w:date="2022-07-09T19:21:00Z">
        <w:r w:rsidR="00286FF0">
          <w:t xml:space="preserve"> the </w:t>
        </w:r>
      </w:ins>
      <w:ins w:id="192" w:author="Wang, David" w:date="2022-07-09T19:23:00Z">
        <w:r w:rsidR="00F57B37">
          <w:t>CH</w:t>
        </w:r>
        <w:r w:rsidR="00F57B37">
          <w:rPr>
            <w:vertAlign w:val="subscript"/>
          </w:rPr>
          <w:t>4</w:t>
        </w:r>
        <w:r w:rsidR="00F57B37" w:rsidRPr="002263F7">
          <w:t>–</w:t>
        </w:r>
        <w:r w:rsidR="00F57B37">
          <w:t>H</w:t>
        </w:r>
        <w:r w:rsidR="00F57B37" w:rsidRPr="002263F7">
          <w:rPr>
            <w:vertAlign w:val="subscript"/>
          </w:rPr>
          <w:t>2</w:t>
        </w:r>
        <w:r w:rsidR="00F57B37">
          <w:t xml:space="preserve">O </w:t>
        </w:r>
        <w:r w:rsidR="00CE6961">
          <w:t xml:space="preserve">exchange </w:t>
        </w:r>
      </w:ins>
      <w:ins w:id="193" w:author="Wang, David" w:date="2022-07-09T19:22:00Z">
        <w:r w:rsidR="00852DA6">
          <w:t xml:space="preserve">kinetics </w:t>
        </w:r>
        <w:r w:rsidR="00EF196B">
          <w:t>deter</w:t>
        </w:r>
      </w:ins>
      <w:ins w:id="194" w:author="Wang, David" w:date="2022-07-09T19:23:00Z">
        <w:r w:rsidR="00EF196B">
          <w:t>mined</w:t>
        </w:r>
      </w:ins>
      <w:ins w:id="195" w:author="Wang, David" w:date="2022-07-09T19:22:00Z">
        <w:r w:rsidR="00852DA6">
          <w:t xml:space="preserve"> </w:t>
        </w:r>
        <w:r w:rsidR="00286FF0">
          <w:t xml:space="preserve">by Turner et al. (2022), </w:t>
        </w:r>
      </w:ins>
      <w:ins w:id="196" w:author="Wang, David" w:date="2022-07-09T19:17:00Z">
        <w:r w:rsidR="00795A13">
          <w:t xml:space="preserve">closure </w:t>
        </w:r>
      </w:ins>
      <w:ins w:id="197" w:author="Wang, David" w:date="2022-07-09T19:18:00Z">
        <w:r w:rsidR="00795A13">
          <w:t>of methane isotopic exchange</w:t>
        </w:r>
      </w:ins>
      <w:ins w:id="198" w:author="Wang, David" w:date="2022-07-09T19:24:00Z">
        <w:r w:rsidR="004957A2">
          <w:t xml:space="preserve"> </w:t>
        </w:r>
      </w:ins>
      <w:ins w:id="199" w:author="Wang, David" w:date="2022-07-09T19:35:00Z">
        <w:r w:rsidR="00027F43">
          <w:t>should</w:t>
        </w:r>
      </w:ins>
      <w:ins w:id="200" w:author="Wang, David" w:date="2022-07-09T19:18:00Z">
        <w:r w:rsidR="00795A13">
          <w:t xml:space="preserve"> occur around ~170 </w:t>
        </w:r>
        <w:r w:rsidR="00795A13" w:rsidRPr="002A6AC8">
          <w:t>°C</w:t>
        </w:r>
        <w:r w:rsidR="00795A13">
          <w:t>.</w:t>
        </w:r>
      </w:ins>
      <w:ins w:id="201" w:author="Wang, David" w:date="2022-07-09T19:35:00Z">
        <w:r w:rsidR="00027F43">
          <w:rPr>
            <w:rStyle w:val="FootnoteReference"/>
          </w:rPr>
          <w:footnoteReference w:id="8"/>
        </w:r>
      </w:ins>
      <w:ins w:id="217" w:author="Wang, David" w:date="2022-07-09T19:11:00Z">
        <w:r w:rsidR="00D3505A">
          <w:t xml:space="preserve"> </w:t>
        </w:r>
      </w:ins>
      <w:del w:id="218" w:author="Wang, David" w:date="2022-07-09T19:08:00Z">
        <w:r w:rsidR="000B3926" w:rsidDel="00D3505A">
          <w:delText xml:space="preserve"> </w:delText>
        </w:r>
      </w:del>
      <w:r w:rsidR="000B3926">
        <w:t xml:space="preserve"> </w:t>
      </w:r>
      <w:r w:rsidR="00E505FD">
        <w:t>Methane generated in source rocks at temperatures above the oil window</w:t>
      </w:r>
      <w:ins w:id="219" w:author="Wang, David" w:date="2022-07-09T19:19:00Z">
        <w:r w:rsidR="009037AA">
          <w:t xml:space="preserve"> (&gt;160 </w:t>
        </w:r>
        <w:r w:rsidR="009037AA" w:rsidRPr="002A6AC8">
          <w:t>°C</w:t>
        </w:r>
        <w:r w:rsidR="009037AA">
          <w:t>)</w:t>
        </w:r>
      </w:ins>
      <w:r w:rsidR="00E505FD">
        <w:t xml:space="preserve">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rsidRPr="007B5EE9">
        <w:rPr>
          <w:rFonts w:cs="Times New Roman"/>
        </w:rPr>
        <w:t>(2003)</w:t>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w:t>
      </w:r>
      <w:ins w:id="220" w:author="Wang, David" w:date="2022-06-21T13:45:00Z">
        <w:r w:rsidR="00BF413F">
          <w:t xml:space="preserve">thermal </w:t>
        </w:r>
      </w:ins>
      <w:r w:rsidR="00E505FD">
        <w:t>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529693FA"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del w:id="221" w:author="Wang, David" w:date="2022-07-09T23:45:00Z">
        <w:r w:rsidR="008B3782" w:rsidDel="00B570A0">
          <w:delText xml:space="preserve">proceeds </w:delText>
        </w:r>
      </w:del>
      <w:ins w:id="222" w:author="Wang, David" w:date="2022-07-09T23:45:00Z">
        <w:r w:rsidR="00B570A0">
          <w:t xml:space="preserve">occurs </w:t>
        </w:r>
      </w:ins>
      <w:ins w:id="223" w:author="Wang, David" w:date="2022-07-09T23:46:00Z">
        <w:r w:rsidR="00A13932">
          <w:t>following</w:t>
        </w:r>
      </w:ins>
      <w:del w:id="224" w:author="Wang, David" w:date="2022-07-09T23:46:00Z">
        <w:r w:rsidDel="00A13932">
          <w:delText>post-</w:delText>
        </w:r>
      </w:del>
      <w:r>
        <w: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ins w:id="225" w:author="Wang, David" w:date="2022-07-09T23:51:00Z">
        <w:r w:rsidR="00A15BD3">
          <w:t xml:space="preserve"> for several million years (</w:t>
        </w:r>
        <w:r w:rsidR="00A15BD3">
          <w:rPr>
            <w:b/>
            <w:bCs/>
          </w:rPr>
          <w:t>Fig. 8B</w:t>
        </w:r>
        <w:r w:rsidR="00A15BD3">
          <w:t>)</w:t>
        </w:r>
      </w:ins>
      <w:r w:rsidR="00CD1C22">
        <w:t>.</w:t>
      </w:r>
      <w:r w:rsidR="00670722">
        <w:t xml:space="preserve">  </w:t>
      </w:r>
      <w:r w:rsidR="00844C04">
        <w:t xml:space="preserve">This is </w:t>
      </w:r>
      <w:r w:rsidR="006A6205">
        <w:t>supported</w:t>
      </w:r>
      <w:r w:rsidR="00844C04">
        <w:t xml:space="preserve"> with</w:t>
      </w:r>
      <w:r w:rsidR="006A6205">
        <w:t xml:space="preserve"> observations that at elevated</w:t>
      </w:r>
      <w:ins w:id="226" w:author="Wang, David" w:date="2022-06-21T13:45:00Z">
        <w:r w:rsidR="00BF413F">
          <w:t xml:space="preserve"> thermal</w:t>
        </w:r>
      </w:ins>
      <w:r w:rsidR="006A6205">
        <w:t xml:space="preserve">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2A4CEE" w:rsidRPr="002A4CEE">
        <w:rPr>
          <w:rFonts w:cs="Times New Roman"/>
        </w:rPr>
        <w:t>(Wang et al., 2015; Xie et al., 2021)</w:t>
      </w:r>
      <w:r w:rsidR="004C3C10">
        <w:t>.</w:t>
      </w:r>
      <w:r w:rsidR="00844C04">
        <w:t xml:space="preserve"> </w:t>
      </w:r>
      <w:r w:rsidR="00B81DD2">
        <w:t xml:space="preserve"> </w:t>
      </w:r>
      <w:ins w:id="227" w:author="Wang, David" w:date="2022-07-09T23:38:00Z">
        <w:r w:rsidR="004376A7">
          <w:t xml:space="preserve">In source-rock reservoirs which are no longer at maximum burial depths, methane </w:t>
        </w:r>
      </w:ins>
      <w:ins w:id="228" w:author="Wang, David" w:date="2022-07-09T23:43:00Z">
        <w:r w:rsidR="00393AA3">
          <w:t>may undergo</w:t>
        </w:r>
      </w:ins>
      <w:ins w:id="229" w:author="Wang, David" w:date="2022-07-09T23:38:00Z">
        <w:r w:rsidR="004376A7">
          <w:t xml:space="preserve"> retrograde isotopic exchange during </w:t>
        </w:r>
      </w:ins>
      <w:ins w:id="230" w:author="Wang, David" w:date="2022-07-09T23:44:00Z">
        <w:r w:rsidR="00912E17">
          <w:t>cooling</w:t>
        </w:r>
      </w:ins>
      <w:ins w:id="231" w:author="Wang, David" w:date="2022-07-09T23:38:00Z">
        <w:r w:rsidR="004376A7">
          <w:t xml:space="preserve">.  Closure in these cases </w:t>
        </w:r>
      </w:ins>
      <w:ins w:id="232" w:author="Wang, David" w:date="2022-07-09T23:42:00Z">
        <w:r w:rsidR="006F597A">
          <w:t>is highly sensitive to</w:t>
        </w:r>
      </w:ins>
      <w:ins w:id="233" w:author="Wang, David" w:date="2022-07-09T23:38:00Z">
        <w:r w:rsidR="004376A7">
          <w:t xml:space="preserve"> rates of </w:t>
        </w:r>
      </w:ins>
      <w:ins w:id="234" w:author="Wang, David" w:date="2022-07-09T23:44:00Z">
        <w:r w:rsidR="00912E17">
          <w:t>exhumation</w:t>
        </w:r>
      </w:ins>
      <w:ins w:id="235" w:author="Wang, David" w:date="2022-07-09T23:38:00Z">
        <w:r w:rsidR="004376A7">
          <w:t xml:space="preserve"> (Reiners and Brandon, 2006), particularly as the rock passes through the range of temperatures between 130 and 160 °C</w:t>
        </w:r>
      </w:ins>
      <w:ins w:id="236" w:author="Wang, David" w:date="2022-07-09T23:43:00Z">
        <w:r w:rsidR="004532E8">
          <w:t xml:space="preserve"> (</w:t>
        </w:r>
        <w:r w:rsidR="004532E8">
          <w:rPr>
            <w:b/>
            <w:bCs/>
          </w:rPr>
          <w:t>Fig. 8B</w:t>
        </w:r>
        <w:r w:rsidR="004532E8">
          <w:t>)</w:t>
        </w:r>
      </w:ins>
      <w:ins w:id="237" w:author="Wang, David" w:date="2022-07-09T23:38:00Z">
        <w:r w:rsidR="004376A7">
          <w:t>.</w:t>
        </w:r>
      </w:ins>
    </w:p>
    <w:p w14:paraId="1996CBDC" w14:textId="6835CD27" w:rsidR="005B7361" w:rsidRDefault="00AA2707" w:rsidP="00E04AC6">
      <w:pPr>
        <w:pStyle w:val="Heading2"/>
      </w:pPr>
      <w:bookmarkStart w:id="238" w:name="_Ref93008295"/>
      <w:r>
        <w:t>G</w:t>
      </w:r>
      <w:r w:rsidR="00E04AC6">
        <w:t>ene</w:t>
      </w:r>
      <w:r>
        <w:t>ration potential of natural gas</w:t>
      </w:r>
      <w:bookmarkEnd w:id="238"/>
    </w:p>
    <w:p w14:paraId="63E7D680" w14:textId="1203BB8D" w:rsidR="007209CF" w:rsidRDefault="007209CF" w:rsidP="007209CF">
      <w:r>
        <w:t xml:space="preserve">Volumetric calculations based on source rock extent, type, richness, and </w:t>
      </w:r>
      <w:ins w:id="239" w:author="Wang, David" w:date="2022-06-21T13:45:00Z">
        <w:r w:rsidR="00BF413F">
          <w:t xml:space="preserve">thermal </w:t>
        </w:r>
      </w:ins>
      <w:r>
        <w:t>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rsidRPr="003B4EF9">
        <w:rPr>
          <w:rFonts w:cs="Times New Roman"/>
        </w:rPr>
        <w:t>(Schmoker, 1994)</w:t>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rsidR="000E4E46" w:rsidRPr="000E4E46">
        <w:rPr>
          <w:rFonts w:cs="Times New Roman"/>
          <w:szCs w:val="24"/>
        </w:rPr>
        <w:t xml:space="preserve">(Tissot and Espitalié, 1975; Cooles et al., 1986; Pepper and Corvi, </w:t>
      </w:r>
      <w:r w:rsidR="000E4E46" w:rsidRPr="000E4E46">
        <w:rPr>
          <w:rFonts w:cs="Times New Roman"/>
          <w:szCs w:val="24"/>
        </w:rPr>
        <w:lastRenderedPageBreak/>
        <w:t>1995; Tissot, 2003; Freund et al., 2007; Hantschel and Kauerauf, 2009; Stainforth, 2009; Fjellanger et al., 2010)</w:t>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44AC6FC5" w:rsidR="00EF605C" w:rsidRDefault="00EF605C" w:rsidP="007209CF">
      <w:r>
        <w:t xml:space="preserve">In a series of experiments, Wenger and Price </w:t>
      </w:r>
      <w:r w:rsidRPr="00EF605C">
        <w:rPr>
          <w:rFonts w:cs="Times New Roman"/>
        </w:rPr>
        <w:t>(1991)</w:t>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rsidR="00CA798B" w:rsidRPr="00CA798B">
        <w:rPr>
          <w:rFonts w:cs="Times New Roman"/>
        </w:rPr>
        <w:t>(Price, 2001, their Figure 3)</w:t>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CA798B" w:rsidRPr="00CA798B">
        <w:rPr>
          <w:rFonts w:cs="Times New Roman"/>
        </w:rPr>
        <w:t>(Helgeson et al., 1993, 2009; Seewald, 1994, 2001, 2003)</w:t>
      </w:r>
      <w:r w:rsidR="00A5204C">
        <w:t>.</w:t>
      </w:r>
    </w:p>
    <w:p w14:paraId="4EA9199C" w14:textId="05F125C4" w:rsidR="00A2525A" w:rsidRDefault="008F3BCF" w:rsidP="00A2525A">
      <w:pPr>
        <w:rPr>
          <w:ins w:id="240" w:author="Wang, David" w:date="2022-06-21T16:19:00Z"/>
        </w:rPr>
      </w:pPr>
      <w:r>
        <w:t>E</w:t>
      </w:r>
      <w:r w:rsidR="00957DAF">
        <w:t>vidence from our</w:t>
      </w:r>
      <w:r w:rsidR="00A136E1">
        <w:t xml:space="preserve"> results</w:t>
      </w:r>
      <w:r w:rsidR="00812E58">
        <w:t xml:space="preserve"> </w:t>
      </w:r>
      <w:r w:rsidR="00957DAF">
        <w:t xml:space="preserve">and </w:t>
      </w:r>
      <w:r w:rsidR="00812E58">
        <w:t xml:space="preserve">the </w:t>
      </w:r>
      <w:r w:rsidR="00957DAF">
        <w:t>other studies discussed above suggest that hydrocarbon generation in source rocks may not be limited by the</w:t>
      </w:r>
      <w:ins w:id="241" w:author="Wang, David" w:date="2022-07-07T11:31:00Z">
        <w:r w:rsidR="009322D8">
          <w:t xml:space="preserve"> organic</w:t>
        </w:r>
      </w:ins>
      <w:r w:rsidR="00957DAF">
        <w:t xml:space="preserve"> </w:t>
      </w:r>
      <w:r w:rsidR="00F55A2B">
        <w:t xml:space="preserve">hydrogen content of source </w:t>
      </w:r>
      <w:del w:id="242" w:author="Wang, David" w:date="2022-07-07T11:31:00Z">
        <w:r w:rsidR="00F55A2B" w:rsidDel="009322D8">
          <w:delText>kerogen</w:delText>
        </w:r>
      </w:del>
      <w:ins w:id="243" w:author="Wang, David" w:date="2022-07-07T11:31:00Z">
        <w:r w:rsidR="009322D8">
          <w:t>rocks</w:t>
        </w:r>
      </w:ins>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3229BD" w:rsidRPr="003229BD">
        <w:rPr>
          <w:rFonts w:cs="Times New Roman"/>
        </w:rPr>
        <w:t>(Lewan, 1992; Helgeson et al., 1993, 2009; Price, 1994, 2001; Seewald, 1994, 2003)</w:t>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0E4E46" w:rsidRPr="000E4E46">
        <w:rPr>
          <w:rFonts w:cs="Times New Roman"/>
        </w:rPr>
        <w:t>(Tissot et al., 1987; Tissot, 2003; Hantschel and Kauerauf, 2009)</w:t>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ins w:id="244" w:author="Wang, David" w:date="2022-06-21T13:05:00Z">
        <w:r w:rsidR="000F63F6">
          <w:rPr>
            <w:b/>
            <w:noProof/>
          </w:rPr>
          <w:t>7</w:t>
        </w:r>
      </w:ins>
      <w:del w:id="245" w:author="Wang, David" w:date="2022-06-21T13:04:00Z">
        <w:r w:rsidR="001E2B19" w:rsidDel="00E52BB5">
          <w:rPr>
            <w:b/>
            <w:noProof/>
          </w:rPr>
          <w:delText>8</w:delText>
        </w:r>
      </w:del>
      <w:r w:rsidR="00A2525A">
        <w:t>)</w:t>
      </w:r>
      <w:r w:rsidR="00A2525A" w:rsidRPr="000C1CD5">
        <w:t xml:space="preserve">.  </w:t>
      </w:r>
    </w:p>
    <w:p w14:paraId="46200D89" w14:textId="0BF994BC" w:rsidR="00262768" w:rsidRPr="002C190F" w:rsidRDefault="00912C35" w:rsidP="00DA57DE">
      <w:ins w:id="246" w:author="Wang, David" w:date="2022-06-21T16:20:00Z">
        <w:r>
          <w:t xml:space="preserve">Chemical kinetic models employed in the upstream oil and gas industry for exploration purposes invariably use </w:t>
        </w:r>
      </w:ins>
      <w:ins w:id="247" w:author="Wang, David" w:date="2022-06-21T16:21:00Z">
        <w:r>
          <w:t>simple, pseudo-first-order reactions</w:t>
        </w:r>
        <w:r w:rsidR="00CF00C1">
          <w:t xml:space="preserve">.  Many parallel reactions may be simulated at once to simulate different classes of kerogen or petroleum breakdown products; however, all reactions are, without </w:t>
        </w:r>
      </w:ins>
      <w:ins w:id="248" w:author="Wang, David" w:date="2022-06-21T16:22:00Z">
        <w:r w:rsidR="00CF00C1">
          <w:t>exception, pseudo-first-order</w:t>
        </w:r>
      </w:ins>
      <w:ins w:id="249" w:author="Wang, David" w:date="2022-06-21T16:32:00Z">
        <w:r w:rsidR="008F2D41">
          <w:t xml:space="preserve"> </w:t>
        </w:r>
      </w:ins>
      <w:ins w:id="250" w:author="Wang, David" w:date="2022-06-21T16:22:00Z">
        <w:r w:rsidR="00CF00C1">
          <w:t xml:space="preserve">in the mass of remaining precursor.  </w:t>
        </w:r>
      </w:ins>
      <w:ins w:id="251" w:author="Wang, David" w:date="2022-06-21T16:33:00Z">
        <w:r w:rsidR="00365034">
          <w:t xml:space="preserve">However, as noted in Xie et al. (2022), the rate coefficients of these notionally unimolecular reactions </w:t>
        </w:r>
      </w:ins>
      <w:ins w:id="252" w:author="Wang, David" w:date="2022-06-21T16:43:00Z">
        <w:r w:rsidR="005764CF">
          <w:t>can be pressure-dependent,</w:t>
        </w:r>
        <w:r w:rsidR="00264320">
          <w:t xml:space="preserve"> </w:t>
        </w:r>
      </w:ins>
      <w:ins w:id="253" w:author="Wang, David" w:date="2022-06-21T16:34:00Z">
        <w:r w:rsidR="00365034">
          <w:t xml:space="preserve">because a third-body collision may be required to remove excess energy from </w:t>
        </w:r>
      </w:ins>
      <w:ins w:id="254" w:author="Wang, David" w:date="2022-06-21T16:35:00Z">
        <w:r w:rsidR="00365034">
          <w:t>the excited intermediates</w:t>
        </w:r>
      </w:ins>
      <w:ins w:id="255" w:author="Wang, David" w:date="2022-06-21T16:43:00Z">
        <w:r w:rsidR="00883339">
          <w:t xml:space="preserve">.  </w:t>
        </w:r>
      </w:ins>
      <w:ins w:id="256" w:author="Wang, David" w:date="2022-06-21T16:45:00Z">
        <w:r w:rsidR="006F2733">
          <w:t>Therefore, an</w:t>
        </w:r>
      </w:ins>
      <w:ins w:id="257" w:author="Wang, David" w:date="2022-06-21T16:44:00Z">
        <w:r w:rsidR="003236AF">
          <w:t xml:space="preserve"> </w:t>
        </w:r>
      </w:ins>
      <w:ins w:id="258" w:author="Wang, David" w:date="2022-06-21T16:39:00Z">
        <w:r w:rsidR="00F043C9">
          <w:t>algorithmic reaction mechanism generator (RMG</w:t>
        </w:r>
      </w:ins>
      <w:ins w:id="259" w:author="Wang, David" w:date="2022-06-21T16:41:00Z">
        <w:r w:rsidR="002A38D1">
          <w:t>; Allen et al., 2012</w:t>
        </w:r>
      </w:ins>
      <w:ins w:id="260" w:author="Wang, David" w:date="2022-06-21T16:39:00Z">
        <w:r w:rsidR="00F043C9">
          <w:t>)</w:t>
        </w:r>
      </w:ins>
      <w:ins w:id="261" w:author="Wang, David" w:date="2022-06-21T16:45:00Z">
        <w:r w:rsidR="001F016D">
          <w:t>—</w:t>
        </w:r>
      </w:ins>
      <w:ins w:id="262" w:author="Wang, David" w:date="2022-06-21T16:44:00Z">
        <w:r w:rsidR="00943C7E">
          <w:t>operating from a database of elementary reaction kinetics</w:t>
        </w:r>
      </w:ins>
      <w:ins w:id="263" w:author="Wang, David" w:date="2022-06-21T16:45:00Z">
        <w:r w:rsidR="001F016D">
          <w:t>—</w:t>
        </w:r>
      </w:ins>
      <w:ins w:id="264" w:author="Wang, David" w:date="2022-06-21T16:39:00Z">
        <w:r w:rsidR="00F043C9">
          <w:t xml:space="preserve">may be </w:t>
        </w:r>
      </w:ins>
      <w:ins w:id="265" w:author="Wang, David" w:date="2022-06-21T16:44:00Z">
        <w:r w:rsidR="00A61956">
          <w:t>used</w:t>
        </w:r>
      </w:ins>
      <w:ins w:id="266" w:author="Wang, David" w:date="2022-06-21T16:39:00Z">
        <w:r w:rsidR="00F043C9">
          <w:t xml:space="preserve"> to</w:t>
        </w:r>
      </w:ins>
      <w:ins w:id="267" w:author="Wang, David" w:date="2022-06-21T16:45:00Z">
        <w:r w:rsidR="00D66EBE">
          <w:t xml:space="preserve"> </w:t>
        </w:r>
      </w:ins>
      <w:ins w:id="268" w:author="Wang, David" w:date="2022-06-21T16:49:00Z">
        <w:r w:rsidR="00C8436E">
          <w:t xml:space="preserve">determine the important </w:t>
        </w:r>
      </w:ins>
      <w:ins w:id="269" w:author="Wang, David" w:date="2022-06-21T16:40:00Z">
        <w:r w:rsidR="00F043C9">
          <w:t>reactions involved in the breakdown of kerogen and petroleum</w:t>
        </w:r>
      </w:ins>
      <w:ins w:id="270" w:author="Wang, David" w:date="2022-06-21T16:49:00Z">
        <w:r w:rsidR="00A53851">
          <w:t>, and to estimate their rate coefficients</w:t>
        </w:r>
      </w:ins>
      <w:ins w:id="271" w:author="Wang, David" w:date="2022-06-21T16:40:00Z">
        <w:r w:rsidR="00F043C9">
          <w:t xml:space="preserve"> under typical subsurface </w:t>
        </w:r>
      </w:ins>
      <w:ins w:id="272" w:author="Wang, David" w:date="2022-06-21T16:41:00Z">
        <w:r w:rsidR="00F043C9">
          <w:t xml:space="preserve">pressure &amp; temperature </w:t>
        </w:r>
      </w:ins>
      <w:ins w:id="273" w:author="Wang, David" w:date="2022-06-21T16:40:00Z">
        <w:r w:rsidR="00F043C9">
          <w:t>conditions</w:t>
        </w:r>
      </w:ins>
      <w:ins w:id="274" w:author="Wang, David" w:date="2022-06-21T16:41:00Z">
        <w:r w:rsidR="005760D0">
          <w:t xml:space="preserve"> in active source rocks</w:t>
        </w:r>
      </w:ins>
      <w:ins w:id="275" w:author="Wang, David" w:date="2022-06-21T16:35:00Z">
        <w:r w:rsidR="00365034">
          <w:t xml:space="preserve">.  </w:t>
        </w:r>
        <w:r w:rsidR="005C35F0">
          <w:t xml:space="preserve">Furthermore, water is almost invariably excluded as a reactant from </w:t>
        </w:r>
      </w:ins>
      <w:ins w:id="276" w:author="Wang, David" w:date="2022-06-21T16:36:00Z">
        <w:r w:rsidR="005C35F0">
          <w:t xml:space="preserve">computational </w:t>
        </w:r>
      </w:ins>
      <w:ins w:id="277" w:author="Wang, David" w:date="2022-06-21T16:35:00Z">
        <w:r w:rsidR="005C35F0">
          <w:t xml:space="preserve">studies of the thermal decomposition of organic matter because of the computational </w:t>
        </w:r>
      </w:ins>
      <w:ins w:id="278" w:author="Wang, David" w:date="2022-06-21T16:49:00Z">
        <w:r w:rsidR="00110570">
          <w:t>burden</w:t>
        </w:r>
      </w:ins>
      <w:ins w:id="279" w:author="Wang, David" w:date="2022-06-21T16:35:00Z">
        <w:r w:rsidR="005C35F0">
          <w:t xml:space="preserve"> involved</w:t>
        </w:r>
      </w:ins>
      <w:ins w:id="280" w:author="Wang, David" w:date="2022-06-21T16:38:00Z">
        <w:r w:rsidR="00DA57DE">
          <w:t xml:space="preserve">.  Examples include </w:t>
        </w:r>
      </w:ins>
      <w:ins w:id="281" w:author="Wang, David" w:date="2022-06-21T16:22:00Z">
        <w:r w:rsidR="00262768">
          <w:t>Class (2015) and Gao (2016) where</w:t>
        </w:r>
      </w:ins>
      <w:ins w:id="282" w:author="Wang, David" w:date="2022-06-21T16:38:00Z">
        <w:r w:rsidR="00DA57DE">
          <w:t>in</w:t>
        </w:r>
      </w:ins>
      <w:ins w:id="283" w:author="Wang, David" w:date="2022-06-21T16:22:00Z">
        <w:r w:rsidR="00262768">
          <w:t xml:space="preserve"> </w:t>
        </w:r>
      </w:ins>
      <w:ins w:id="284" w:author="Wang, David" w:date="2022-06-21T16:47:00Z">
        <w:r w:rsidR="00AA5FF0">
          <w:t>geological oil-to-gas cracking was studied by</w:t>
        </w:r>
        <w:r w:rsidR="003100F8">
          <w:t xml:space="preserve"> using RMG to simulate</w:t>
        </w:r>
        <w:r w:rsidR="00AA5FF0">
          <w:t xml:space="preserve"> </w:t>
        </w:r>
      </w:ins>
      <w:ins w:id="285" w:author="Wang, David" w:date="2022-06-21T16:23:00Z">
        <w:r w:rsidR="00262768">
          <w:t xml:space="preserve">individual radical reactions involved in the </w:t>
        </w:r>
      </w:ins>
      <w:ins w:id="286" w:author="Wang, David" w:date="2022-06-21T16:45:00Z">
        <w:r w:rsidR="002C5922">
          <w:t>pyrolysis</w:t>
        </w:r>
      </w:ins>
      <w:ins w:id="287" w:author="Wang, David" w:date="2022-06-21T16:22:00Z">
        <w:r w:rsidR="00262768">
          <w:t xml:space="preserve"> of </w:t>
        </w:r>
      </w:ins>
      <w:ins w:id="288" w:author="Wang, David" w:date="2022-06-21T16:23:00Z">
        <w:r w:rsidR="00262768">
          <w:t>model organic compounds</w:t>
        </w:r>
      </w:ins>
      <w:ins w:id="289" w:author="Wang, David" w:date="2022-06-21T16:50:00Z">
        <w:r w:rsidR="004F380D">
          <w:t xml:space="preserve"> under dry </w:t>
        </w:r>
        <w:r w:rsidR="00F5527F">
          <w:t xml:space="preserve">(water-absent) </w:t>
        </w:r>
        <w:r w:rsidR="004F380D">
          <w:t>conditions</w:t>
        </w:r>
      </w:ins>
      <w:ins w:id="290" w:author="Wang, David" w:date="2022-06-21T16:25:00Z">
        <w:r w:rsidR="00BF38A3">
          <w:t xml:space="preserve">. </w:t>
        </w:r>
      </w:ins>
      <w:ins w:id="291" w:author="Wang, David" w:date="2022-06-21T16:38:00Z">
        <w:r w:rsidR="00BD74BC">
          <w:t xml:space="preserve"> Very r</w:t>
        </w:r>
      </w:ins>
      <w:ins w:id="292" w:author="Wang, David" w:date="2022-06-21T16:26:00Z">
        <w:r w:rsidR="00BF38A3">
          <w:t>ecent developments in RMG</w:t>
        </w:r>
      </w:ins>
      <w:ins w:id="293" w:author="Wang, David" w:date="2022-06-21T16:48:00Z">
        <w:r w:rsidR="00E45040">
          <w:t xml:space="preserve"> now</w:t>
        </w:r>
      </w:ins>
      <w:ins w:id="294" w:author="Wang, David" w:date="2022-06-21T16:26:00Z">
        <w:r w:rsidR="00BF38A3">
          <w:t xml:space="preserve"> </w:t>
        </w:r>
      </w:ins>
      <w:ins w:id="295" w:author="Wang, David" w:date="2022-06-21T16:36:00Z">
        <w:r w:rsidR="005C35F0">
          <w:t xml:space="preserve">allow it to handle </w:t>
        </w:r>
      </w:ins>
      <w:ins w:id="296" w:author="Wang, David" w:date="2022-06-21T16:26:00Z">
        <w:r w:rsidR="00BF38A3">
          <w:t xml:space="preserve">gas- and liquid-phase heterogeneous reactions </w:t>
        </w:r>
      </w:ins>
      <w:ins w:id="297" w:author="Wang, David" w:date="2022-06-21T16:27:00Z">
        <w:r w:rsidR="00661336">
          <w:t>(Liu et al., 2021)</w:t>
        </w:r>
      </w:ins>
      <w:ins w:id="298" w:author="Wang, David" w:date="2022-06-21T16:48:00Z">
        <w:r w:rsidR="00787552">
          <w:t>.  I</w:t>
        </w:r>
      </w:ins>
      <w:ins w:id="299" w:author="Wang, David" w:date="2022-06-21T16:42:00Z">
        <w:r w:rsidR="004359C8">
          <w:t xml:space="preserve">n the future it may </w:t>
        </w:r>
      </w:ins>
      <w:ins w:id="300" w:author="Wang, David" w:date="2022-06-21T16:48:00Z">
        <w:r w:rsidR="0029305B">
          <w:t xml:space="preserve">therefore </w:t>
        </w:r>
      </w:ins>
      <w:ins w:id="301" w:author="Wang, David" w:date="2022-06-21T16:42:00Z">
        <w:r w:rsidR="004359C8">
          <w:t>be possible to extend</w:t>
        </w:r>
      </w:ins>
      <w:ins w:id="302" w:author="Wang, David" w:date="2022-06-21T16:26:00Z">
        <w:r w:rsidR="00661336">
          <w:t xml:space="preserve"> the aforementioned studies on </w:t>
        </w:r>
      </w:ins>
      <w:ins w:id="303" w:author="Wang, David" w:date="2022-06-21T16:27:00Z">
        <w:r w:rsidR="003A51D6">
          <w:t xml:space="preserve">pyrolysis of </w:t>
        </w:r>
      </w:ins>
      <w:ins w:id="304" w:author="Wang, David" w:date="2022-06-21T16:26:00Z">
        <w:r w:rsidR="00661336">
          <w:t xml:space="preserve">model compounds </w:t>
        </w:r>
      </w:ins>
      <w:ins w:id="305" w:author="Wang, David" w:date="2022-06-21T16:27:00Z">
        <w:r w:rsidR="00661336">
          <w:t>to include</w:t>
        </w:r>
        <w:r w:rsidR="007F2AF7">
          <w:t xml:space="preserve"> H</w:t>
        </w:r>
        <w:r w:rsidR="007F2AF7">
          <w:softHyphen/>
        </w:r>
        <w:r w:rsidR="007F2AF7">
          <w:rPr>
            <w:vertAlign w:val="subscript"/>
          </w:rPr>
          <w:t>2</w:t>
        </w:r>
        <w:r w:rsidR="007F2AF7">
          <w:t>O as a reactant</w:t>
        </w:r>
      </w:ins>
      <w:ins w:id="306" w:author="Wang, David" w:date="2022-06-21T16:24:00Z">
        <w:r w:rsidR="00262768">
          <w:t>.</w:t>
        </w:r>
      </w:ins>
      <w:ins w:id="307" w:author="Wang, David" w:date="2022-06-21T16:25:00Z">
        <w:r w:rsidR="00BF38A3">
          <w:t xml:space="preserve">  </w:t>
        </w:r>
      </w:ins>
    </w:p>
    <w:p w14:paraId="6FEAE7D9" w14:textId="34615454"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w:t>
      </w:r>
      <w:r w:rsidR="00642F9D">
        <w:lastRenderedPageBreak/>
        <w:t xml:space="preserve">particularly for individual compositional groups </w:t>
      </w:r>
      <w:r w:rsidR="000E4E46" w:rsidRPr="000E4E46">
        <w:rPr>
          <w:rFonts w:cs="Times New Roman"/>
        </w:rPr>
        <w:t>(Snowdon, 1979; Ungerer and Pelet, 1987; Dieckmann et al., 2000; Schenk and Dieckmann, 2004)</w:t>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1C6CCC9D" w14:textId="4C0D127E" w:rsidR="00EE6EED" w:rsidRDefault="00681718" w:rsidP="00A71222">
      <w:pPr>
        <w:rPr>
          <w:ins w:id="308" w:author="Wang, David" w:date="2022-07-07T13:18:00Z"/>
        </w:rPr>
      </w:pPr>
      <w:r>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w:t>
      </w:r>
      <w:r w:rsidR="00BF3EBF">
        <w:t xml:space="preserve">The water:carbon ratio </w:t>
      </w:r>
      <w:r w:rsidR="00875882">
        <w:t>was</w:t>
      </w:r>
      <w:r w:rsidR="00BF3EBF">
        <w:t xml:space="preserve"> concomitantly high, approximately 200:1 given the TOC of 2.5%</w:t>
      </w:r>
      <w:r w:rsidR="00DC3E7B">
        <w:t xml:space="preserve"> and ignoring mineral carbon which </w:t>
      </w:r>
      <w:r w:rsidR="002E5508">
        <w:t xml:space="preserve">is assumed </w:t>
      </w:r>
      <w:ins w:id="309" w:author="Wang, David" w:date="2022-07-09T19:59:00Z">
        <w:r w:rsidR="006B57D0">
          <w:t xml:space="preserve">not </w:t>
        </w:r>
      </w:ins>
      <w:r w:rsidR="002E5508">
        <w:t xml:space="preserve">to </w:t>
      </w:r>
      <w:del w:id="310" w:author="Wang, David" w:date="2022-07-09T19:59:00Z">
        <w:r w:rsidR="002E5508" w:rsidDel="006B57D0">
          <w:delText>not</w:delText>
        </w:r>
        <w:r w:rsidR="00DC3E7B" w:rsidDel="006B57D0">
          <w:delText xml:space="preserve"> </w:delText>
        </w:r>
      </w:del>
      <w:r w:rsidR="00DC3E7B">
        <w:t>participate in the generation of thermogenic methane</w:t>
      </w:r>
      <w:r w:rsidR="00BF3EBF">
        <w:t xml:space="preserve">.  </w:t>
      </w:r>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bookmarkStart w:id="311" w:name="_Hlk108084289"/>
      <w:r w:rsidR="0055480A">
        <w:t>By contrast,</w:t>
      </w:r>
      <w:ins w:id="312" w:author="Wang, David" w:date="2022-07-07T10:59:00Z">
        <w:r w:rsidR="0029412C" w:rsidRPr="0029412C">
          <w:t xml:space="preserve"> water</w:t>
        </w:r>
      </w:ins>
      <w:ins w:id="313" w:author="Wang, David" w:date="2022-07-07T11:02:00Z">
        <w:r w:rsidR="0029412C">
          <w:t>:</w:t>
        </w:r>
      </w:ins>
      <w:ins w:id="314" w:author="Wang, David" w:date="2022-07-07T10:59:00Z">
        <w:r w:rsidR="0029412C" w:rsidRPr="0029412C">
          <w:t xml:space="preserve">rock ratios for shales </w:t>
        </w:r>
      </w:ins>
      <w:ins w:id="315" w:author="Wang, David" w:date="2022-07-07T11:03:00Z">
        <w:r w:rsidR="0029412C">
          <w:t>existing</w:t>
        </w:r>
      </w:ins>
      <w:ins w:id="316" w:author="Wang, David" w:date="2022-07-07T11:02:00Z">
        <w:r w:rsidR="0029412C">
          <w:t xml:space="preserve"> in nature </w:t>
        </w:r>
      </w:ins>
      <w:ins w:id="317" w:author="Wang, David" w:date="2022-07-07T11:03:00Z">
        <w:r w:rsidR="00DF09AD">
          <w:t>(</w:t>
        </w:r>
        <w:r w:rsidR="00DF09AD" w:rsidRPr="0029412C">
          <w:t>0.003</w:t>
        </w:r>
        <w:r w:rsidR="00DF09AD">
          <w:t>:</w:t>
        </w:r>
      </w:ins>
      <w:ins w:id="318" w:author="Wang, David" w:date="2022-07-07T11:04:00Z">
        <w:r w:rsidR="00DF09AD">
          <w:t xml:space="preserve">1 to </w:t>
        </w:r>
      </w:ins>
      <w:ins w:id="319" w:author="Wang, David" w:date="2022-07-07T11:03:00Z">
        <w:r w:rsidR="00DF09AD" w:rsidRPr="0029412C">
          <w:t>0.23</w:t>
        </w:r>
        <w:r w:rsidR="00DF09AD">
          <w:t>:1</w:t>
        </w:r>
      </w:ins>
      <w:ins w:id="320" w:author="Wang, David" w:date="2022-07-07T11:05:00Z">
        <w:r w:rsidR="00DF09AD">
          <w:t>; Bern et al., 2021)</w:t>
        </w:r>
      </w:ins>
      <w:ins w:id="321" w:author="Wang, David" w:date="2022-07-07T11:03:00Z">
        <w:r w:rsidR="00DF09AD">
          <w:t xml:space="preserve"> </w:t>
        </w:r>
      </w:ins>
      <w:ins w:id="322" w:author="Wang, David" w:date="2022-07-07T11:02:00Z">
        <w:r w:rsidR="0029412C">
          <w:t xml:space="preserve">are </w:t>
        </w:r>
      </w:ins>
      <w:ins w:id="323" w:author="Wang, David" w:date="2022-07-07T10:59:00Z">
        <w:r w:rsidR="0029412C" w:rsidRPr="0029412C">
          <w:t xml:space="preserve">several orders of magnitude lower than </w:t>
        </w:r>
      </w:ins>
      <w:ins w:id="324" w:author="Wang, David" w:date="2022-07-07T11:03:00Z">
        <w:r w:rsidR="00DF09AD">
          <w:t xml:space="preserve">those used in experiments.  </w:t>
        </w:r>
      </w:ins>
      <w:bookmarkEnd w:id="311"/>
      <w:del w:id="325" w:author="Wang, David" w:date="2022-07-07T11:03:00Z">
        <w:r w:rsidR="0055480A" w:rsidDel="00DF09AD">
          <w:delText xml:space="preserve"> </w:delText>
        </w:r>
      </w:del>
      <w:del w:id="326" w:author="Wang, David" w:date="2022-07-07T11:04:00Z">
        <w:r w:rsidR="0055480A" w:rsidDel="00DF09AD">
          <w:delText>p</w:delText>
        </w:r>
      </w:del>
      <w:ins w:id="327" w:author="Wang, David" w:date="2022-07-07T11:04:00Z">
        <w:r w:rsidR="00DF09AD">
          <w:t>P</w:t>
        </w:r>
      </w:ins>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rsidRPr="00501B2C">
        <w:rPr>
          <w:rFonts w:cs="Times New Roman"/>
        </w:rPr>
        <w:t>(see Figure 30 in Passey et al., 2010)</w:t>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rsidRPr="00CF44A7">
        <w:rPr>
          <w:rFonts w:cs="Times New Roman"/>
        </w:rPr>
        <w:t>(2010)</w:t>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p>
    <w:p w14:paraId="778EFE8E" w14:textId="27FEEF07" w:rsidR="00332CFC" w:rsidRDefault="00D33E4A" w:rsidP="00A71222">
      <w:pPr>
        <w:rPr>
          <w:ins w:id="328" w:author="Wang, David" w:date="2022-07-07T13:16:00Z"/>
        </w:rPr>
      </w:pPr>
      <w:r>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rsidRPr="00707882">
        <w:rPr>
          <w:rFonts w:cs="Times New Roman"/>
        </w:rPr>
        <w:t>(Mackenzie et al., 1983; Cooles et al., 1986; Sandvik et al., 1992)</w:t>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rsidRPr="00005DB1">
        <w:rPr>
          <w:rFonts w:cs="Times New Roman"/>
        </w:rPr>
        <w:t>(Gupta et al., 2018)</w:t>
      </w:r>
      <w:r w:rsidR="007D4F56">
        <w:t xml:space="preserve">.  </w:t>
      </w:r>
      <w:ins w:id="329" w:author="Wang, David" w:date="2022-07-07T13:16:00Z">
        <w:r w:rsidR="00332CFC">
          <w:t>A</w:t>
        </w:r>
      </w:ins>
      <w:ins w:id="330" w:author="Wang, David" w:date="2022-07-07T13:15:00Z">
        <w:r w:rsidR="00332CFC">
          <w:t xml:space="preserve"> </w:t>
        </w:r>
      </w:ins>
      <w:ins w:id="331" w:author="Wang, David" w:date="2022-07-07T13:16:00Z">
        <w:r w:rsidR="00332CFC">
          <w:t xml:space="preserve">residual </w:t>
        </w:r>
      </w:ins>
      <w:ins w:id="332" w:author="Wang, David" w:date="2022-07-07T13:15:00Z">
        <w:r w:rsidR="00332CFC">
          <w:t xml:space="preserve">water </w:t>
        </w:r>
      </w:ins>
      <w:ins w:id="333" w:author="Wang, David" w:date="2022-07-07T13:16:00Z">
        <w:r w:rsidR="00332CFC">
          <w:t xml:space="preserve">monolayer on clay particles, if present, might </w:t>
        </w:r>
      </w:ins>
      <w:ins w:id="334" w:author="Wang, David" w:date="2022-07-07T13:15:00Z">
        <w:r w:rsidR="00332CFC">
          <w:t xml:space="preserve">be responsible for </w:t>
        </w:r>
      </w:ins>
      <w:ins w:id="335" w:author="Wang, David" w:date="2022-07-07T13:16:00Z">
        <w:r w:rsidR="00332CFC">
          <w:t xml:space="preserve">some of </w:t>
        </w:r>
      </w:ins>
      <w:ins w:id="336" w:author="Wang, David" w:date="2022-07-07T13:15:00Z">
        <w:r w:rsidR="00332CFC">
          <w:t xml:space="preserve">the </w:t>
        </w:r>
      </w:ins>
      <w:ins w:id="337" w:author="Wang, David" w:date="2022-07-07T13:16:00Z">
        <w:r w:rsidR="00332CFC">
          <w:t xml:space="preserve">undeuterated methane in the early stages of our experiment.  </w:t>
        </w:r>
      </w:ins>
      <w:ins w:id="338" w:author="Wang, David" w:date="2022-07-07T13:19:00Z">
        <w:r w:rsidR="00EE6EED">
          <w:t>If this is the case, using crushed</w:t>
        </w:r>
      </w:ins>
      <w:ins w:id="339" w:author="Wang, David" w:date="2022-07-07T13:20:00Z">
        <w:r w:rsidR="00EE6EED">
          <w:t xml:space="preserve"> rock instead of rock powder</w:t>
        </w:r>
      </w:ins>
      <w:ins w:id="340" w:author="Wang, David" w:date="2022-07-07T13:19:00Z">
        <w:r w:rsidR="00EE6EED">
          <w:t xml:space="preserve"> </w:t>
        </w:r>
      </w:ins>
      <w:ins w:id="341" w:author="Wang, David" w:date="2022-07-07T13:23:00Z">
        <w:r w:rsidR="00A56FF7">
          <w:t xml:space="preserve">in the experiment </w:t>
        </w:r>
      </w:ins>
      <w:ins w:id="342" w:author="Wang, David" w:date="2022-07-07T13:20:00Z">
        <w:r w:rsidR="00EE6EED">
          <w:t xml:space="preserve">might yield </w:t>
        </w:r>
      </w:ins>
      <w:ins w:id="343" w:author="Wang, David" w:date="2022-07-07T13:21:00Z">
        <w:r w:rsidR="00EE6EED">
          <w:t xml:space="preserve">yet </w:t>
        </w:r>
      </w:ins>
      <w:ins w:id="344" w:author="Wang, David" w:date="2022-07-07T13:20:00Z">
        <w:r w:rsidR="00EE6EED">
          <w:t>hi</w:t>
        </w:r>
      </w:ins>
      <w:ins w:id="345" w:author="Wang, David" w:date="2022-07-07T13:21:00Z">
        <w:r w:rsidR="00EE6EED">
          <w:t>gher proportions of C</w:t>
        </w:r>
        <w:r w:rsidR="00EE6EED" w:rsidRPr="00EE6EED">
          <w:rPr>
            <w:vertAlign w:val="superscript"/>
            <w:rPrChange w:id="346" w:author="Wang, David" w:date="2022-07-07T13:21:00Z">
              <w:rPr/>
            </w:rPrChange>
          </w:rPr>
          <w:t>1</w:t>
        </w:r>
        <w:r w:rsidR="00EE6EED">
          <w:t>H</w:t>
        </w:r>
        <w:r w:rsidR="00EE6EED">
          <w:rPr>
            <w:vertAlign w:val="subscript"/>
          </w:rPr>
          <w:t>4</w:t>
        </w:r>
        <w:r w:rsidR="00EE6EED">
          <w:t xml:space="preserve"> in the earlier</w:t>
        </w:r>
      </w:ins>
      <w:ins w:id="347" w:author="Wang, David" w:date="2022-07-07T13:22:00Z">
        <w:r w:rsidR="00A56FF7">
          <w:t xml:space="preserve"> samples</w:t>
        </w:r>
      </w:ins>
      <w:ins w:id="348" w:author="Wang, David" w:date="2022-07-07T13:20:00Z">
        <w:r w:rsidR="00EE6EED">
          <w:t>.</w:t>
        </w:r>
      </w:ins>
    </w:p>
    <w:p w14:paraId="29645F56" w14:textId="19309348" w:rsidR="00A62EB4" w:rsidRPr="00EA0E38" w:rsidRDefault="00A65B18" w:rsidP="00A71222">
      <w:r>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rsidRPr="002C1893">
        <w:rPr>
          <w:rFonts w:cs="Times New Roman"/>
        </w:rPr>
        <w:t>(Klein et al., 2019; Grozeva et al., 2020)</w:t>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lastRenderedPageBreak/>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1B038AFA"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w:t>
      </w:r>
      <w:del w:id="349" w:author="Wang, David" w:date="2022-07-07T13:07:00Z">
        <w:r w:rsidR="007A4272" w:rsidDel="004C15B7">
          <w:delText xml:space="preserve">kerogen </w:delText>
        </w:r>
      </w:del>
      <w:ins w:id="350" w:author="Wang, David" w:date="2022-07-07T13:07:00Z">
        <w:r w:rsidR="004C15B7">
          <w:t xml:space="preserve">organic matter </w:t>
        </w:r>
      </w:ins>
      <w:r w:rsidR="007A4272">
        <w:t xml:space="preserve">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0BD3C982"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(PetroSurveys,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Aaron Sattler (ExxonMobil Research and Engineering) for advice on inverting mass spectral data, Michael Lewan</w:t>
      </w:r>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ins w:id="351" w:author="Wang, David" w:date="2022-07-09T20:00:00Z">
        <w:r w:rsidR="003A4B01">
          <w:t xml:space="preserve">We </w:t>
        </w:r>
      </w:ins>
      <w:ins w:id="352" w:author="Wang, David" w:date="2022-07-09T20:01:00Z">
        <w:r w:rsidR="003A4B01">
          <w:t>thank Daniel Dawson</w:t>
        </w:r>
      </w:ins>
      <w:ins w:id="353" w:author="Wang, David" w:date="2022-07-13T07:43:00Z">
        <w:r w:rsidR="00D641E1">
          <w:t xml:space="preserve"> </w:t>
        </w:r>
      </w:ins>
      <w:ins w:id="354" w:author="Wang, David" w:date="2022-07-09T20:01:00Z">
        <w:r w:rsidR="003A4B01">
          <w:t xml:space="preserve">and </w:t>
        </w:r>
      </w:ins>
      <w:ins w:id="355" w:author="Wang, David" w:date="2022-07-13T07:43:00Z">
        <w:r w:rsidR="00D641E1">
          <w:t xml:space="preserve">an </w:t>
        </w:r>
      </w:ins>
      <w:ins w:id="356" w:author="Wang, David" w:date="2022-07-09T20:01:00Z">
        <w:r w:rsidR="003A4B01">
          <w:t xml:space="preserve">anonymous reviewer for </w:t>
        </w:r>
      </w:ins>
      <w:ins w:id="357" w:author="Wang, David" w:date="2022-07-09T20:02:00Z">
        <w:r w:rsidR="003A4B01">
          <w:t>helpful feedback on the manuscript, and Cliff Walters, Joe Curiale, and Lloyd Snowdon for editorial handling</w:t>
        </w:r>
      </w:ins>
      <w:ins w:id="358" w:author="Wang, David" w:date="2022-07-09T20:05:00Z">
        <w:r w:rsidR="00760CF8">
          <w:t xml:space="preserve"> and additional comments</w:t>
        </w:r>
      </w:ins>
      <w:ins w:id="359" w:author="Wang, David" w:date="2022-07-09T20:02:00Z">
        <w:r w:rsidR="003A4B01">
          <w:t xml:space="preserve">.  </w:t>
        </w:r>
      </w:ins>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4C969D70" w:rsidR="00745DBD" w:rsidRDefault="00745DBD" w:rsidP="00745DBD">
      <w:pPr>
        <w:pStyle w:val="Bibliography"/>
        <w:rPr>
          <w:ins w:id="360" w:author="Wang, David" w:date="2022-06-21T16:41:00Z"/>
        </w:rPr>
      </w:pPr>
      <w:r>
        <w:t>Alexander, R., Kagi, R.I., Larcher, A.V., 1984. Clay catalysis of alkyl hydrogen exchange reactions—reaction mechanisms. Organic Geochemistry 6, 755–760.</w:t>
      </w:r>
    </w:p>
    <w:p w14:paraId="4922A203" w14:textId="503A331A" w:rsidR="00575251" w:rsidRPr="00575251" w:rsidRDefault="00575251" w:rsidP="00575251">
      <w:pPr>
        <w:pStyle w:val="Bibliography"/>
      </w:pPr>
      <w:ins w:id="361" w:author="Wang, David" w:date="2022-06-21T16:41:00Z">
        <w:r w:rsidRPr="00575251">
          <w:t>Allen, J.W., Goldsmith, C.F., Green, W.H., 2012. Automatic estimation of pressure-dependent rate coefficients. Phys. Chem. Chem. Phys. 14, 1131–1155.</w:t>
        </w:r>
      </w:ins>
    </w:p>
    <w:p w14:paraId="2CBCEDD1" w14:textId="5E39ADCC" w:rsidR="00745DBD" w:rsidRDefault="00745DBD" w:rsidP="00745DBD">
      <w:pPr>
        <w:pStyle w:val="Bibliography"/>
      </w:pPr>
      <w:r>
        <w:t xml:space="preserve">Baskin, D.K., 1997. Atomic H/C ratio of kerogen as an estimate of thermal maturity and organic matter conversion. AAPG </w:t>
      </w:r>
      <w:ins w:id="362" w:author="Wang, David" w:date="2022-06-21T13:35:00Z">
        <w:r w:rsidR="001950F9">
          <w:t>B</w:t>
        </w:r>
      </w:ins>
      <w:del w:id="363" w:author="Wang, David" w:date="2022-06-21T13:35:00Z">
        <w:r w:rsidDel="001950F9">
          <w:delText>b</w:delText>
        </w:r>
      </w:del>
      <w:r>
        <w:t>ulletin 81, 1437–1450.</w:t>
      </w:r>
    </w:p>
    <w:p w14:paraId="66FC46B6" w14:textId="13522204" w:rsidR="00745DBD" w:rsidRDefault="00745DBD" w:rsidP="00745DBD">
      <w:pPr>
        <w:pStyle w:val="Bibliography"/>
        <w:rPr>
          <w:ins w:id="364" w:author="Wang, David" w:date="2022-07-07T10:58:00Z"/>
          <w:lang w:val="es-ES"/>
        </w:rPr>
      </w:pPr>
      <w:r>
        <w:t xml:space="preserve">Beaudry, P., Stefánsson, A., Fiebig, J., Rhim, J.H., Ono, S., 2021. High temperature generation and equilibration of methane in terrestrial geothermal systems: Evidence from clumped isotopologues. </w:t>
      </w:r>
      <w:r w:rsidRPr="00745DBD">
        <w:rPr>
          <w:lang w:val="es-ES"/>
        </w:rPr>
        <w:t>Geochimica et Cosmochimica Acta 309, 209–234.</w:t>
      </w:r>
    </w:p>
    <w:p w14:paraId="50EFA521" w14:textId="351542FC" w:rsidR="0029412C" w:rsidRPr="0029412C" w:rsidRDefault="0029412C" w:rsidP="0029412C">
      <w:pPr>
        <w:pStyle w:val="Bibliography"/>
        <w:rPr>
          <w:rPrChange w:id="365" w:author="Wang, David" w:date="2022-07-07T10:58:00Z">
            <w:rPr>
              <w:lang w:val="es-ES"/>
            </w:rPr>
          </w:rPrChange>
        </w:rPr>
      </w:pPr>
      <w:ins w:id="366" w:author="Wang, David" w:date="2022-07-07T10:58:00Z">
        <w:r w:rsidRPr="0029412C">
          <w:t>Bern, C.R., Birdwell, J.E.</w:t>
        </w:r>
        <w:r>
          <w:t xml:space="preserve">, </w:t>
        </w:r>
        <w:r w:rsidRPr="0029412C">
          <w:t xml:space="preserve">Jubb, A.M., 2021. Water-rock interaction and the concentrations of major, trace, and rare earth elements in hydrocarbon-associated produced waters of the United States. Environmental Science: Processes &amp; Impacts, 23(8), 1198-1219. </w:t>
        </w:r>
      </w:ins>
    </w:p>
    <w:p w14:paraId="7731A182" w14:textId="77777777" w:rsidR="00745DBD" w:rsidRDefault="00745DBD" w:rsidP="00745DBD">
      <w:pPr>
        <w:pStyle w:val="Bibliography"/>
      </w:pPr>
      <w:r w:rsidRPr="00745DBD">
        <w:rPr>
          <w:lang w:val="es-ES"/>
        </w:rPr>
        <w:t xml:space="preserve">Berner, U., Faber, E., Scheeder, G., Panten, D., 1995. </w:t>
      </w:r>
      <w:r>
        <w:t>Primary cracking of algal and landplant kerogens: kinetic models of isotope variations in methane, ethane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r>
        <w:t>Cardneaux,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r>
        <w:t>Cardneaux, A.P., 2012. Mapping of the oil window in the Eagle Ford shale play of southwest Texas using thermal modeling and log overlay analysis (Masters Thesis). Louisiana State University.</w:t>
      </w:r>
    </w:p>
    <w:p w14:paraId="4148C3EB" w14:textId="5B1F7B02" w:rsidR="00745DBD" w:rsidRDefault="00745DBD" w:rsidP="00745DBD">
      <w:pPr>
        <w:pStyle w:val="Bibliography"/>
      </w:pPr>
      <w:r>
        <w:t>Clayton, C., 2003. Hydrogen isotope systematics of thermally generated natural gas. International Meeting on Organic Geochemistry, 21st, Kraków, Poland, Book Abstr. Part I</w:t>
      </w:r>
      <w:ins w:id="367" w:author="Wang, David" w:date="2022-07-09T20:18:00Z">
        <w:r w:rsidR="00C95BF0">
          <w:t>,</w:t>
        </w:r>
      </w:ins>
      <w:r>
        <w:t xml:space="preserve"> 51–52.</w:t>
      </w:r>
    </w:p>
    <w:p w14:paraId="2EA1E5AB" w14:textId="77777777" w:rsidR="00262768" w:rsidRPr="00912C35" w:rsidRDefault="00262768" w:rsidP="00262768">
      <w:pPr>
        <w:pStyle w:val="Bibliography"/>
        <w:rPr>
          <w:ins w:id="368" w:author="Wang, David" w:date="2022-06-21T16:25:00Z"/>
        </w:rPr>
      </w:pPr>
      <w:ins w:id="369" w:author="Wang, David" w:date="2022-06-21T16:25:00Z">
        <w:r>
          <w:t>Class, C.A., 2015.  Predicting organosulfur chemistry in fuel sources (PhD Thesis).  Massachusetts Institute of Technology.</w:t>
        </w:r>
      </w:ins>
    </w:p>
    <w:p w14:paraId="1F90D39B" w14:textId="77777777" w:rsidR="00745DBD" w:rsidRPr="00745DBD" w:rsidRDefault="00745DBD" w:rsidP="00745DBD">
      <w:pPr>
        <w:pStyle w:val="Bibliography"/>
        <w:rPr>
          <w:lang w:val="es-ES"/>
        </w:rPr>
      </w:pPr>
      <w:r>
        <w:t xml:space="preserve">Connan, J., Cassou, A.M., 1980. Properties of gases and petroleum liquids derived from terrestrial kerogen at various maturation levels. </w:t>
      </w:r>
      <w:r w:rsidRPr="00745DBD">
        <w:rPr>
          <w:lang w:val="es-ES"/>
        </w:rPr>
        <w:t>Geochimica et Cosmochimica Acta 44, 1–23.</w:t>
      </w:r>
    </w:p>
    <w:p w14:paraId="1212B4DB" w14:textId="77777777" w:rsidR="00745DBD" w:rsidRDefault="00745DBD" w:rsidP="00745DBD">
      <w:pPr>
        <w:pStyle w:val="Bibliography"/>
      </w:pPr>
      <w:r w:rsidRPr="00745DBD">
        <w:rPr>
          <w:lang w:val="es-ES"/>
        </w:rPr>
        <w:t xml:space="preserve">Cooles, G., Mackenzie, A., Quigley, T., 1986. </w:t>
      </w:r>
      <w:r>
        <w:t>Calculation of petroleum masses generated and expelled from source rocks. Organic Geochemistry 10, 235–245.</w:t>
      </w:r>
    </w:p>
    <w:p w14:paraId="72B0FD56" w14:textId="5FBDD2DF" w:rsidR="00745DBD" w:rsidRDefault="00745DBD" w:rsidP="00745DBD">
      <w:pPr>
        <w:pStyle w:val="Bibliography"/>
        <w:rPr>
          <w:ins w:id="370" w:author="Wang, David" w:date="2022-06-21T14:08:00Z"/>
        </w:rPr>
      </w:pPr>
      <w:r>
        <w:t>Dawson, D., Grice, K., Alexander, R., 2005. Effect of maturation on the indigenous δD signatures of individual hydrocarbons in sediments and crude oils from the Perth Basin (Western Australia). Organic Geochemistry 36, 95–104.</w:t>
      </w:r>
    </w:p>
    <w:p w14:paraId="104F91DA" w14:textId="19872260" w:rsidR="00B1556C" w:rsidRPr="00B1556C" w:rsidRDefault="00B1556C" w:rsidP="00B1556C">
      <w:pPr>
        <w:pStyle w:val="Bibliography"/>
      </w:pPr>
      <w:ins w:id="371" w:author="Wang, David" w:date="2022-06-21T14:08:00Z">
        <w:r w:rsidRPr="00B1556C">
          <w:t xml:space="preserve">Dias, R.F., Lewan, M.D., Birdwell, J.E. and Kotarba, M.J., 2014. Differentiation of pre-existing trapped methane from thermogenic methane in an igneous-intruded coal by hydrous pyrolysis. Organic Geochemistry 67, </w:t>
        </w:r>
        <w:r>
          <w:t>1–</w:t>
        </w:r>
        <w:r w:rsidRPr="00B1556C">
          <w:t>7.</w:t>
        </w:r>
      </w:ins>
    </w:p>
    <w:p w14:paraId="0AF3CCE6" w14:textId="77777777" w:rsidR="00745DBD" w:rsidRDefault="00745DBD" w:rsidP="00745DBD">
      <w:pPr>
        <w:pStyle w:val="Bibliography"/>
      </w:pPr>
      <w:r>
        <w:t>Dibeler, V.H., Mohler, F.L., 1950. Mass spectra of the deuteromethanes. J. Research Nat. Bur. Standards 45, 441–444.</w:t>
      </w:r>
    </w:p>
    <w:p w14:paraId="46084263" w14:textId="77777777" w:rsidR="00745DBD" w:rsidRDefault="00745DBD" w:rsidP="00745DBD">
      <w:pPr>
        <w:pStyle w:val="Bibliography"/>
      </w:pPr>
      <w:r>
        <w:t>Dieckmann,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Dong, G., Xie, H., Formolo, M., Lawson, M., Sessions, A., Eiler, J., 2021. Clumped isotope effects of thermogenic methane formation: insights from pyrolysis of hydrocarbons. Geochimica et Cosmochimica Acta. doi:10.1016/j.gca.2021.03.009</w:t>
      </w:r>
    </w:p>
    <w:p w14:paraId="60AF94EF" w14:textId="77777777" w:rsidR="00745DBD" w:rsidRDefault="00745DBD" w:rsidP="00745DBD">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AF1722F" w14:textId="77777777" w:rsidR="00745DBD" w:rsidRDefault="00745DBD" w:rsidP="00745DBD">
      <w:pPr>
        <w:pStyle w:val="Bibliography"/>
      </w:pPr>
      <w:r>
        <w:t>Eichhubl,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r>
        <w:t xml:space="preserve">Eldrett, J.S., Ma, C., Bergman, S.C., Lutz, B., Gregory, F.J., Dodsworth, P., Phipps, M., Hardas, P., Minisini, D., Ozkan, A., Ramezani, J., Bowring, S.A., Kamo, S.L., Ferguson, K., Macaulay, C., Kelly, A.E., 2015. An </w:t>
      </w:r>
      <w:r>
        <w:lastRenderedPageBreak/>
        <w:t>astronomically calibrated stratigraphy of the Cenomanian, Turonian and earliest Coniacian from the Cretaceous Western Interior Seaway, USA: Implications for global chronostratigraphy. Cretaceous Research 56, 316–344.</w:t>
      </w:r>
    </w:p>
    <w:p w14:paraId="0DDB6337" w14:textId="77777777" w:rsidR="00745DBD" w:rsidRDefault="00745DBD" w:rsidP="00745DBD">
      <w:pPr>
        <w:pStyle w:val="Bibliography"/>
      </w:pPr>
      <w:r>
        <w:t>Eldrett, J.S., Minisini, D., Bergman, S.C., 2014. Decoupling of the carbon cycle during Ocean Anoxic Event 2. Geology 42, 567–570.</w:t>
      </w:r>
    </w:p>
    <w:p w14:paraId="3479EE74" w14:textId="77777777" w:rsidR="00745DBD" w:rsidRDefault="00745DBD" w:rsidP="00745DBD">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t>French, K.L., Birdwell, J.E., Lewan, M.D., 2020. Trends in thermal maturity indicators for the organic sulfur-rich Eagle Ford Shale. Marine and Petroleum Geology 118, 104459.</w:t>
      </w:r>
    </w:p>
    <w:p w14:paraId="387688FE" w14:textId="77777777" w:rsidR="00745DBD" w:rsidRDefault="00745DBD" w:rsidP="00745DBD">
      <w:pPr>
        <w:pStyle w:val="Bibliography"/>
      </w:pPr>
      <w:r>
        <w:t>Freund, H., Walters, C.C., Kelemen, S.R., Siskin, M., Gorbaty, M.L., Curry, D.J., Bence, A.E., 2007. Predicting oil and gas compositional yields via chemical structure–chemical yield modeling (CS-CYM): Part 1 – Concepts and implementation. Organic Geochemistry 38, 288–305.</w:t>
      </w:r>
    </w:p>
    <w:p w14:paraId="4409E63C" w14:textId="77777777" w:rsidR="00262768" w:rsidRDefault="00262768" w:rsidP="00262768">
      <w:pPr>
        <w:pStyle w:val="Bibliography"/>
        <w:rPr>
          <w:ins w:id="372" w:author="Wang, David" w:date="2022-06-21T16:25:00Z"/>
        </w:rPr>
      </w:pPr>
      <w:ins w:id="373" w:author="Wang, David" w:date="2022-06-21T16:25:00Z">
        <w:r>
          <w:t xml:space="preserve">Gao, C.W., 2016.  Automatic reaction mechanism generation (PhD Thesis).  Massachusetts Institute of Technology. </w:t>
        </w:r>
      </w:ins>
    </w:p>
    <w:p w14:paraId="36723E1C" w14:textId="77777777" w:rsidR="00745DBD" w:rsidRPr="00745DBD" w:rsidRDefault="00745DBD" w:rsidP="00745DBD">
      <w:pPr>
        <w:pStyle w:val="Bibliography"/>
        <w:rPr>
          <w:lang w:val="es-ES"/>
        </w:rPr>
      </w:pPr>
      <w:r>
        <w:t xml:space="preserve">Giunta, T., Young, E.D., Warr, O., Kohl, I., Ash, J.L., Martini, A., Mundle, S.O., Rumble, D., Pérez-Rodríguez, I., Wasley, M., LaRowe, D.E., Gilbert, A., Sherwood Lollar, B., 2019. Methane sources and sinks in continental sedimentary systems: New insights from paired clumped isotopologues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r w:rsidRPr="00745DBD">
        <w:rPr>
          <w:lang w:val="es-ES"/>
        </w:rPr>
        <w:t>Geochimica et Cosmochimica Acta 245, 327–351.</w:t>
      </w:r>
    </w:p>
    <w:p w14:paraId="57C576BC" w14:textId="77777777" w:rsidR="00745DBD" w:rsidRDefault="00745DBD" w:rsidP="00745DBD">
      <w:pPr>
        <w:pStyle w:val="Bibliography"/>
      </w:pPr>
      <w:r w:rsidRPr="00745DBD">
        <w:rPr>
          <w:lang w:val="es-ES"/>
        </w:rPr>
        <w:t xml:space="preserve">Glasoe, P.K., Long, F.A., 1960. </w:t>
      </w:r>
      <w:r>
        <w:t>Use of glass electrodes to measure acidites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FDED807" w14:textId="77777777" w:rsidR="00745DBD" w:rsidRDefault="00745DBD" w:rsidP="00745DBD">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Jernigen, J., Curtis, M., Rai, C., Sondergeld,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r>
        <w:t>Hantschel, T., Kauerauf,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Harbor, R.L., 2011. Facies characterization and stratigraphic architecture of organic-rich mudrocks, Upper Cretaceous Eagle Ford Formation, South Texas (Masters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Helgeson, H.C., Knox, A.M., Owens, C.E., Shock, E.L., 1993. Petroleum, oil field waters, and authigenic mineral assemblages Are they in metastable equilibrium in hydrocarbon reservoirs. Geochimica et Cosmochimica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r w:rsidRPr="00745DBD">
        <w:rPr>
          <w:lang w:val="es-ES"/>
        </w:rPr>
        <w:t>Geochimica et Cosmochimica Acta 73, 594–695.</w:t>
      </w:r>
    </w:p>
    <w:p w14:paraId="4F22C218" w14:textId="77777777" w:rsidR="00745DBD" w:rsidRDefault="00745DBD" w:rsidP="00745DBD">
      <w:pPr>
        <w:pStyle w:val="Bibliography"/>
      </w:pPr>
      <w:r w:rsidRPr="00745DBD">
        <w:rPr>
          <w:lang w:val="es-ES"/>
        </w:rPr>
        <w:t xml:space="preserve">Hentz, T.F., Ruppel,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r>
        <w:t>Hindle, A.D., 1997. Petroleum Migration Pathways and Charge Concentration: A Three-Dimensional Model. AAPG Bulletin 81, 1451–1481.</w:t>
      </w:r>
    </w:p>
    <w:p w14:paraId="6B3B53BB" w14:textId="77777777" w:rsidR="00745DBD" w:rsidRDefault="00745DBD" w:rsidP="00745DBD">
      <w:pPr>
        <w:pStyle w:val="Bibliography"/>
      </w:pPr>
      <w:r>
        <w:t>Hoering, T., 1984. Thermal reactions of kerogen with added water, heavy water and pure organic substances. Organic Geochemistry 5, 267–278.</w:t>
      </w:r>
    </w:p>
    <w:p w14:paraId="5E08177B" w14:textId="77777777" w:rsidR="00745DBD" w:rsidRDefault="00745DBD" w:rsidP="00745DBD">
      <w:pPr>
        <w:pStyle w:val="Bibliography"/>
      </w:pPr>
      <w:r>
        <w:lastRenderedPageBreak/>
        <w:t>Huizinga, B.J., Tannenbaum, E., Kaplan, I.R., 1987. The role of minerals in the thermal alteration of organic matter—IV. Generation of n-alkanes, acyclic isoprenoids, and alkenes in laboratory experiments. Geochimica et Cosmochimica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 . IHS Markit.</w:t>
      </w:r>
    </w:p>
    <w:p w14:paraId="0AD8BE9E" w14:textId="77777777" w:rsidR="00745DBD" w:rsidRDefault="00745DBD" w:rsidP="00745DBD">
      <w:pPr>
        <w:pStyle w:val="Bibliography"/>
      </w:pPr>
      <w:r w:rsidRPr="00745DBD">
        <w:rPr>
          <w:lang w:val="es-ES"/>
        </w:rPr>
        <w:t xml:space="preserve">Jenden, P.D., Drazan, D.J., Kaplan, I.R., 1993. </w:t>
      </w:r>
      <w:r>
        <w:t>Mixing of thermogenic natural gases in northern Appalachian basin. AAPG Bulletin 77, 980–998.</w:t>
      </w:r>
    </w:p>
    <w:p w14:paraId="38157BC8" w14:textId="77777777" w:rsidR="00745DBD" w:rsidRDefault="00745DBD" w:rsidP="00745DBD">
      <w:pPr>
        <w:pStyle w:val="Bibliography"/>
      </w:pPr>
      <w:r>
        <w:t>Jung, B., Garven,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Klein, F., Grozeva,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pp. 221–222.</w:t>
      </w:r>
    </w:p>
    <w:p w14:paraId="0B7C239A" w14:textId="77777777" w:rsidR="00745DBD" w:rsidRDefault="00745DBD" w:rsidP="00745DBD">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46E7D26" w14:textId="77777777" w:rsidR="00745DBD" w:rsidRDefault="00745DBD" w:rsidP="00745DBD">
      <w:pPr>
        <w:pStyle w:val="Bibliography"/>
      </w:pPr>
      <w:r>
        <w:t>Laplante, R.E., 1974. Hydrocarbon generation in Gulf Coast Tertiary sediments. AAPG Bulletin 58, 1281–1289.</w:t>
      </w:r>
    </w:p>
    <w:p w14:paraId="0DC3E91C" w14:textId="77777777" w:rsidR="00745DBD" w:rsidRPr="00745DBD" w:rsidRDefault="00745DBD" w:rsidP="00745DBD">
      <w:pPr>
        <w:pStyle w:val="Bibliography"/>
        <w:rPr>
          <w:lang w:val="es-ES"/>
        </w:rPr>
      </w:pPr>
      <w:r>
        <w:t xml:space="preserve">Lécluse, C., Robert, F., 1994. Hydrogen isotope exchange reaction rates: Origin of water in the inner solar system. </w:t>
      </w:r>
      <w:r w:rsidRPr="00745DBD">
        <w:rPr>
          <w:lang w:val="es-ES"/>
        </w:rPr>
        <w:t>Geochimica et Cosmochimica Acta 58, 2927–2939.</w:t>
      </w:r>
    </w:p>
    <w:p w14:paraId="2FD28388" w14:textId="77777777" w:rsidR="00745DBD" w:rsidRDefault="00745DBD" w:rsidP="00745DBD">
      <w:pPr>
        <w:pStyle w:val="Bibliography"/>
      </w:pPr>
      <w:r w:rsidRPr="00745DBD">
        <w:rPr>
          <w:lang w:val="es-ES"/>
        </w:rPr>
        <w:t xml:space="preserve">Leif, R.N., Simoneit, B.R., 2000. </w:t>
      </w:r>
      <w:r>
        <w:t>The role of alkenes produced during hydrous pyrolysis of a shale. Organic Geochemistry 31, 1189–1208.</w:t>
      </w:r>
    </w:p>
    <w:p w14:paraId="3A0CC043" w14:textId="77777777" w:rsidR="00745DBD" w:rsidRDefault="00745DBD" w:rsidP="00745DBD">
      <w:pPr>
        <w:pStyle w:val="Bibliography"/>
      </w:pPr>
      <w:r>
        <w:t>Lewan, M., 1992. Water as a source of hydrogen and oxygen in petroleum formation by hydrous pyrolysis. Am. Chem. Soc. Div. Fuel Chem 37, 1643–1649.</w:t>
      </w:r>
    </w:p>
    <w:p w14:paraId="1638AB9A" w14:textId="77777777" w:rsidR="00745DBD" w:rsidRDefault="00745DBD" w:rsidP="00745DBD">
      <w:pPr>
        <w:pStyle w:val="Bibliography"/>
      </w:pPr>
      <w:r>
        <w:t>Lewan, M., 1997. Experiments on the role of water in petroleum formation. Geochimica et Cosmochimica Acta 61, 3691–3723.</w:t>
      </w:r>
    </w:p>
    <w:p w14:paraId="171BDD95" w14:textId="77777777" w:rsidR="00745DBD" w:rsidRDefault="00745DBD" w:rsidP="00745DBD">
      <w:pPr>
        <w:pStyle w:val="Bibliography"/>
      </w:pPr>
      <w:r>
        <w:t>Lewan,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Lis, G.P., Schimmelmann, A., Mastalerz, M., 2006. D/H ratios and hydrogen exchangeability of type-II kerogens with increasing thermal maturity. Organic Geochemistry 37, 342–353.</w:t>
      </w:r>
    </w:p>
    <w:p w14:paraId="45F96493" w14:textId="0DD729E9" w:rsidR="00745DBD" w:rsidRPr="00262768" w:rsidRDefault="00745DBD" w:rsidP="00745DBD">
      <w:pPr>
        <w:pStyle w:val="Bibliography"/>
        <w:rPr>
          <w:ins w:id="374" w:author="Wang, David" w:date="2022-06-21T16:24:00Z"/>
          <w:rPrChange w:id="375" w:author="Wang, David" w:date="2022-06-21T16:24:00Z">
            <w:rPr>
              <w:ins w:id="376" w:author="Wang, David" w:date="2022-06-21T16:24:00Z"/>
              <w:lang w:val="es-ES"/>
            </w:rPr>
          </w:rPrChange>
        </w:rPr>
      </w:pPr>
      <w:r>
        <w:t xml:space="preserve">Lloyd, M.K., Eldridge, D.L., Stolper,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r w:rsidRPr="00262768">
        <w:rPr>
          <w:rPrChange w:id="377" w:author="Wang, David" w:date="2022-06-21T16:24:00Z">
            <w:rPr>
              <w:lang w:val="es-ES"/>
            </w:rPr>
          </w:rPrChange>
        </w:rPr>
        <w:t>Geochimica et Cosmochimica Acta 297, 233–275.</w:t>
      </w:r>
    </w:p>
    <w:p w14:paraId="126F91A9" w14:textId="7360F6A8" w:rsidR="00262768" w:rsidRPr="00262768" w:rsidRDefault="00262768" w:rsidP="00262768">
      <w:pPr>
        <w:pStyle w:val="Bibliography"/>
        <w:rPr>
          <w:rPrChange w:id="378" w:author="Wang, David" w:date="2022-06-21T16:24:00Z">
            <w:rPr>
              <w:lang w:val="es-ES"/>
            </w:rPr>
          </w:rPrChange>
        </w:rPr>
      </w:pPr>
      <w:ins w:id="379" w:author="Wang, David" w:date="2022-06-21T16:24:00Z">
        <w:r w:rsidRPr="00262768">
          <w:rPr>
            <w:rPrChange w:id="380" w:author="Wang, David" w:date="2022-06-21T16:24:00Z">
              <w:rPr>
                <w:lang w:val="es-ES"/>
              </w:rPr>
            </w:rPrChange>
          </w:rPr>
          <w:t>Liu, M., Grinberg Dana, A., Johnson, M.S., Goldman, M.J., Jocher, A., Payne, A.M., Grambow, C.A., Han, K., Yee, N.W., Mazeau, E.J., Blondal, K., West, R.H., Goldsmith, C.F., Green, W.H., 2021. Reaction Mechanism Generator v3.0: Advances in Automatic Mechanism Generation. Journal of Chemical Information and Modeling 61, 2686–2696.</w:t>
        </w:r>
      </w:ins>
    </w:p>
    <w:p w14:paraId="0B9423C9" w14:textId="77777777" w:rsidR="00745DBD" w:rsidRDefault="00745DBD" w:rsidP="00745DBD">
      <w:pPr>
        <w:pStyle w:val="Bibliography"/>
      </w:pPr>
      <w:r w:rsidRPr="00745DBD">
        <w:rPr>
          <w:lang w:val="es-ES"/>
        </w:rPr>
        <w:t xml:space="preserve">Lu, S., Wang, M., Xue, H., Li, J., Chen, F., Xu, Q., 2011. </w:t>
      </w:r>
      <w:r>
        <w:t>The impact of aqueous medium on gas yields and kinetic behaviors of hydrogen isotope fractionation during organic matter thermal degradation. Acta Geologica Sinica - English Edition 85, 1466–1477.</w:t>
      </w:r>
    </w:p>
    <w:p w14:paraId="4D2D9B54" w14:textId="77777777" w:rsidR="00745DBD" w:rsidRDefault="00745DBD" w:rsidP="00745DBD">
      <w:pPr>
        <w:pStyle w:val="Bibliography"/>
      </w:pPr>
      <w:r>
        <w:t>Lu, S.-F., Feng, G.-Q., Shao, M.-L., Li, J.-J., Xue,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Mackenzie, A.S., Leythaeuser, D., Schaefer, R.G., Bjorøy, M., 1983. Expulsion of petroleum hydrocarbons from shale source rocks. Nature 301, 506–509.</w:t>
      </w:r>
    </w:p>
    <w:p w14:paraId="234FB692" w14:textId="77777777" w:rsidR="00745DBD" w:rsidRDefault="00745DBD" w:rsidP="00745DBD">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lastRenderedPageBreak/>
        <w:t>Mohler, F.L., Dibeler, V.H., Quinn, E., 1958. Redetermination of mass spectra of deuteromethanes. Journal of Research of the National Bureau of Standards 61, 171–172.</w:t>
      </w:r>
    </w:p>
    <w:p w14:paraId="75BBE233" w14:textId="77777777" w:rsidR="00745DBD" w:rsidRDefault="00745DBD" w:rsidP="00745DBD">
      <w:pPr>
        <w:pStyle w:val="Bibliography"/>
      </w:pPr>
      <w:r>
        <w:t>Muscio, G.P.A., Horsfield, B., Welte,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r w:rsidRPr="00745DBD">
        <w:rPr>
          <w:lang w:val="es-ES"/>
        </w:rPr>
        <w:t>Geochimica et Cosmochimica Acta 75, 2696–2707.</w:t>
      </w:r>
    </w:p>
    <w:p w14:paraId="1B2D6986" w14:textId="77777777" w:rsidR="00745DBD" w:rsidRDefault="00745DBD" w:rsidP="00745DBD">
      <w:pPr>
        <w:pStyle w:val="Bibliography"/>
      </w:pPr>
      <w:r w:rsidRPr="00745DBD">
        <w:rPr>
          <w:lang w:val="es-ES"/>
        </w:rPr>
        <w:t xml:space="preserve">Passey, Q.R., Bohacs, K., Esch, W.L., Klimentidis, R., Sinha,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Pepper, A.S., Corvi,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t>Price, L.C., 2001. A possible deep-basin-high-rank gas machine via water-organic-matter redox reactions, in: Dyman, T.S., Kuuskraa,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Ramaswamy, G., 2002. A field evidence for mineral-catalyzed formation of gas during coal maturation. Oil &amp; gas journal 100, 32–36.</w:t>
      </w:r>
    </w:p>
    <w:p w14:paraId="2007A20C" w14:textId="607F35BD" w:rsidR="00745DBD" w:rsidRDefault="00745DBD" w:rsidP="00745DBD">
      <w:pPr>
        <w:pStyle w:val="Bibliography"/>
      </w:pPr>
      <w:r>
        <w:t xml:space="preserve">Reeves, E.P., Seewald, J.S., Sylva, S.P., 2012. Hydrogen isotope exchange between </w:t>
      </w:r>
      <w:r w:rsidRPr="006F597A">
        <w:rPr>
          <w:i/>
          <w:iCs/>
        </w:rPr>
        <w:t>n</w:t>
      </w:r>
      <w:r>
        <w:t>-alkanes and water under hydrothermal conditions. Geochimica et Cosmochimica Acta 77, 582–599.</w:t>
      </w:r>
    </w:p>
    <w:p w14:paraId="76E04149" w14:textId="7FA86C24" w:rsidR="003A17C3" w:rsidRDefault="003A17C3" w:rsidP="00745DBD">
      <w:pPr>
        <w:pStyle w:val="Bibliography"/>
        <w:rPr>
          <w:ins w:id="381" w:author="Wang, David" w:date="2022-07-09T23:28:00Z"/>
        </w:rPr>
      </w:pPr>
      <w:ins w:id="382" w:author="Wang, David" w:date="2022-07-09T23:28:00Z">
        <w:r w:rsidRPr="003A17C3">
          <w:t xml:space="preserve">Reiners, P.W., Brandon, M.T., 2006. </w:t>
        </w:r>
        <w:r>
          <w:t>U</w:t>
        </w:r>
      </w:ins>
      <w:ins w:id="383" w:author="Wang, David" w:date="2022-07-09T23:29:00Z">
        <w:r w:rsidR="000660A7" w:rsidRPr="000660A7">
          <w:t>sing Thermochronology to</w:t>
        </w:r>
        <w:r w:rsidR="000660A7">
          <w:t xml:space="preserve"> </w:t>
        </w:r>
        <w:r w:rsidR="000660A7" w:rsidRPr="000660A7">
          <w:t>Understand Orogenic Erosion</w:t>
        </w:r>
      </w:ins>
      <w:ins w:id="384" w:author="Wang, David" w:date="2022-07-09T23:28:00Z">
        <w:r w:rsidRPr="003A17C3">
          <w:t>. Annual Review of Earth and Planetary Sciences 34, 419–466.</w:t>
        </w:r>
      </w:ins>
    </w:p>
    <w:p w14:paraId="5FE06AEB" w14:textId="63FCDE12" w:rsidR="00745DBD" w:rsidRDefault="00745DBD" w:rsidP="00745DBD">
      <w:pPr>
        <w:pStyle w:val="Bibliography"/>
      </w:pPr>
      <w:r>
        <w:t>Rowe, D., Muehlenbachs, K., 1999. Low-temperature thermal generation of hydrocarbon gases in shallow shales. Nature 398, 61–63.</w:t>
      </w:r>
    </w:p>
    <w:p w14:paraId="3F729AEE" w14:textId="77777777" w:rsidR="00745DBD" w:rsidRDefault="00745DBD" w:rsidP="00745DBD">
      <w:pPr>
        <w:pStyle w:val="Bibliography"/>
      </w:pPr>
      <w:r>
        <w:t>Sackett, W.M., 1978. Carbon and hydrogen isotope effects during the thermocatalytic production of hydrocarbons in laboratory simulation experiments. Geochimica et Cosmochimica Acta 42, 571–580.</w:t>
      </w:r>
    </w:p>
    <w:p w14:paraId="2AAE62F8" w14:textId="77777777" w:rsidR="00745DBD" w:rsidRPr="00D97512" w:rsidRDefault="00745DBD" w:rsidP="00745DBD">
      <w:pPr>
        <w:pStyle w:val="Bibliography"/>
        <w:rPr>
          <w:lang w:val="es-ES"/>
        </w:rPr>
      </w:pPr>
      <w:r>
        <w:t xml:space="preserve">Sackett, W.M., Conkright, M., 1997. Summary and re-evaluation of the high-temperature isotope geochemistry of methane. </w:t>
      </w:r>
      <w:r w:rsidRPr="00D97512">
        <w:rPr>
          <w:lang w:val="es-ES"/>
        </w:rPr>
        <w:t>Geochimica et Cosmochimica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Schenk, H.J., Dieckmann, V., 2004. Prediction of petroleum formation: the influence of laboratory heating rates on kinetic parameters and geological extrapolations. Marine and Petroleum Geology 21, 79–95.</w:t>
      </w:r>
    </w:p>
    <w:p w14:paraId="6C4D0251" w14:textId="4A4FF222" w:rsidR="00745DBD" w:rsidRDefault="00745DBD" w:rsidP="00745DBD">
      <w:pPr>
        <w:pStyle w:val="Bibliography"/>
      </w:pPr>
      <w:r>
        <w:t xml:space="preserve">Schimmelmann, A., Boudou, J.-P., Lewan, M.D., Wintsch, R.P., 2001. Experimental controls on D/H and </w:t>
      </w:r>
      <w:del w:id="385" w:author="Wang, David" w:date="2022-06-21T13:31:00Z">
        <w:r w:rsidRPr="008E46E1" w:rsidDel="008E46E1">
          <w:rPr>
            <w:vertAlign w:val="superscript"/>
            <w:rPrChange w:id="386" w:author="Wang, David" w:date="2022-06-21T13:31:00Z">
              <w:rPr/>
            </w:rPrChange>
          </w:rPr>
          <w:delText>\textsuperscript</w:delText>
        </w:r>
      </w:del>
      <w:r w:rsidRPr="008E46E1">
        <w:rPr>
          <w:vertAlign w:val="superscript"/>
          <w:rPrChange w:id="387" w:author="Wang, David" w:date="2022-06-21T13:31:00Z">
            <w:rPr/>
          </w:rPrChange>
        </w:rPr>
        <w:t>13</w:t>
      </w:r>
      <w:r>
        <w:t>C/</w:t>
      </w:r>
      <w:del w:id="388" w:author="Wang, David" w:date="2022-06-21T13:31:00Z">
        <w:r w:rsidDel="008E46E1">
          <w:delText>\textsuperscript</w:delText>
        </w:r>
      </w:del>
      <w:r w:rsidRPr="008E46E1">
        <w:rPr>
          <w:vertAlign w:val="superscript"/>
          <w:rPrChange w:id="389" w:author="Wang, David" w:date="2022-06-21T13:31:00Z">
            <w:rPr/>
          </w:rPrChange>
        </w:rPr>
        <w:t>12</w:t>
      </w:r>
      <w:r>
        <w:t>C ratios of kerogen, bitumen and oil during hydrous pyrolysis. Organic Geochemistry 32, 1009–1018.</w:t>
      </w:r>
    </w:p>
    <w:p w14:paraId="615ECE1E" w14:textId="77777777" w:rsidR="00745DBD" w:rsidRDefault="00745DBD" w:rsidP="00745DBD">
      <w:pPr>
        <w:pStyle w:val="Bibliography"/>
      </w:pPr>
      <w:r>
        <w:t>Schimmelmann, A., Lewan, M.D., Wintsch, R.P., 1999. D/H isotope ratios of kerogen, bitumen, oil, and water in hydrous pyrolysis of source rocks containing kerogen types I, II, IIS, and III. Geochimica et Cosmochimica Acta 63, 3751–3766.</w:t>
      </w:r>
    </w:p>
    <w:p w14:paraId="0D1635EF" w14:textId="77777777" w:rsidR="00745DBD" w:rsidRDefault="00745DBD" w:rsidP="00745DBD">
      <w:pPr>
        <w:pStyle w:val="Bibliography"/>
      </w:pPr>
      <w:r>
        <w:t>Schimmelmann,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r>
        <w:t>Schmoker,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lastRenderedPageBreak/>
        <w:t>Seewald, J.S., 1994. Evidence for metastable equilibrium between hydrocarbons under hydrothermal conditions. Nature 370, 285–287.</w:t>
      </w:r>
    </w:p>
    <w:p w14:paraId="0A84E0C3" w14:textId="77777777" w:rsidR="00745DBD" w:rsidRDefault="00745DBD" w:rsidP="00745DBD">
      <w:pPr>
        <w:pStyle w:val="Bibliography"/>
      </w:pPr>
      <w:r>
        <w:t>Seewald, J.S., 2001. Aqueous geochemistry of low molecular weight hydrocarbons at elevated temperatures and pressures: constraints from mineral buffered laboratory experiments. Geochimica et Cosmochimica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Seewald, J.S., Benitez-Nelson, B.C., Whelan, J.K., 1998. Laboratory and theoretical constraints on the generation and composition of natural gas. Geochimica et Cosmochimica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Sessions, A.L., Sylva, S.P., Summons, R.E., Hayes, J.M., 2004. Isotopic exchange of carbon-bound hydrogen over geologic timescales. Geochimica et Cosmochimica Acta 68, 1545–1559.</w:t>
      </w:r>
    </w:p>
    <w:p w14:paraId="25F8CDE2" w14:textId="77777777" w:rsidR="00745DBD" w:rsidRDefault="00745DBD" w:rsidP="00745DBD">
      <w:pPr>
        <w:pStyle w:val="Bibliography"/>
      </w:pPr>
      <w:r>
        <w:t>Seyfried, W.E., Jr., Janecky,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57933DF2" w14:textId="77777777" w:rsidR="00745DBD" w:rsidRDefault="00745DBD" w:rsidP="00745DBD">
      <w:pPr>
        <w:pStyle w:val="Bibliography"/>
      </w:pPr>
      <w:r>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46BC4A20" w14:textId="77777777" w:rsidR="00745DBD" w:rsidRDefault="00745DBD" w:rsidP="00745DBD">
      <w:pPr>
        <w:pStyle w:val="Bibliography"/>
      </w:pPr>
      <w:r>
        <w:t>Shuai, Y., Etiope, G., Zhang, S., Douglas, P.M., Huang, L., Eiler, J.M., 2018. Methane clumped isotopes in the Songliao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r>
        <w:t>Snowdon, L., 1980. Resinite—A potential petroleum source in the upper Cretaceous/Tertiary of the Beaufort-Mackenzie Basin, in: Miall, A.D. (Ed.), Facts and Principles of World Petroleum Occurrence, CSPG Special Publications. pp. 509–521.</w:t>
      </w:r>
    </w:p>
    <w:p w14:paraId="409E7E7F" w14:textId="77777777" w:rsidR="00745DBD" w:rsidRDefault="00745DBD" w:rsidP="00745DBD">
      <w:pPr>
        <w:pStyle w:val="Bibliography"/>
      </w:pPr>
      <w:r>
        <w:t>Snowdon,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r>
        <w:t>Stainforth, J.G., 2009. Practical kinetic modeling of petroleum generation and expulsion. Thematic Set on Basin Modeling Perspectives 26, 552–572.</w:t>
      </w:r>
    </w:p>
    <w:p w14:paraId="3E9D880B" w14:textId="77777777" w:rsidR="00745DBD" w:rsidRDefault="00745DBD" w:rsidP="00745DBD">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78EFEE" w14:textId="77777777" w:rsidR="00745DBD" w:rsidRDefault="00745DBD" w:rsidP="00745DBD">
      <w:pPr>
        <w:pStyle w:val="Bibliography"/>
      </w:pPr>
      <w:r>
        <w:t>Stolper, D.A., Lawson, M., Davis, C.L., Ferreira, A.A., Santos Neto, E.V., Ellis, G.S., Lewan, M.D., Martini, A.M., Tang, Y., Schoell, M., Sessions, A.L., Eiler,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Kralert, P.G., Gillaizeau, B., Ma, Q., Hwang, R., 2005. A kinetic model for thermally induced hydrogen and carbon isotope fractionation of individual </w:t>
      </w:r>
      <w:r>
        <w:rPr>
          <w:i/>
          <w:iCs/>
        </w:rPr>
        <w:t>n</w:t>
      </w:r>
      <w:r>
        <w:t xml:space="preserve">-alkanes in crude oil. </w:t>
      </w:r>
      <w:r w:rsidRPr="00D97512">
        <w:rPr>
          <w:lang w:val="es-ES"/>
        </w:rPr>
        <w:t>Geochimica et Cosmochimica Acta 69, 4505–4520.</w:t>
      </w:r>
    </w:p>
    <w:p w14:paraId="65EB8A42" w14:textId="77777777" w:rsidR="00745DBD" w:rsidRDefault="00745DBD" w:rsidP="00745DBD">
      <w:pPr>
        <w:pStyle w:val="Bibliography"/>
      </w:pPr>
      <w:r w:rsidRPr="00D97512">
        <w:rPr>
          <w:lang w:val="es-ES"/>
        </w:rPr>
        <w:lastRenderedPageBreak/>
        <w:t xml:space="preserve">Thiagarajan, N., Xie, H., Ponton, C., Kitchen, N., Peterson, B., Lawson, M., Formolo, M., Xiao, Y., Eiler,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7946461" w14:textId="77777777" w:rsidR="00745DBD" w:rsidRDefault="00745DBD" w:rsidP="00745DBD">
      <w:pPr>
        <w:pStyle w:val="Bibliography"/>
      </w:pPr>
      <w:r>
        <w:t>Tissot, B., Pelet, R., Ungerer, P., 1987. Thermal history of sedimentary basins, maturation indices, and kinetics of oil and gas generation. AAPG Bulletin 71, 1445–1466.</w:t>
      </w:r>
    </w:p>
    <w:p w14:paraId="22DBB2E2" w14:textId="77777777" w:rsidR="00745DBD" w:rsidRDefault="00745DBD" w:rsidP="00745DBD">
      <w:pPr>
        <w:pStyle w:val="Bibliography"/>
      </w:pPr>
      <w:r>
        <w:t>Turner, A.C., Korol, R., Eldridge, D.L., Bill, M., Conrad, M.E., Miller, T.F., Stolper, D.A., 2021. Experimental and theoretical determinations of hydrogen isotopic equilibrium in the system CH</w:t>
      </w:r>
      <w:r w:rsidRPr="00FA382C">
        <w:rPr>
          <w:vertAlign w:val="subscript"/>
          <w:rPrChange w:id="390" w:author="Wang, David" w:date="2022-06-21T13:34:00Z">
            <w:rPr/>
          </w:rPrChange>
        </w:rPr>
        <w:t>4</w:t>
      </w:r>
      <w:r>
        <w:t>-H</w:t>
      </w:r>
      <w:r w:rsidRPr="00FA382C">
        <w:rPr>
          <w:vertAlign w:val="subscript"/>
          <w:rPrChange w:id="391" w:author="Wang, David" w:date="2022-06-21T13:34:00Z">
            <w:rPr/>
          </w:rPrChange>
        </w:rPr>
        <w:t>2</w:t>
      </w:r>
      <w:r>
        <w:t>-H</w:t>
      </w:r>
      <w:r w:rsidRPr="00FA382C">
        <w:rPr>
          <w:vertAlign w:val="subscript"/>
          <w:rPrChange w:id="392" w:author="Wang, David" w:date="2022-06-21T13:34:00Z">
            <w:rPr/>
          </w:rPrChange>
        </w:rPr>
        <w:t>2</w:t>
      </w:r>
      <w:r>
        <w:t>O from 3 to 200 °C. Geochimica et Cosmochimica Acta. doi:10.1016/j.gca.2021.04.026</w:t>
      </w:r>
    </w:p>
    <w:p w14:paraId="616A532E" w14:textId="47D14F2A" w:rsidR="00745DBD" w:rsidRDefault="00745DBD" w:rsidP="00745DBD">
      <w:pPr>
        <w:pStyle w:val="Bibliography"/>
      </w:pPr>
      <w:r>
        <w:t xml:space="preserve">Turner, A.C., Pester, N.J., Bill, M., Conrad, M.E., Knauss, K.G., Stolper, D.A., </w:t>
      </w:r>
      <w:del w:id="393" w:author="Wang, David" w:date="2022-06-21T13:33:00Z">
        <w:r w:rsidDel="007C134C">
          <w:delText>unpublished / under review</w:delText>
        </w:r>
      </w:del>
      <w:ins w:id="394" w:author="Wang, David" w:date="2022-06-21T13:33:00Z">
        <w:r w:rsidR="007C134C">
          <w:t>2022</w:t>
        </w:r>
      </w:ins>
      <w:r>
        <w:t>. Experimental determination of hydrogen isotope exchange rates between methane and water under hydrothermal conditions. Geochimica et Cosmochimica Acta</w:t>
      </w:r>
      <w:ins w:id="395" w:author="Wang, David" w:date="2022-06-21T13:33:00Z">
        <w:r w:rsidR="007C134C">
          <w:t xml:space="preserve"> </w:t>
        </w:r>
        <w:r w:rsidR="007C134C" w:rsidRPr="007C134C">
          <w:t>329, 231–255</w:t>
        </w:r>
      </w:ins>
      <w:r>
        <w:t>.</w:t>
      </w:r>
      <w:ins w:id="396" w:author="Wang, David" w:date="2022-06-21T13:33:00Z">
        <w:r w:rsidR="00F73274">
          <w:t xml:space="preserve"> doi:</w:t>
        </w:r>
        <w:r w:rsidR="00F73274" w:rsidRPr="00F73274">
          <w:t>10.1016/j.gca.2022.04.029</w:t>
        </w:r>
      </w:ins>
    </w:p>
    <w:p w14:paraId="4705E5B3" w14:textId="0BDBEC11" w:rsidR="00745DBD" w:rsidDel="007C134C" w:rsidRDefault="00745DBD" w:rsidP="00745DBD">
      <w:pPr>
        <w:pStyle w:val="Bibliography"/>
        <w:rPr>
          <w:del w:id="397" w:author="Wang, David" w:date="2022-06-21T13:32:00Z"/>
        </w:rPr>
      </w:pPr>
      <w:del w:id="398" w:author="Wang, David" w:date="2022-06-21T13:32:00Z">
        <w:r w:rsidDel="007C134C">
          <w:delText>Turner, A.C., Pester, N.J., Bill, M., Conrad, M.E., Knauss, K.G., Stolper, D.A., under review. Experimental determination of hydrogen isotope exchange rates between methane and water under hydrothermal conditions. Geochimica et Cosmochimica Acta.</w:delText>
        </w:r>
      </w:del>
    </w:p>
    <w:p w14:paraId="4849E3A3" w14:textId="77777777" w:rsidR="00745DBD" w:rsidRDefault="00745DBD" w:rsidP="00745DBD">
      <w:pPr>
        <w:pStyle w:val="Bibliography"/>
      </w:pPr>
      <w:r>
        <w:t>Ungerer, P., Pelet, R., 1987. Extrapolation of the kinetics of oil and gas formation from laboratory experiments to sedimentary basins. Nature 327, 52–54.</w:t>
      </w:r>
    </w:p>
    <w:p w14:paraId="55AEB55C" w14:textId="77777777" w:rsidR="00745DBD" w:rsidRDefault="00745DBD" w:rsidP="00745DBD">
      <w:pPr>
        <w:pStyle w:val="Bibliography"/>
      </w:pPr>
      <w:r>
        <w:t>Vinnichenko, G., Jarrett, A.J.M., van Maldegem, L.M., Brocks, J.J., 2021. Substantial maturity influence on carbon and hydrogen isotopic composition of n-alkanes in sedimentary rocks. Organic Geochemistry 152, 104171.</w:t>
      </w:r>
    </w:p>
    <w:p w14:paraId="2A707FC3" w14:textId="2B5F435B" w:rsidR="00745DBD" w:rsidRDefault="00745DBD" w:rsidP="00745DBD">
      <w:pPr>
        <w:pStyle w:val="Bibliography"/>
        <w:rPr>
          <w:ins w:id="399" w:author="Wang, David" w:date="2022-06-21T16:16:00Z"/>
        </w:rPr>
      </w:pPr>
      <w:r>
        <w:t>Wang, D.T., 2017. The geochemistry of methane isotopologues (PhD Thesis). Massachusetts Institute of Technology and Woods Hole Oceanographic Institution. doi:10.1575/1912/9052</w:t>
      </w:r>
    </w:p>
    <w:p w14:paraId="5B3C9468" w14:textId="2E350B94" w:rsidR="00912C35" w:rsidRPr="00912C35" w:rsidDel="00262768" w:rsidRDefault="00912C35" w:rsidP="00912C35">
      <w:pPr>
        <w:pStyle w:val="Bibliography"/>
        <w:rPr>
          <w:del w:id="400" w:author="Wang, David" w:date="2022-06-21T16:25:00Z"/>
        </w:rPr>
      </w:pPr>
    </w:p>
    <w:p w14:paraId="38E2208D" w14:textId="77777777" w:rsidR="00745DBD" w:rsidRDefault="00745DBD" w:rsidP="00745DBD">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078A5A" w14:textId="77777777" w:rsidR="00745DBD" w:rsidRDefault="00745DBD" w:rsidP="00745DBD">
      <w:pPr>
        <w:pStyle w:val="Bibliography"/>
      </w:pPr>
      <w:r>
        <w:t>Wang, D.T., Reeves, E.P., McDermott, J.M., Seewald, J.S., Ono, S., 2018. Clumped isotopologue constraints on the origin of methane at seafloor hot springs. Geochimica et Cosmochimica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H fractionations in organic molecules. II: Linear alkanes, alkenes, ketones, carboxylic acids, esters, alcohols and ethers. Geochimica et Cosmochimica Acta 73, 7076–7086.</w:t>
      </w:r>
    </w:p>
    <w:p w14:paraId="70E1DED1" w14:textId="77777777" w:rsidR="00745DBD" w:rsidRDefault="00745DBD" w:rsidP="00745DBD">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Thompson-Rizer, C.L., 1993. Chemical methods for assessing kerogen and protokerogen types and maturity, in: Engel, M.H., Macko, S.A. (Eds.), Organic Geochemistry: Principles and Applications. Springer US, Boston, MA, pp. 289–353.</w:t>
      </w:r>
    </w:p>
    <w:p w14:paraId="58A1AE55" w14:textId="77777777" w:rsidR="00745DBD" w:rsidRDefault="00745DBD" w:rsidP="00745DBD">
      <w:pPr>
        <w:pStyle w:val="Bibliography"/>
      </w:pPr>
      <w:r>
        <w:lastRenderedPageBreak/>
        <w:t>Whisnant,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3729211B" w:rsidR="00745DBD" w:rsidRDefault="00745DBD" w:rsidP="00745DBD">
      <w:pPr>
        <w:pStyle w:val="Bibliography"/>
        <w:rPr>
          <w:ins w:id="401" w:author="Wang, David" w:date="2022-06-21T16:43:00Z"/>
          <w:lang w:val="es-ES"/>
        </w:rPr>
      </w:pPr>
      <w:r>
        <w:t xml:space="preserve">Xie, H., Dong, G., Formolo, M., Lawson, M., Liu, J., Cong, F., Mangenot, X., Shuai, Y., Ponton, C., Eiler, J., 2021. The evolution of intra- and inter-molecular isotope equilibria in natural gases with thermal maturation. </w:t>
      </w:r>
      <w:r w:rsidRPr="00745DBD">
        <w:rPr>
          <w:lang w:val="es-ES"/>
        </w:rPr>
        <w:t>Geochimica et Cosmochimica Acta. doi:10.1016/j.gca.2021.05.012</w:t>
      </w:r>
    </w:p>
    <w:p w14:paraId="3FE7D22A" w14:textId="6BC3F5BD" w:rsidR="00B570CA" w:rsidRPr="00B570CA" w:rsidRDefault="00B570CA" w:rsidP="00B570CA">
      <w:pPr>
        <w:pStyle w:val="Bibliography"/>
        <w:rPr>
          <w:lang w:val="es-ES"/>
        </w:rPr>
      </w:pPr>
      <w:ins w:id="402" w:author="Wang, David" w:date="2022-06-21T16:43:00Z">
        <w:r w:rsidRPr="00B570CA">
          <w:rPr>
            <w:lang w:val="es-ES"/>
            <w:rPrChange w:id="403" w:author="Wang, David" w:date="2022-06-21T16:43:00Z">
              <w:rPr/>
            </w:rPrChange>
          </w:rPr>
          <w:t>Xie, H., Formolo, M., Eiler, J., 2022. Predicting isotopologue abundances in the products of organic catagenesis with a kinetic Monte-Carlo model. Geochimica et Cosmochimica Acta 327, 200–228.</w:t>
        </w:r>
      </w:ins>
    </w:p>
    <w:p w14:paraId="075032D0" w14:textId="77777777" w:rsidR="00745DBD" w:rsidRDefault="00745DBD" w:rsidP="00745DBD">
      <w:pPr>
        <w:pStyle w:val="Bibliography"/>
      </w:pPr>
      <w:r w:rsidRPr="00745DBD">
        <w:rPr>
          <w:lang w:val="es-ES"/>
        </w:rPr>
        <w:t xml:space="preserve">Yeh, H.-W., Epstein, S., 1981. </w:t>
      </w:r>
      <w:r>
        <w:t>Hydrogen and carbon isotopes of petroleum and related organic matter. Geochimica et Cosmochimica Acta 45, 753–762.</w:t>
      </w:r>
    </w:p>
    <w:p w14:paraId="2AB9F9C1" w14:textId="77777777" w:rsidR="00745DBD" w:rsidRDefault="00745DBD" w:rsidP="00745DBD">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66E0BEF3" w14:textId="7CF8CF9B" w:rsidR="0045429F" w:rsidRPr="0045429F" w:rsidRDefault="00005DB1" w:rsidP="00A65281">
      <w:pPr>
        <w:rPr>
          <w:bCs/>
        </w:rPr>
      </w:pPr>
      <w:r>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473201CE" w:rsidR="00B06336" w:rsidRPr="008D00B4" w:rsidRDefault="00774770" w:rsidP="00DB0A5E">
      <w:pPr>
        <w:pStyle w:val="Heading1"/>
      </w:pPr>
      <w:r w:rsidRPr="008D00B4">
        <w:lastRenderedPageBreak/>
        <w:t>Figure</w:t>
      </w:r>
      <w:ins w:id="404" w:author="Wang, David" w:date="2022-06-21T12:59:00Z">
        <w:r w:rsidR="008655CC">
          <w:t xml:space="preserve"> Caption</w:t>
        </w:r>
      </w:ins>
      <w:r w:rsidRPr="008D00B4">
        <w:t>s</w:t>
      </w:r>
    </w:p>
    <w:p w14:paraId="2580BA17" w14:textId="5AEC39E9" w:rsidR="00D734D1" w:rsidRPr="008D00B4" w:rsidRDefault="0033060B" w:rsidP="00BC188A">
      <w:del w:id="405" w:author="Wang, David" w:date="2022-06-21T13:00:00Z">
        <w:r w:rsidRPr="0033060B" w:rsidDel="008655CC">
          <w:rPr>
            <w:noProof/>
          </w:rPr>
          <w:lastRenderedPageBreak/>
          <w:drawing>
            <wp:inline distT="0" distB="0" distL="0" distR="0" wp14:anchorId="448BBE93" wp14:editId="2379AE09">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del>
      <w:ins w:id="406" w:author="Wang, David" w:date="2022-06-21T13:00:00Z">
        <w:r w:rsidR="008655CC" w:rsidRPr="008655CC">
          <w:rPr>
            <w:noProof/>
          </w:rPr>
          <w:t xml:space="preserve"> </w:t>
        </w:r>
        <w:r w:rsidR="008655CC">
          <w:rPr>
            <w:noProof/>
          </w:rPr>
          <w:lastRenderedPageBreak/>
          <w:drawing>
            <wp:inline distT="0" distB="0" distL="0" distR="0" wp14:anchorId="6EE6659B" wp14:editId="555D452D">
              <wp:extent cx="6400800" cy="577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775960"/>
                      </a:xfrm>
                      <a:prstGeom prst="rect">
                        <a:avLst/>
                      </a:prstGeom>
                    </pic:spPr>
                  </pic:pic>
                </a:graphicData>
              </a:graphic>
            </wp:inline>
          </w:drawing>
        </w:r>
      </w:ins>
    </w:p>
    <w:p w14:paraId="3FE65294" w14:textId="3471633C" w:rsidR="00D05310" w:rsidRPr="008D00B4" w:rsidRDefault="00E907EF" w:rsidP="00BC188A">
      <w:r w:rsidRPr="008D00B4">
        <w:rPr>
          <w:b/>
        </w:rPr>
        <w:t>Fig.</w:t>
      </w:r>
      <w:r w:rsidR="00D734D1" w:rsidRPr="008D00B4">
        <w:rPr>
          <w:b/>
        </w:rPr>
        <w:t xml:space="preserve"> </w:t>
      </w:r>
      <w:bookmarkStart w:id="407" w:name="figTprofile"/>
      <w:r w:rsidR="000F63F6">
        <w:rPr>
          <w:b/>
          <w:noProof/>
        </w:rPr>
        <w:t>1</w:t>
      </w:r>
      <w:bookmarkEnd w:id="407"/>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EASY%Ro)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ins w:id="408" w:author="Wang, David" w:date="2022-06-21T13:05:00Z">
        <w:r w:rsidR="000F63F6" w:rsidRPr="000F63F6">
          <w:rPr>
            <w:noProof/>
            <w:sz w:val="20"/>
            <w:rPrChange w:id="409" w:author="Wang, David" w:date="2022-06-21T13:05:00Z">
              <w:rPr>
                <w:b/>
                <w:noProof/>
                <w:sz w:val="20"/>
              </w:rPr>
            </w:rPrChange>
          </w:rPr>
          <w:t>2</w:t>
        </w:r>
      </w:ins>
      <w:del w:id="410" w:author="Wang, David" w:date="2022-06-21T13:04:00Z">
        <w:r w:rsidR="001E2B19" w:rsidRPr="001E2B19" w:rsidDel="00E52BB5">
          <w:rPr>
            <w:noProof/>
            <w:sz w:val="20"/>
          </w:rPr>
          <w:delText>2</w:delText>
        </w:r>
      </w:del>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01BEC9F3"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11" w:name="figConcs"/>
      <w:r w:rsidR="000F63F6">
        <w:rPr>
          <w:b/>
          <w:noProof/>
        </w:rPr>
        <w:t>2</w:t>
      </w:r>
      <w:bookmarkEnd w:id="411"/>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6B82368C" w:rsidR="00C34DE2" w:rsidRPr="008D00B4" w:rsidRDefault="00E52BB5" w:rsidP="00C34DE2">
      <w:ins w:id="412" w:author="Wang, David" w:date="2022-06-21T13:03:00Z">
        <w:r>
          <w:rPr>
            <w:noProof/>
          </w:rPr>
          <w:lastRenderedPageBreak/>
          <w:drawing>
            <wp:anchor distT="0" distB="0" distL="114300" distR="114300" simplePos="0" relativeHeight="251666432" behindDoc="0" locked="0" layoutInCell="1" allowOverlap="1" wp14:anchorId="2C5ECE47" wp14:editId="5FF79F2C">
              <wp:simplePos x="0" y="0"/>
              <wp:positionH relativeFrom="column">
                <wp:posOffset>26265</wp:posOffset>
              </wp:positionH>
              <wp:positionV relativeFrom="paragraph">
                <wp:posOffset>0</wp:posOffset>
              </wp:positionV>
              <wp:extent cx="2282825" cy="82296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2825" cy="8229600"/>
                      </a:xfrm>
                      <a:prstGeom prst="rect">
                        <a:avLst/>
                      </a:prstGeom>
                    </pic:spPr>
                  </pic:pic>
                </a:graphicData>
              </a:graphic>
              <wp14:sizeRelH relativeFrom="page">
                <wp14:pctWidth>0</wp14:pctWidth>
              </wp14:sizeRelH>
              <wp14:sizeRelV relativeFrom="page">
                <wp14:pctHeight>0</wp14:pctHeight>
              </wp14:sizeRelV>
            </wp:anchor>
          </w:drawing>
        </w:r>
      </w:ins>
      <w:del w:id="413" w:author="Wang, David" w:date="2022-06-21T13:03:00Z">
        <w:r w:rsidR="00C34DE2" w:rsidRPr="00AA23F1" w:rsidDel="00E52BB5">
          <w:rPr>
            <w:noProof/>
          </w:rPr>
          <w:drawing>
            <wp:inline distT="0" distB="0" distL="0" distR="0" wp14:anchorId="1EA43F46" wp14:editId="01F250CC">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del>
      <w:ins w:id="414" w:author="Wang, David" w:date="2022-06-21T13:03:00Z">
        <w:r w:rsidRPr="00E52BB5">
          <w:rPr>
            <w:noProof/>
          </w:rPr>
          <w:t xml:space="preserve"> </w:t>
        </w:r>
      </w:ins>
    </w:p>
    <w:p w14:paraId="36D4D961" w14:textId="66763E1B"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15" w:name="figMSstds"/>
      <w:r w:rsidR="000F63F6">
        <w:rPr>
          <w:b/>
          <w:noProof/>
        </w:rPr>
        <w:t>3</w:t>
      </w:r>
      <w:bookmarkEnd w:id="415"/>
      <w:r w:rsidRPr="008D00B4">
        <w:rPr>
          <w:b/>
        </w:rPr>
        <w:t>.</w:t>
      </w:r>
      <w:r w:rsidRPr="008D00B4">
        <w:t xml:space="preserve">  </w:t>
      </w:r>
      <w:r>
        <w:t>Mass spectra of</w:t>
      </w:r>
      <w:ins w:id="416" w:author="Wang, David" w:date="2022-06-21T13:01:00Z">
        <w:r w:rsidR="002D7B82">
          <w:t xml:space="preserve"> </w:t>
        </w:r>
        <w:r w:rsidR="002D7B82" w:rsidRPr="002D7B82">
          <w:rPr>
            <w:b/>
            <w:bCs/>
            <w:rPrChange w:id="417" w:author="Wang, David" w:date="2022-06-21T13:01:00Z">
              <w:rPr/>
            </w:rPrChange>
          </w:rPr>
          <w:t>(A)</w:t>
        </w:r>
      </w:ins>
      <w:r>
        <w:t xml:space="preserve"> standards</w:t>
      </w:r>
      <w:ins w:id="418" w:author="Wang, David" w:date="2022-06-21T13:01:00Z">
        <w:r w:rsidR="002D7B82">
          <w:t xml:space="preserve"> and </w:t>
        </w:r>
        <w:r w:rsidR="002D7B82" w:rsidRPr="002D7B82">
          <w:rPr>
            <w:b/>
            <w:bCs/>
            <w:rPrChange w:id="419" w:author="Wang, David" w:date="2022-06-21T13:02:00Z">
              <w:rPr/>
            </w:rPrChange>
          </w:rPr>
          <w:t>(B)</w:t>
        </w:r>
        <w:r w:rsidR="002D7B82">
          <w:t xml:space="preserve"> samples</w:t>
        </w:r>
      </w:ins>
      <w:r>
        <w:t>.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ins w:id="420" w:author="Wang, David" w:date="2022-06-21T13:01:00Z">
        <w:r w:rsidR="002D7B82">
          <w:rPr>
            <w:rFonts w:eastAsiaTheme="minorEastAsia"/>
          </w:rPr>
          <w:t xml:space="preserve">  </w:t>
        </w:r>
      </w:ins>
      <w:ins w:id="421" w:author="Wang, David" w:date="2022-06-21T13:02:00Z">
        <w:r w:rsidR="00E52BB5">
          <w:rPr>
            <w:rFonts w:eastAsiaTheme="minorEastAsia"/>
          </w:rPr>
          <w:t>In (B), t</w:t>
        </w:r>
        <w:r w:rsidR="00E52BB5">
          <w:t>ime point is indicated in the upper left corner of each plot</w:t>
        </w:r>
        <w:r w:rsidR="00E52BB5" w:rsidRPr="008D00B4">
          <w:t>.</w:t>
        </w:r>
        <w:r w:rsidR="00E52BB5">
          <w:t xml:space="preserve">  </w:t>
        </w:r>
      </w:ins>
      <w:ins w:id="422" w:author="Wang, David" w:date="2022-06-21T13:01:00Z">
        <w:r w:rsidR="002D7B82" w:rsidRPr="002D7B82">
          <w:rPr>
            <w:rFonts w:eastAsiaTheme="minorEastAsia"/>
          </w:rPr>
          <w:t xml:space="preserve">Two samples were taken for time point #6, hence there are two plots.  No GC-MS data </w:t>
        </w:r>
      </w:ins>
      <w:ins w:id="423" w:author="Wang, David" w:date="2022-07-09T20:06:00Z">
        <w:r w:rsidR="009261F4">
          <w:rPr>
            <w:rFonts w:eastAsiaTheme="minorEastAsia"/>
          </w:rPr>
          <w:t>were</w:t>
        </w:r>
      </w:ins>
      <w:ins w:id="424" w:author="Wang, David" w:date="2022-06-21T13:01:00Z">
        <w:r w:rsidR="002D7B82" w:rsidRPr="002D7B82">
          <w:rPr>
            <w:rFonts w:eastAsiaTheme="minorEastAsia"/>
          </w:rPr>
          <w:t xml:space="preserve"> obtained for time point #1</w:t>
        </w:r>
      </w:ins>
      <w:ins w:id="425" w:author="Wang, David" w:date="2022-06-21T13:04:00Z">
        <w:r w:rsidR="00E52BB5">
          <w:rPr>
            <w:rFonts w:eastAsiaTheme="minorEastAsia"/>
          </w:rPr>
          <w:t xml:space="preserve">. </w:t>
        </w:r>
      </w:ins>
    </w:p>
    <w:p w14:paraId="601F71B1" w14:textId="164FB77A" w:rsidR="00F35AD1" w:rsidRPr="00912D45" w:rsidDel="00E52BB5" w:rsidRDefault="00C50AB4" w:rsidP="00E52BB5">
      <w:pPr>
        <w:rPr>
          <w:del w:id="426" w:author="Wang, David" w:date="2022-06-21T13:03:00Z"/>
        </w:rPr>
      </w:pPr>
      <w:del w:id="427" w:author="Wang, David" w:date="2022-06-21T13:03:00Z">
        <w:r w:rsidRPr="00C50AB4" w:rsidDel="00E52BB5">
          <w:rPr>
            <w:noProof/>
          </w:rPr>
          <w:lastRenderedPageBreak/>
          <w:drawing>
            <wp:anchor distT="0" distB="0" distL="114300" distR="114300" simplePos="0" relativeHeight="251665408" behindDoc="0" locked="0" layoutInCell="1" allowOverlap="1" wp14:anchorId="64DD4EC7" wp14:editId="0B3E7D78">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443EFA5F" w14:textId="0B758309" w:rsidR="00F35AD1" w:rsidRPr="008D00B4" w:rsidDel="00E52BB5" w:rsidRDefault="00F35AD1" w:rsidP="00E52BB5">
      <w:pPr>
        <w:rPr>
          <w:del w:id="428" w:author="Wang, David" w:date="2022-06-21T13:04:00Z"/>
        </w:rPr>
      </w:pPr>
      <w:del w:id="429" w:author="Wang, David" w:date="2022-06-21T13:03:00Z">
        <w:r w:rsidRPr="008D00B4" w:rsidDel="00E52BB5">
          <w:rPr>
            <w:b/>
          </w:rPr>
          <w:delText xml:space="preserve">Fig. </w:delText>
        </w:r>
        <w:bookmarkStart w:id="430" w:name="figMSsamples"/>
        <w:r w:rsidR="001E2B19" w:rsidDel="00E52BB5">
          <w:rPr>
            <w:b/>
            <w:noProof/>
          </w:rPr>
          <w:delText>4</w:delText>
        </w:r>
        <w:bookmarkEnd w:id="430"/>
        <w:r w:rsidRPr="008D00B4" w:rsidDel="00E52BB5">
          <w:rPr>
            <w:b/>
          </w:rPr>
          <w:delText>.</w:delText>
        </w:r>
        <w:r w:rsidRPr="008D00B4" w:rsidDel="00E52BB5">
          <w:delText xml:space="preserve">  </w:delText>
        </w:r>
        <w:r w:rsidR="00EA155A" w:rsidDel="00E52BB5">
          <w:delText>Mass spectra of samples.  Time</w:delText>
        </w:r>
        <w:r w:rsidR="001E00F7" w:rsidDel="00E52BB5">
          <w:delText xml:space="preserve"> </w:delText>
        </w:r>
        <w:r w:rsidR="00EA155A" w:rsidDel="00E52BB5">
          <w:delText>point is indicated in the upper left corner of each plot</w:delText>
        </w:r>
        <w:r w:rsidR="000C18EC" w:rsidRPr="008D00B4" w:rsidDel="00E52BB5">
          <w:delText>.</w:delText>
        </w:r>
        <w:r w:rsidR="007C2D9A" w:rsidDel="00E52BB5">
          <w:delText xml:space="preserve">  </w:delText>
        </w:r>
        <w:r w:rsidR="007C2D9A" w:rsidDel="00E52BB5">
          <w:rPr>
            <w:rFonts w:eastAsiaTheme="minorEastAsia"/>
          </w:rPr>
          <w:delText xml:space="preserve">Intensities were normalized such that the </w:delText>
        </w:r>
        <w:r w:rsidR="007C2D9A" w:rsidDel="00E52BB5">
          <w:rPr>
            <w:rFonts w:eastAsiaTheme="minorEastAsia"/>
            <w:i/>
          </w:rPr>
          <w:delText>m</w:delText>
        </w:r>
        <w:r w:rsidR="007C2D9A" w:rsidDel="00E52BB5">
          <w:rPr>
            <w:rFonts w:eastAsiaTheme="minorEastAsia"/>
          </w:rPr>
          <w:delText>/</w:delText>
        </w:r>
        <w:r w:rsidR="007C2D9A" w:rsidDel="00E52BB5">
          <w:rPr>
            <w:rFonts w:eastAsiaTheme="minorEastAsia"/>
            <w:i/>
          </w:rPr>
          <w:delText>z</w:delText>
        </w:r>
        <w:r w:rsidR="007C2D9A" w:rsidDel="00E52BB5">
          <w:rPr>
            <w:rFonts w:eastAsiaTheme="minorEastAsia"/>
          </w:rPr>
          <w:delText xml:space="preserve"> 14 to 20 signals sum to unity.</w:delText>
        </w:r>
        <w:r w:rsidR="001E00F7" w:rsidDel="00E52BB5">
          <w:rPr>
            <w:rFonts w:eastAsiaTheme="minorEastAsia"/>
          </w:rPr>
          <w:delText xml:space="preserve"> Two samples were taken for time point #6, hence there are two plots.</w:delText>
        </w:r>
        <w:r w:rsidR="00C34DE2" w:rsidDel="00E52BB5">
          <w:rPr>
            <w:rFonts w:eastAsiaTheme="minorEastAsia"/>
          </w:rPr>
          <w:delText xml:space="preserve">  </w:delText>
        </w:r>
        <w:r w:rsidR="00741F83" w:rsidDel="00E52BB5">
          <w:rPr>
            <w:rFonts w:eastAsiaTheme="minorEastAsia"/>
          </w:rPr>
          <w:delText>No GC-MS data was obtained</w:delText>
        </w:r>
        <w:r w:rsidR="00741F83" w:rsidRPr="00741F83" w:rsidDel="00E52BB5">
          <w:rPr>
            <w:rFonts w:eastAsiaTheme="minorEastAsia"/>
          </w:rPr>
          <w:delText xml:space="preserve"> for time point #1. </w:delText>
        </w:r>
      </w:del>
      <w:del w:id="431" w:author="Wang, David" w:date="2022-06-21T13:04:00Z">
        <w:r w:rsidR="00741F83" w:rsidRPr="00741F83" w:rsidDel="00E52BB5">
          <w:rPr>
            <w:rFonts w:eastAsiaTheme="minorEastAsia"/>
          </w:rPr>
          <w:delText xml:space="preserve"> </w:delText>
        </w:r>
      </w:del>
    </w:p>
    <w:p w14:paraId="5271809F" w14:textId="00CE1E0D" w:rsidR="005100F2" w:rsidRPr="008D00B4" w:rsidDel="00E52BB5" w:rsidRDefault="005100F2">
      <w:pPr>
        <w:rPr>
          <w:del w:id="432" w:author="Wang, David" w:date="2022-06-21T13:04:00Z"/>
        </w:rPr>
        <w:sectPr w:rsidR="005100F2" w:rsidRPr="008D00B4" w:rsidDel="00E52BB5" w:rsidSect="001645B7">
          <w:pgSz w:w="12240" w:h="15840"/>
          <w:pgMar w:top="1440" w:right="1080" w:bottom="1440" w:left="1080" w:header="720" w:footer="720" w:gutter="0"/>
          <w:lnNumType w:countBy="1" w:restart="continuous"/>
          <w:cols w:space="720"/>
          <w:docGrid w:linePitch="360"/>
        </w:sectPr>
        <w:pPrChange w:id="433" w:author="Wang, David" w:date="2022-06-21T13:04:00Z">
          <w:pPr>
            <w:tabs>
              <w:tab w:val="clear" w:pos="360"/>
              <w:tab w:val="clear" w:pos="720"/>
              <w:tab w:val="clear" w:pos="10080"/>
            </w:tabs>
          </w:pPr>
        </w:pPrChange>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F67EA"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34" w:name="figIsoAbundances"/>
      <w:ins w:id="435" w:author="Wang, David" w:date="2022-06-21T13:05:00Z">
        <w:r w:rsidR="000F63F6">
          <w:rPr>
            <w:b/>
            <w:noProof/>
          </w:rPr>
          <w:t>4</w:t>
        </w:r>
      </w:ins>
      <w:del w:id="436" w:author="Wang, David" w:date="2022-06-21T13:04:00Z">
        <w:r w:rsidR="001E2B19" w:rsidDel="00E52BB5">
          <w:rPr>
            <w:b/>
            <w:noProof/>
          </w:rPr>
          <w:delText>5</w:delText>
        </w:r>
      </w:del>
      <w:bookmarkEnd w:id="434"/>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3352800"/>
                    </a:xfrm>
                    <a:prstGeom prst="rect">
                      <a:avLst/>
                    </a:prstGeom>
                  </pic:spPr>
                </pic:pic>
              </a:graphicData>
            </a:graphic>
          </wp:inline>
        </w:drawing>
      </w:r>
    </w:p>
    <w:p w14:paraId="67DB66C5" w14:textId="5B9500EF" w:rsidR="006743DE" w:rsidRPr="00733DA6" w:rsidRDefault="00FB4FA3" w:rsidP="00FB4FA3">
      <w:pPr>
        <w:tabs>
          <w:tab w:val="clear" w:pos="360"/>
          <w:tab w:val="clear" w:pos="720"/>
          <w:tab w:val="clear" w:pos="10080"/>
        </w:tabs>
        <w:rPr>
          <w:b/>
          <w:i/>
        </w:rPr>
      </w:pPr>
      <w:r w:rsidRPr="008D00B4">
        <w:rPr>
          <w:b/>
        </w:rPr>
        <w:t xml:space="preserve">Fig. </w:t>
      </w:r>
      <w:bookmarkStart w:id="437" w:name="figDeuteration"/>
      <w:ins w:id="438" w:author="Wang, David" w:date="2022-06-21T13:05:00Z">
        <w:r w:rsidR="000F63F6">
          <w:rPr>
            <w:b/>
            <w:noProof/>
          </w:rPr>
          <w:t>5</w:t>
        </w:r>
      </w:ins>
      <w:del w:id="439" w:author="Wang, David" w:date="2022-06-21T13:04:00Z">
        <w:r w:rsidR="001E2B19" w:rsidDel="00E52BB5">
          <w:rPr>
            <w:b/>
            <w:noProof/>
          </w:rPr>
          <w:delText>6</w:delText>
        </w:r>
      </w:del>
      <w:bookmarkEnd w:id="437"/>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r w:rsidRPr="00E50BA0">
        <w:t>EASY</w:t>
      </w:r>
      <w:r>
        <w:t>%Ro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rsidRPr="00A607EE">
        <w:rPr>
          <w:rFonts w:cs="Times New Roman"/>
        </w:rPr>
        <w:t>(2019)</w:t>
      </w:r>
      <w:r w:rsidR="00FC7B2E">
        <w:t xml:space="preserve"> representing percentage of water-derived H in CH</w:t>
      </w:r>
      <w:r w:rsidR="00FC7B2E" w:rsidRPr="00FC7B2E">
        <w:rPr>
          <w:vertAlign w:val="subscript"/>
        </w:rPr>
        <w:t>4</w:t>
      </w:r>
      <w:r w:rsidR="00CE67E6">
        <w:t xml:space="preserve">.  </w:t>
      </w:r>
      <w:r w:rsidR="00CC74B0">
        <w:t>Thermal maturit</w:t>
      </w:r>
      <w:ins w:id="440" w:author="Wang, David" w:date="2022-07-09T20:06:00Z">
        <w:r w:rsidR="00F847EF">
          <w:t>ies</w:t>
        </w:r>
      </w:ins>
      <w:del w:id="441" w:author="Wang, David" w:date="2022-07-09T20:06:00Z">
        <w:r w:rsidR="00CC74B0" w:rsidDel="00F847EF">
          <w:delText>y</w:delText>
        </w:r>
      </w:del>
      <w:r w:rsidR="00CC74B0">
        <w:t xml:space="preserve">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34B659D8"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442" w:name="figCartoon"/>
      <w:ins w:id="443" w:author="Wang, David" w:date="2022-06-21T13:05:00Z">
        <w:r w:rsidR="000F63F6">
          <w:rPr>
            <w:b/>
            <w:noProof/>
          </w:rPr>
          <w:t>6</w:t>
        </w:r>
      </w:ins>
      <w:del w:id="444" w:author="Wang, David" w:date="2022-06-21T13:04:00Z">
        <w:r w:rsidR="001E2B19" w:rsidDel="00E52BB5">
          <w:rPr>
            <w:b/>
            <w:noProof/>
          </w:rPr>
          <w:delText>7</w:delText>
        </w:r>
      </w:del>
      <w:bookmarkEnd w:id="442"/>
      <w:r w:rsidRPr="008D00B4">
        <w:rPr>
          <w:b/>
        </w:rPr>
        <w:t>.</w:t>
      </w:r>
      <w:r w:rsidRPr="008D00B4">
        <w:t xml:space="preserve">  </w:t>
      </w:r>
      <w:r>
        <w:t xml:space="preserve">Cartoon showing process of sequential deuteration of </w:t>
      </w:r>
      <w:ins w:id="445" w:author="Wang, David" w:date="2022-07-07T13:08:00Z">
        <w:r w:rsidR="004C15B7">
          <w:t xml:space="preserve">sedimentary </w:t>
        </w:r>
      </w:ins>
      <w:del w:id="446" w:author="Wang, David" w:date="2022-07-07T13:08:00Z">
        <w:r w:rsidDel="004C15B7">
          <w:delText xml:space="preserve">kerogen </w:delText>
        </w:r>
        <w:r w:rsidR="001C7BF6" w:rsidDel="004C15B7">
          <w:delText>and oil</w:delText>
        </w:r>
      </w:del>
      <w:ins w:id="447" w:author="Wang, David" w:date="2022-07-07T13:08:00Z">
        <w:r w:rsidR="004C15B7">
          <w:t>organic matter</w:t>
        </w:r>
      </w:ins>
      <w:r w:rsidR="001C7BF6">
        <w:t xml:space="preserve"> </w:t>
      </w:r>
      <w:ins w:id="448" w:author="Wang, David" w:date="2022-07-07T13:08:00Z">
        <w:r w:rsidR="004C15B7">
          <w:t xml:space="preserve">and petroleum </w:t>
        </w:r>
      </w:ins>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rsidRPr="002A6AC8">
        <w:rPr>
          <w:b/>
          <w:bCs/>
          <w:rPrChange w:id="449" w:author="Wang, David" w:date="2022-07-09T17:44:00Z">
            <w:rPr/>
          </w:rPrChange>
        </w:rPr>
        <w:t>(A)</w:t>
      </w:r>
      <w:r w:rsidR="00381C7C">
        <w:t xml:space="preserve"> </w:t>
      </w:r>
      <w:r w:rsidR="00AE4BFE">
        <w:t>mild heating (</w:t>
      </w:r>
      <w:r w:rsidR="00381C7C">
        <w:t>incipient catagenesis</w:t>
      </w:r>
      <w:r w:rsidR="00AE4BFE">
        <w:t>)</w:t>
      </w:r>
      <w:r w:rsidR="00381C7C">
        <w:t xml:space="preserve">; </w:t>
      </w:r>
      <w:r w:rsidR="00381C7C" w:rsidRPr="002A6AC8">
        <w:rPr>
          <w:b/>
          <w:bCs/>
          <w:rPrChange w:id="450" w:author="Wang, David" w:date="2022-07-09T17:44:00Z">
            <w:rPr/>
          </w:rPrChange>
        </w:rPr>
        <w:t xml:space="preserve">(B) </w:t>
      </w:r>
      <w:r w:rsidR="00AE4BFE">
        <w:t>moderate heating (</w:t>
      </w:r>
      <w:r w:rsidR="00381C7C">
        <w:t xml:space="preserve">oil </w:t>
      </w:r>
      <w:del w:id="451" w:author="Wang, David" w:date="2022-06-21T13:46:00Z">
        <w:r w:rsidR="00381C7C" w:rsidDel="003E219A">
          <w:delText>generation</w:delText>
        </w:r>
      </w:del>
      <w:ins w:id="452" w:author="Wang, David" w:date="2022-06-21T13:46:00Z">
        <w:r w:rsidR="003E219A">
          <w:t>window</w:t>
        </w:r>
      </w:ins>
      <w:r w:rsidR="00AE4BFE">
        <w:t>)</w:t>
      </w:r>
      <w:r w:rsidR="00381C7C">
        <w:t xml:space="preserve">; and </w:t>
      </w:r>
      <w:r w:rsidR="00381C7C" w:rsidRPr="002A6AC8">
        <w:rPr>
          <w:b/>
          <w:bCs/>
          <w:rPrChange w:id="453" w:author="Wang, David" w:date="2022-07-09T17:44:00Z">
            <w:rPr/>
          </w:rPrChange>
        </w:rPr>
        <w:t>(C)</w:t>
      </w:r>
      <w:r w:rsidR="00381C7C">
        <w:t xml:space="preserve">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3399493" w:rsidR="00D1452A" w:rsidRDefault="00D1452A" w:rsidP="00373998">
      <w:pPr>
        <w:tabs>
          <w:tab w:val="clear" w:pos="360"/>
          <w:tab w:val="clear" w:pos="720"/>
          <w:tab w:val="clear" w:pos="10080"/>
        </w:tabs>
      </w:pPr>
      <w:r w:rsidRPr="008D00B4">
        <w:rPr>
          <w:b/>
        </w:rPr>
        <w:t xml:space="preserve">Fig. </w:t>
      </w:r>
      <w:bookmarkStart w:id="454" w:name="figYields"/>
      <w:ins w:id="455" w:author="Wang, David" w:date="2022-06-21T13:05:00Z">
        <w:r w:rsidR="000F63F6">
          <w:rPr>
            <w:b/>
            <w:noProof/>
          </w:rPr>
          <w:t>7</w:t>
        </w:r>
      </w:ins>
      <w:del w:id="456" w:author="Wang, David" w:date="2022-06-21T13:04:00Z">
        <w:r w:rsidR="001E2B19" w:rsidDel="00E52BB5">
          <w:rPr>
            <w:b/>
            <w:noProof/>
          </w:rPr>
          <w:delText>8</w:delText>
        </w:r>
      </w:del>
      <w:bookmarkEnd w:id="454"/>
      <w:r w:rsidRPr="008D00B4">
        <w:rPr>
          <w:b/>
        </w:rPr>
        <w:t>.</w:t>
      </w:r>
      <w:r w:rsidRPr="008D00B4">
        <w:t xml:space="preserve">  </w:t>
      </w:r>
      <w:r w:rsidR="00373998">
        <w:t xml:space="preserve">Schematic yields of oil and natural gas when generation occurs from source rock in the absence (A) and presence (B) of water as a source of </w:t>
      </w:r>
      <w:del w:id="457" w:author="Wang, David" w:date="2022-07-07T13:10:00Z">
        <w:r w:rsidR="00373998" w:rsidDel="004C15B7">
          <w:delText>hydrogen</w:delText>
        </w:r>
      </w:del>
      <w:ins w:id="458" w:author="Wang, David" w:date="2022-07-07T13:10:00Z">
        <w:r w:rsidR="004C15B7">
          <w:t>H</w:t>
        </w:r>
      </w:ins>
      <w:r w:rsidR="00373998">
        <w:t xml:space="preserve">.  </w:t>
      </w:r>
      <w:r w:rsidR="00373998" w:rsidRPr="002A6AC8">
        <w:rPr>
          <w:b/>
          <w:bCs/>
          <w:rPrChange w:id="459" w:author="Wang, David" w:date="2022-07-09T17:44:00Z">
            <w:rPr/>
          </w:rPrChange>
        </w:rPr>
        <w:t>(A)</w:t>
      </w:r>
      <w:r w:rsidR="00373998">
        <w:t xml:space="preserve"> Traditional model of the amount and timing of organic alteration products generated during progressive burial in sedimentary basins that assumes </w:t>
      </w:r>
      <w:ins w:id="460" w:author="Wang, David" w:date="2022-07-07T13:10:00Z">
        <w:r w:rsidR="004C15B7">
          <w:t xml:space="preserve">that </w:t>
        </w:r>
      </w:ins>
      <w:del w:id="461" w:author="Wang, David" w:date="2022-07-07T13:10:00Z">
        <w:r w:rsidR="00373998" w:rsidDel="004C15B7">
          <w:delText xml:space="preserve">hydrogen </w:delText>
        </w:r>
      </w:del>
      <w:ins w:id="462" w:author="Wang, David" w:date="2022-07-07T13:10:00Z">
        <w:r w:rsidR="004C15B7">
          <w:t xml:space="preserve">H </w:t>
        </w:r>
      </w:ins>
      <w:r w:rsidR="00373998">
        <w:t xml:space="preserve">in organic alteration products </w:t>
      </w:r>
      <w:del w:id="463" w:author="Wang, David" w:date="2022-07-07T13:10:00Z">
        <w:r w:rsidR="00373998" w:rsidDel="004C15B7">
          <w:delText xml:space="preserve">are </w:delText>
        </w:r>
      </w:del>
      <w:ins w:id="464" w:author="Wang, David" w:date="2022-07-07T13:10:00Z">
        <w:r w:rsidR="004C15B7">
          <w:t xml:space="preserve">is </w:t>
        </w:r>
      </w:ins>
      <w:r w:rsidR="00373998">
        <w:t>derived only from kerogen</w:t>
      </w:r>
      <w:ins w:id="465" w:author="Wang, David" w:date="2022-07-07T13:10:00Z">
        <w:r w:rsidR="004C15B7">
          <w:t xml:space="preserve"> and bitumen</w:t>
        </w:r>
      </w:ins>
      <w:r w:rsidR="00373998">
        <w:t xml:space="preserve">. The form of this figure is constrained by the maturation trends shown in the Van Krevelen diagram.  </w:t>
      </w:r>
      <w:r w:rsidR="00373998" w:rsidRPr="002A6AC8">
        <w:rPr>
          <w:b/>
          <w:bCs/>
          <w:rPrChange w:id="466" w:author="Wang, David" w:date="2022-07-09T17:44:00Z">
            <w:rPr/>
          </w:rPrChange>
        </w:rPr>
        <w:t>(B)</w:t>
      </w:r>
      <w:r w:rsidR="00373998">
        <w:t xml:space="preserve"> Schematic illustration of the amount and timing of organic alteration products generated if water and minerals are allowed to contribute the requisite </w:t>
      </w:r>
      <w:del w:id="467" w:author="Wang, David" w:date="2022-07-07T13:10:00Z">
        <w:r w:rsidR="00373998" w:rsidDel="004C15B7">
          <w:delText xml:space="preserve">hydrogen </w:delText>
        </w:r>
      </w:del>
      <w:ins w:id="468" w:author="Wang, David" w:date="2022-07-07T13:10:00Z">
        <w:r w:rsidR="004C15B7">
          <w:t xml:space="preserve">H </w:t>
        </w:r>
      </w:ins>
      <w:r w:rsidR="00373998">
        <w:t xml:space="preserve">for the formation of hydrocarbons.  Illustration is after Seewald </w:t>
      </w:r>
      <w:r w:rsidR="00373998" w:rsidRPr="00373998">
        <w:rPr>
          <w:rFonts w:cs="Times New Roman"/>
        </w:rPr>
        <w:t>(2003)</w:t>
      </w:r>
      <w:r w:rsidR="00373998">
        <w:t xml:space="preserve"> and Hunt </w:t>
      </w:r>
      <w:r w:rsidR="00373998" w:rsidRPr="00373998">
        <w:rPr>
          <w:rFonts w:cs="Times New Roman"/>
        </w:rPr>
        <w:t>(1996)</w:t>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t>
      </w:r>
      <w:r w:rsidR="00F554F2">
        <w:t>applying</w:t>
      </w:r>
      <w:r w:rsidR="00900DAB">
        <w:t xml:space="preserve"> a </w:t>
      </w:r>
      <w:r w:rsidR="00A435D6">
        <w:t>heating rate of ~0.4 °C per Myr.</w:t>
      </w:r>
    </w:p>
    <w:p w14:paraId="03749475" w14:textId="3D752D23" w:rsidR="002A6AC8" w:rsidRDefault="002A6AC8">
      <w:pPr>
        <w:tabs>
          <w:tab w:val="clear" w:pos="360"/>
          <w:tab w:val="clear" w:pos="720"/>
          <w:tab w:val="clear" w:pos="10080"/>
        </w:tabs>
        <w:rPr>
          <w:ins w:id="469" w:author="Wang, David" w:date="2022-07-09T17:43:00Z"/>
        </w:rPr>
      </w:pPr>
      <w:ins w:id="470" w:author="Wang, David" w:date="2022-07-09T17:43:00Z">
        <w:r>
          <w:br w:type="page"/>
        </w:r>
      </w:ins>
    </w:p>
    <w:p w14:paraId="5351693C" w14:textId="3B246354" w:rsidR="00D1452A" w:rsidRDefault="00187C54" w:rsidP="00D1452A">
      <w:pPr>
        <w:tabs>
          <w:tab w:val="clear" w:pos="360"/>
          <w:tab w:val="clear" w:pos="720"/>
          <w:tab w:val="clear" w:pos="10080"/>
        </w:tabs>
        <w:rPr>
          <w:ins w:id="471" w:author="Wang, David" w:date="2022-07-09T17:45:00Z"/>
        </w:rPr>
      </w:pPr>
      <w:ins w:id="472" w:author="Wang, David" w:date="2022-07-09T18:39:00Z">
        <w:r>
          <w:rPr>
            <w:noProof/>
          </w:rPr>
          <w:lastRenderedPageBreak/>
          <w:drawing>
            <wp:inline distT="0" distB="0" distL="0" distR="0" wp14:anchorId="0EBD1EE3" wp14:editId="0B4B3995">
              <wp:extent cx="4572000" cy="2915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915352"/>
                      </a:xfrm>
                      <a:prstGeom prst="rect">
                        <a:avLst/>
                      </a:prstGeom>
                      <a:noFill/>
                      <a:ln>
                        <a:noFill/>
                      </a:ln>
                    </pic:spPr>
                  </pic:pic>
                </a:graphicData>
              </a:graphic>
            </wp:inline>
          </w:drawing>
        </w:r>
      </w:ins>
    </w:p>
    <w:p w14:paraId="02F0F13C" w14:textId="6B4D56E7" w:rsidR="002A6AC8" w:rsidRDefault="002A6AC8" w:rsidP="00D1452A">
      <w:pPr>
        <w:tabs>
          <w:tab w:val="clear" w:pos="360"/>
          <w:tab w:val="clear" w:pos="720"/>
          <w:tab w:val="clear" w:pos="10080"/>
        </w:tabs>
      </w:pPr>
      <w:ins w:id="473" w:author="Wang, David" w:date="2022-07-09T17:45:00Z">
        <w:r w:rsidRPr="008D00B4">
          <w:rPr>
            <w:b/>
          </w:rPr>
          <w:t xml:space="preserve">Fig. </w:t>
        </w:r>
        <w:r>
          <w:rPr>
            <w:b/>
            <w:noProof/>
          </w:rPr>
          <w:t>8</w:t>
        </w:r>
        <w:r w:rsidRPr="008D00B4">
          <w:rPr>
            <w:b/>
          </w:rPr>
          <w:t>.</w:t>
        </w:r>
        <w:r w:rsidRPr="008D00B4">
          <w:t xml:space="preserve">  </w:t>
        </w:r>
      </w:ins>
      <w:ins w:id="474" w:author="Wang, David" w:date="2022-07-09T19:27:00Z">
        <w:r w:rsidR="003A31A9">
          <w:t>Influence of cooling rate on the c</w:t>
        </w:r>
      </w:ins>
      <w:ins w:id="475" w:author="Wang, David" w:date="2022-07-09T17:53:00Z">
        <w:r w:rsidR="00ED3F89">
          <w:t xml:space="preserve">losure </w:t>
        </w:r>
      </w:ins>
      <w:ins w:id="476" w:author="Wang, David" w:date="2022-07-09T19:27:00Z">
        <w:r w:rsidR="003A31A9">
          <w:t xml:space="preserve">temperature </w:t>
        </w:r>
      </w:ins>
      <w:ins w:id="477" w:author="Wang, David" w:date="2022-07-09T17:53:00Z">
        <w:r w:rsidR="00ED3F89">
          <w:t>of</w:t>
        </w:r>
      </w:ins>
      <w:ins w:id="478" w:author="Wang, David" w:date="2022-07-09T17:54:00Z">
        <w:r w:rsidR="002D3F1B">
          <w:t xml:space="preserve"> hydrogen isotopic </w:t>
        </w:r>
      </w:ins>
      <w:ins w:id="479" w:author="Wang, David" w:date="2022-07-09T17:53:00Z">
        <w:r w:rsidR="00ED3F89">
          <w:t>exchange</w:t>
        </w:r>
      </w:ins>
      <w:ins w:id="480" w:author="Wang, David" w:date="2022-07-09T17:45:00Z">
        <w:r>
          <w:t xml:space="preserve"> </w:t>
        </w:r>
      </w:ins>
      <w:ins w:id="481" w:author="Wang, David" w:date="2022-07-09T19:27:00Z">
        <w:r w:rsidR="003A31A9">
          <w:t>between methane and water</w:t>
        </w:r>
      </w:ins>
      <w:ins w:id="482" w:author="Wang, David" w:date="2022-07-09T17:47:00Z">
        <w:r>
          <w:t xml:space="preserve">.  </w:t>
        </w:r>
      </w:ins>
      <w:ins w:id="483" w:author="Wang, David" w:date="2022-07-09T17:48:00Z">
        <w:r w:rsidR="00ED3F89">
          <w:t xml:space="preserve">Each </w:t>
        </w:r>
      </w:ins>
      <w:ins w:id="484" w:author="Wang, David" w:date="2022-07-09T18:01:00Z">
        <w:r w:rsidR="00B85FC7">
          <w:t>fluid</w:t>
        </w:r>
      </w:ins>
      <w:ins w:id="485" w:author="Wang, David" w:date="2022-07-09T17:48:00Z">
        <w:r w:rsidR="00ED3F89">
          <w:t xml:space="preserve"> was cooled</w:t>
        </w:r>
      </w:ins>
      <w:ins w:id="486" w:author="Wang, David" w:date="2022-07-09T17:58:00Z">
        <w:r w:rsidR="00E938CC">
          <w:t xml:space="preserve"> from </w:t>
        </w:r>
      </w:ins>
      <w:ins w:id="487" w:author="Wang, David" w:date="2022-07-09T18:01:00Z">
        <w:r w:rsidR="00870515">
          <w:t xml:space="preserve">an initial temperature of </w:t>
        </w:r>
      </w:ins>
      <w:ins w:id="488" w:author="Wang, David" w:date="2022-07-09T17:58:00Z">
        <w:r w:rsidR="00E938CC">
          <w:t>125, 150, 175, or 200</w:t>
        </w:r>
      </w:ins>
      <w:ins w:id="489" w:author="Wang, David" w:date="2022-07-09T17:51:00Z">
        <w:r w:rsidR="00ED3F89" w:rsidRPr="00ED3F89">
          <w:t xml:space="preserve"> </w:t>
        </w:r>
      </w:ins>
      <w:ins w:id="490" w:author="Wang, David" w:date="2022-07-09T17:58:00Z">
        <w:r w:rsidR="00E938CC" w:rsidRPr="002A6AC8">
          <w:t>°C</w:t>
        </w:r>
        <w:r w:rsidR="00E938CC">
          <w:t xml:space="preserve"> </w:t>
        </w:r>
      </w:ins>
      <w:ins w:id="491" w:author="Wang, David" w:date="2022-07-09T19:03:00Z">
        <w:r w:rsidR="000E790B">
          <w:t xml:space="preserve">(upright numbers at right of curves) </w:t>
        </w:r>
      </w:ins>
      <w:ins w:id="492" w:author="Wang, David" w:date="2022-07-09T17:51:00Z">
        <w:r w:rsidR="00ED3F89">
          <w:t xml:space="preserve">down to </w:t>
        </w:r>
      </w:ins>
      <w:ins w:id="493" w:author="Wang, David" w:date="2022-07-09T18:01:00Z">
        <w:r w:rsidR="00870515">
          <w:t xml:space="preserve">a final temperature of </w:t>
        </w:r>
      </w:ins>
      <w:ins w:id="494" w:author="Wang, David" w:date="2022-07-09T17:51:00Z">
        <w:r w:rsidR="00ED3F89">
          <w:t xml:space="preserve">80 </w:t>
        </w:r>
        <w:r w:rsidR="00ED3F89" w:rsidRPr="002A6AC8">
          <w:t>°C</w:t>
        </w:r>
      </w:ins>
      <w:ins w:id="495" w:author="Wang, David" w:date="2022-07-09T17:48:00Z">
        <w:r w:rsidR="00ED3F89">
          <w:t xml:space="preserve"> </w:t>
        </w:r>
      </w:ins>
      <w:ins w:id="496" w:author="Wang, David" w:date="2022-07-09T17:51:00Z">
        <w:r w:rsidR="00ED3F89">
          <w:t xml:space="preserve">at a rate of either </w:t>
        </w:r>
        <w:r w:rsidR="00ED3F89" w:rsidRPr="00ED3F89">
          <w:rPr>
            <w:b/>
            <w:bCs/>
            <w:rPrChange w:id="497" w:author="Wang, David" w:date="2022-07-09T17:52:00Z">
              <w:rPr/>
            </w:rPrChange>
          </w:rPr>
          <w:t>(A)</w:t>
        </w:r>
        <w:r w:rsidR="00ED3F89">
          <w:t xml:space="preserve"> </w:t>
        </w:r>
      </w:ins>
      <w:ins w:id="498" w:author="Wang, David" w:date="2022-07-09T18:50:00Z">
        <w:r w:rsidR="004F42E4" w:rsidRPr="004F42E4">
          <w:t>−</w:t>
        </w:r>
      </w:ins>
      <w:ins w:id="499" w:author="Wang, David" w:date="2022-07-09T18:44:00Z">
        <w:r w:rsidR="0041604E">
          <w:t>5</w:t>
        </w:r>
      </w:ins>
      <w:ins w:id="500" w:author="Wang, David" w:date="2022-07-09T17:51:00Z">
        <w:r w:rsidR="00ED3F89">
          <w:t xml:space="preserve">0 </w:t>
        </w:r>
        <w:r w:rsidR="00ED3F89" w:rsidRPr="002A6AC8">
          <w:t>°C</w:t>
        </w:r>
        <w:r w:rsidR="00ED3F89">
          <w:t>/Myr</w:t>
        </w:r>
      </w:ins>
      <w:ins w:id="501" w:author="Wang, David" w:date="2022-07-09T18:53:00Z">
        <w:r w:rsidR="00937CA6">
          <w:t xml:space="preserve"> (</w:t>
        </w:r>
      </w:ins>
      <w:ins w:id="502" w:author="Wang, David" w:date="2022-07-09T19:00:00Z">
        <w:r w:rsidR="009F66AE">
          <w:t xml:space="preserve">e.g., </w:t>
        </w:r>
      </w:ins>
      <w:ins w:id="503" w:author="Wang, David" w:date="2022-07-09T18:55:00Z">
        <w:r w:rsidR="009F66AE">
          <w:t>representing mig</w:t>
        </w:r>
      </w:ins>
      <w:ins w:id="504" w:author="Wang, David" w:date="2022-07-09T18:56:00Z">
        <w:r w:rsidR="009F66AE">
          <w:t>ration</w:t>
        </w:r>
      </w:ins>
      <w:ins w:id="505" w:author="Wang, David" w:date="2022-07-09T18:58:00Z">
        <w:r w:rsidR="009F66AE">
          <w:t xml:space="preserve"> from source to reservoir</w:t>
        </w:r>
      </w:ins>
      <w:ins w:id="506" w:author="Wang, David" w:date="2022-07-09T18:53:00Z">
        <w:r w:rsidR="00937CA6">
          <w:t>),</w:t>
        </w:r>
      </w:ins>
      <w:ins w:id="507" w:author="Wang, David" w:date="2022-07-09T17:51:00Z">
        <w:r w:rsidR="00ED3F89">
          <w:t xml:space="preserve"> or </w:t>
        </w:r>
        <w:r w:rsidR="00ED3F89" w:rsidRPr="00ED3F89">
          <w:rPr>
            <w:b/>
            <w:bCs/>
            <w:rPrChange w:id="508" w:author="Wang, David" w:date="2022-07-09T17:52:00Z">
              <w:rPr/>
            </w:rPrChange>
          </w:rPr>
          <w:t>(B)</w:t>
        </w:r>
        <w:r w:rsidR="00ED3F89">
          <w:t xml:space="preserve"> </w:t>
        </w:r>
      </w:ins>
      <w:ins w:id="509" w:author="Wang, David" w:date="2022-07-09T18:50:00Z">
        <w:r w:rsidR="004F42E4" w:rsidRPr="004F42E4">
          <w:t>−</w:t>
        </w:r>
      </w:ins>
      <w:ins w:id="510" w:author="Wang, David" w:date="2022-07-09T18:44:00Z">
        <w:r w:rsidR="0041604E">
          <w:t>0.5</w:t>
        </w:r>
      </w:ins>
      <w:ins w:id="511" w:author="Wang, David" w:date="2022-07-09T17:51:00Z">
        <w:r w:rsidR="00ED3F89">
          <w:t xml:space="preserve"> </w:t>
        </w:r>
        <w:r w:rsidR="00ED3F89" w:rsidRPr="002A6AC8">
          <w:t>°C</w:t>
        </w:r>
        <w:r w:rsidR="00ED3F89">
          <w:t>/Myr</w:t>
        </w:r>
      </w:ins>
      <w:ins w:id="512" w:author="Wang, David" w:date="2022-07-09T18:53:00Z">
        <w:r w:rsidR="00937CA6">
          <w:t xml:space="preserve"> (</w:t>
        </w:r>
      </w:ins>
      <w:ins w:id="513" w:author="Wang, David" w:date="2022-07-09T19:00:00Z">
        <w:r w:rsidR="009F66AE">
          <w:t xml:space="preserve">e.g., </w:t>
        </w:r>
      </w:ins>
      <w:ins w:id="514" w:author="Wang, David" w:date="2022-07-09T18:56:00Z">
        <w:r w:rsidR="009F66AE">
          <w:t>representing</w:t>
        </w:r>
      </w:ins>
      <w:ins w:id="515" w:author="Wang, David" w:date="2022-07-09T19:00:00Z">
        <w:r w:rsidR="009F66AE">
          <w:t xml:space="preserve"> </w:t>
        </w:r>
      </w:ins>
      <w:ins w:id="516" w:author="Wang, David" w:date="2022-07-09T19:02:00Z">
        <w:r w:rsidR="000E790B">
          <w:t xml:space="preserve">gradual </w:t>
        </w:r>
      </w:ins>
      <w:ins w:id="517" w:author="Wang, David" w:date="2022-07-09T18:59:00Z">
        <w:r w:rsidR="009F66AE">
          <w:t>cooling of a</w:t>
        </w:r>
      </w:ins>
      <w:ins w:id="518" w:author="Wang, David" w:date="2022-07-09T19:05:00Z">
        <w:r w:rsidR="004E604D">
          <w:t>n unconventional,</w:t>
        </w:r>
      </w:ins>
      <w:ins w:id="519" w:author="Wang, David" w:date="2022-07-09T18:59:00Z">
        <w:r w:rsidR="009F66AE">
          <w:t xml:space="preserve"> source-rock reservoir </w:t>
        </w:r>
      </w:ins>
      <w:ins w:id="520" w:author="Wang, David" w:date="2022-07-09T19:02:00Z">
        <w:r w:rsidR="000E790B">
          <w:t>from maximum burial</w:t>
        </w:r>
      </w:ins>
      <w:ins w:id="521" w:author="Wang, David" w:date="2022-07-09T18:53:00Z">
        <w:r w:rsidR="00937CA6">
          <w:t>)</w:t>
        </w:r>
      </w:ins>
      <w:ins w:id="522" w:author="Wang, David" w:date="2022-07-09T17:52:00Z">
        <w:r w:rsidR="00ED3F89">
          <w:t xml:space="preserve">.  </w:t>
        </w:r>
      </w:ins>
      <w:ins w:id="523" w:author="Wang, David" w:date="2022-07-09T18:00:00Z">
        <w:r w:rsidR="00E938CC">
          <w:t xml:space="preserve">The initial </w:t>
        </w:r>
      </w:ins>
      <w:ins w:id="524" w:author="Wang, David" w:date="2022-07-09T18:01:00Z">
        <w:r w:rsidR="00E938CC">
          <w:t xml:space="preserve">methane </w:t>
        </w:r>
      </w:ins>
      <w:ins w:id="525" w:author="Wang, David" w:date="2022-07-09T18:00:00Z">
        <w:r w:rsidR="00E938CC">
          <w:t>was</w:t>
        </w:r>
      </w:ins>
      <w:ins w:id="526" w:author="Wang, David" w:date="2022-07-09T18:50:00Z">
        <w:r w:rsidR="004F42E4">
          <w:t xml:space="preserve"> </w:t>
        </w:r>
      </w:ins>
      <w:ins w:id="527" w:author="Wang, David" w:date="2022-07-09T19:02:00Z">
        <w:r w:rsidR="000E790B">
          <w:t xml:space="preserve">assigned </w:t>
        </w:r>
      </w:ins>
      <w:ins w:id="528" w:author="Wang, David" w:date="2022-07-09T18:51:00Z">
        <w:r w:rsidR="004F42E4">
          <w:t xml:space="preserve">an </w:t>
        </w:r>
      </w:ins>
      <w:ins w:id="529" w:author="Wang, David" w:date="2022-07-09T19:02:00Z">
        <w:r w:rsidR="000E790B">
          <w:t xml:space="preserve">arbitrary </w:t>
        </w:r>
      </w:ins>
      <w:ins w:id="530" w:author="Wang, David" w:date="2022-07-09T18:51:00Z">
        <w:r w:rsidR="004F42E4">
          <w:t xml:space="preserve">isotopic temperature of </w:t>
        </w:r>
      </w:ins>
      <w:ins w:id="531" w:author="Wang, David" w:date="2022-07-09T18:00:00Z">
        <w:r w:rsidR="00E938CC">
          <w:t xml:space="preserve">250 </w:t>
        </w:r>
        <w:r w:rsidR="00E938CC" w:rsidRPr="002A6AC8">
          <w:t>°C</w:t>
        </w:r>
        <w:r w:rsidR="00E938CC">
          <w:t xml:space="preserve"> in all simulations (</w:t>
        </w:r>
        <w:r w:rsidR="00E938CC" w:rsidRPr="002A6AC8">
          <w:t>Δ</w:t>
        </w:r>
        <w:r w:rsidR="00E938CC" w:rsidRPr="002263F7">
          <w:rPr>
            <w:vertAlign w:val="superscript"/>
          </w:rPr>
          <w:t>13</w:t>
        </w:r>
        <w:r w:rsidR="00E938CC" w:rsidRPr="002A6AC8">
          <w:t>CH</w:t>
        </w:r>
        <w:r w:rsidR="00E938CC" w:rsidRPr="002263F7">
          <w:rPr>
            <w:vertAlign w:val="subscript"/>
          </w:rPr>
          <w:t>3</w:t>
        </w:r>
        <w:r w:rsidR="00E938CC" w:rsidRPr="002A6AC8">
          <w:t>D</w:t>
        </w:r>
        <w:r w:rsidR="00E938CC">
          <w:t xml:space="preserve"> </w:t>
        </w:r>
      </w:ins>
      <w:ins w:id="532" w:author="Wang, David" w:date="2022-07-09T18:52:00Z">
        <w:r w:rsidR="004F42E4" w:rsidRPr="004F42E4">
          <w:t>≈</w:t>
        </w:r>
      </w:ins>
      <w:ins w:id="533" w:author="Wang, David" w:date="2022-07-09T18:00:00Z">
        <w:r w:rsidR="00E938CC">
          <w:t xml:space="preserve"> 2.00</w:t>
        </w:r>
        <w:r w:rsidR="00E938CC" w:rsidRPr="00E938CC">
          <w:t>‰</w:t>
        </w:r>
        <w:r w:rsidR="00E938CC">
          <w:t xml:space="preserve">).  </w:t>
        </w:r>
      </w:ins>
      <w:ins w:id="534" w:author="Wang, David" w:date="2022-07-09T17:52:00Z">
        <w:r w:rsidR="00ED3F89">
          <w:t>Curves show the predicted</w:t>
        </w:r>
      </w:ins>
      <w:ins w:id="535" w:author="Wang, David" w:date="2022-07-09T18:53:00Z">
        <w:r w:rsidR="006B768D">
          <w:t xml:space="preserve"> methane</w:t>
        </w:r>
      </w:ins>
      <w:ins w:id="536" w:author="Wang, David" w:date="2022-07-09T17:52:00Z">
        <w:r w:rsidR="00ED3F89">
          <w:t xml:space="preserve"> isotopic temperature assuming continuous exchange with </w:t>
        </w:r>
      </w:ins>
      <w:ins w:id="537" w:author="Wang, David" w:date="2022-07-09T17:54:00Z">
        <w:r w:rsidR="00B27FD4">
          <w:t xml:space="preserve">55.5 mol/L </w:t>
        </w:r>
      </w:ins>
      <w:ins w:id="538" w:author="Wang, David" w:date="2022-07-09T17:52:00Z">
        <w:r w:rsidR="00ED3F89">
          <w:t>water</w:t>
        </w:r>
      </w:ins>
      <w:ins w:id="539" w:author="Wang, David" w:date="2022-07-09T17:54:00Z">
        <w:r w:rsidR="00B27FD4">
          <w:t xml:space="preserve"> using the kinetic</w:t>
        </w:r>
      </w:ins>
      <w:ins w:id="540" w:author="Wang, David" w:date="2022-07-09T17:55:00Z">
        <w:r w:rsidR="00B27FD4">
          <w:t xml:space="preserve"> parameters</w:t>
        </w:r>
      </w:ins>
      <w:ins w:id="541" w:author="Wang, David" w:date="2022-07-09T17:54:00Z">
        <w:r w:rsidR="00B27FD4">
          <w:t xml:space="preserve"> for CH</w:t>
        </w:r>
        <w:r w:rsidR="00B27FD4">
          <w:rPr>
            <w:vertAlign w:val="subscript"/>
          </w:rPr>
          <w:t>4</w:t>
        </w:r>
      </w:ins>
      <w:ins w:id="542" w:author="Wang, David" w:date="2022-07-09T17:55:00Z">
        <w:r w:rsidR="00B27FD4" w:rsidRPr="00B27FD4">
          <w:rPr>
            <w:rPrChange w:id="543" w:author="Wang, David" w:date="2022-07-09T17:55:00Z">
              <w:rPr>
                <w:vertAlign w:val="subscript"/>
              </w:rPr>
            </w:rPrChange>
          </w:rPr>
          <w:t>–</w:t>
        </w:r>
        <w:r w:rsidR="00B27FD4">
          <w:t>H</w:t>
        </w:r>
        <w:r w:rsidR="00B27FD4" w:rsidRPr="00B27FD4">
          <w:rPr>
            <w:vertAlign w:val="subscript"/>
            <w:rPrChange w:id="544" w:author="Wang, David" w:date="2022-07-09T17:55:00Z">
              <w:rPr/>
            </w:rPrChange>
          </w:rPr>
          <w:t>2</w:t>
        </w:r>
        <w:r w:rsidR="00B27FD4">
          <w:t xml:space="preserve">O exchange </w:t>
        </w:r>
      </w:ins>
      <w:ins w:id="545" w:author="Wang, David" w:date="2022-07-09T18:02:00Z">
        <w:r w:rsidR="00870515">
          <w:t>from</w:t>
        </w:r>
      </w:ins>
      <w:ins w:id="546" w:author="Wang, David" w:date="2022-07-09T17:55:00Z">
        <w:r w:rsidR="00B27FD4">
          <w:t xml:space="preserve"> Turner et al. (2022)</w:t>
        </w:r>
      </w:ins>
      <w:ins w:id="547" w:author="Wang, David" w:date="2022-07-09T17:52:00Z">
        <w:r w:rsidR="00ED3F89">
          <w:t xml:space="preserve">. </w:t>
        </w:r>
      </w:ins>
      <w:ins w:id="548" w:author="Wang, David" w:date="2022-07-09T18:48:00Z">
        <w:r w:rsidR="0043094B">
          <w:t xml:space="preserve"> </w:t>
        </w:r>
      </w:ins>
      <w:ins w:id="549" w:author="Wang, David" w:date="2022-07-09T19:03:00Z">
        <w:r w:rsidR="000E790B">
          <w:t xml:space="preserve">Final methane isotopic temperatures are </w:t>
        </w:r>
      </w:ins>
      <w:ins w:id="550" w:author="Wang, David" w:date="2022-07-09T19:04:00Z">
        <w:r w:rsidR="000E790B">
          <w:t xml:space="preserve">shown </w:t>
        </w:r>
        <w:r w:rsidR="00CC78A5">
          <w:t xml:space="preserve">in rotated labels </w:t>
        </w:r>
        <w:r w:rsidR="000E790B">
          <w:t xml:space="preserve">at the topmost ends of curves.  </w:t>
        </w:r>
      </w:ins>
      <w:ins w:id="551" w:author="Wang, David" w:date="2022-07-09T18:48:00Z">
        <w:r w:rsidR="0043094B">
          <w:t xml:space="preserve">The dotted </w:t>
        </w:r>
      </w:ins>
      <w:ins w:id="552" w:author="Wang, David" w:date="2022-07-09T18:53:00Z">
        <w:r w:rsidR="008C1B26">
          <w:t xml:space="preserve">gray </w:t>
        </w:r>
      </w:ins>
      <w:ins w:id="553" w:author="Wang, David" w:date="2022-07-09T18:48:00Z">
        <w:r w:rsidR="0043094B">
          <w:t>line is a 1:1 line representing thermal equilibrium with surrounding environment.</w:t>
        </w:r>
      </w:ins>
      <w:ins w:id="554" w:author="Wang, David" w:date="2022-07-09T17:51:00Z">
        <w:r w:rsidR="00ED3F89">
          <w:t xml:space="preserve"> </w:t>
        </w:r>
      </w:ins>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2BEACA7" w:rsidR="00EE4727" w:rsidRPr="008D00B4" w:rsidRDefault="00EE4727" w:rsidP="00EE4727">
      <w:pPr>
        <w:rPr>
          <w:b/>
          <w:sz w:val="20"/>
        </w:rPr>
      </w:pPr>
      <w:r w:rsidRPr="008D00B4">
        <w:rPr>
          <w:b/>
          <w:sz w:val="20"/>
        </w:rPr>
        <w:t xml:space="preserve">Table </w:t>
      </w:r>
      <w:bookmarkStart w:id="555" w:name="tabEA"/>
      <w:r w:rsidR="000F63F6">
        <w:rPr>
          <w:b/>
          <w:noProof/>
          <w:sz w:val="20"/>
        </w:rPr>
        <w:t>1</w:t>
      </w:r>
      <w:bookmarkEnd w:id="555"/>
    </w:p>
    <w:p w14:paraId="7D62C216" w14:textId="7A1414A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r w:rsidR="00192DD0" w:rsidRPr="00192DD0">
        <w:rPr>
          <w:sz w:val="20"/>
        </w:rPr>
        <w:t>Values represent weight percent of the material that was ingested by the elemental analyzer</w:t>
      </w:r>
      <w:r w:rsidR="00192DD0">
        <w:rPr>
          <w:sz w:val="20"/>
        </w:rPr>
        <w:t xml:space="preserve">.  </w:t>
      </w:r>
      <w:r>
        <w:rPr>
          <w:sz w:val="20"/>
        </w:rPr>
        <w:t>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0E8F0A91" w:rsidR="001E5807" w:rsidRPr="008D00B4" w:rsidRDefault="00EE4727" w:rsidP="00BC188A">
      <w:pPr>
        <w:rPr>
          <w:b/>
          <w:sz w:val="20"/>
        </w:rPr>
      </w:pPr>
      <w:r w:rsidRPr="008D00B4">
        <w:rPr>
          <w:b/>
          <w:sz w:val="20"/>
        </w:rPr>
        <w:lastRenderedPageBreak/>
        <w:t xml:space="preserve">Table </w:t>
      </w:r>
      <w:bookmarkStart w:id="556" w:name="tabConcs"/>
      <w:r w:rsidR="000F63F6">
        <w:rPr>
          <w:b/>
          <w:noProof/>
          <w:sz w:val="20"/>
        </w:rPr>
        <w:t>2</w:t>
      </w:r>
      <w:bookmarkEnd w:id="556"/>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4BD4ABE2"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745DBD" w:rsidRPr="00745DBD">
        <w:rPr>
          <w:rFonts w:cs="Times New Roman"/>
          <w:sz w:val="20"/>
        </w:rPr>
        <w:t>(Saxena and Saxena, 1970; Whisnant et al., 2011)</w:t>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63573E4F"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sidRPr="00D70667">
        <w:rPr>
          <w:rFonts w:cs="Times New Roman"/>
          <w:sz w:val="20"/>
        </w:rPr>
        <w:t>(Glasoe and Long, 1960)</w:t>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CAC13" w14:textId="77777777" w:rsidR="007321B8" w:rsidRDefault="007321B8" w:rsidP="00F815F9">
      <w:pPr>
        <w:spacing w:after="0" w:line="240" w:lineRule="auto"/>
      </w:pPr>
      <w:r>
        <w:separator/>
      </w:r>
    </w:p>
  </w:endnote>
  <w:endnote w:type="continuationSeparator" w:id="0">
    <w:p w14:paraId="130956A1" w14:textId="77777777" w:rsidR="007321B8" w:rsidRDefault="007321B8" w:rsidP="00F815F9">
      <w:pPr>
        <w:spacing w:after="0" w:line="240" w:lineRule="auto"/>
      </w:pPr>
      <w:r>
        <w:continuationSeparator/>
      </w:r>
    </w:p>
  </w:endnote>
  <w:endnote w:type="continuationNotice" w:id="1">
    <w:p w14:paraId="6E77F0C1" w14:textId="77777777" w:rsidR="007321B8" w:rsidRDefault="007321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8245" w14:textId="77777777" w:rsidR="007321B8" w:rsidRDefault="007321B8" w:rsidP="00F815F9">
      <w:pPr>
        <w:spacing w:after="0" w:line="240" w:lineRule="auto"/>
      </w:pPr>
      <w:r>
        <w:separator/>
      </w:r>
    </w:p>
  </w:footnote>
  <w:footnote w:type="continuationSeparator" w:id="0">
    <w:p w14:paraId="0C119DB4" w14:textId="77777777" w:rsidR="007321B8" w:rsidRDefault="007321B8" w:rsidP="00F815F9">
      <w:pPr>
        <w:spacing w:after="0" w:line="240" w:lineRule="auto"/>
      </w:pPr>
      <w:r>
        <w:continuationSeparator/>
      </w:r>
    </w:p>
  </w:footnote>
  <w:footnote w:type="continuationNotice" w:id="1">
    <w:p w14:paraId="7AEB0B29" w14:textId="77777777" w:rsidR="007321B8" w:rsidRDefault="007321B8">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56D2D285"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rsidRPr="006841FB">
        <w:rPr>
          <w:rFonts w:cs="Times New Roman"/>
        </w:rPr>
        <w:t>(Wang, 2017)</w:t>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ins w:id="65" w:author="Wang, David" w:date="2022-06-21T13:05:00Z">
        <w:r w:rsidR="000F63F6">
          <w:rPr>
            <w:b/>
            <w:noProof/>
          </w:rPr>
          <w:t>4</w:t>
        </w:r>
      </w:ins>
      <w:del w:id="66" w:author="Wang, David" w:date="2022-06-21T13:05:00Z">
        <w:r w:rsidR="001E2B19" w:rsidDel="000F63F6">
          <w:rPr>
            <w:b/>
            <w:noProof/>
          </w:rPr>
          <w:delText>5</w:delText>
        </w:r>
      </w:del>
      <w:r>
        <w:t xml:space="preserve"> in this paper</w:t>
      </w:r>
      <w:r w:rsidRPr="00807EED">
        <w:t>.</w:t>
      </w:r>
    </w:p>
  </w:footnote>
  <w:footnote w:id="4">
    <w:p w14:paraId="6FACAB86" w14:textId="40D3D13F" w:rsidR="00864E41" w:rsidRDefault="00864E41" w:rsidP="00864E41">
      <w:pPr>
        <w:pStyle w:val="FootnoteText"/>
      </w:pPr>
      <w:ins w:id="85" w:author="Wang, David" w:date="2022-06-21T13:27:00Z">
        <w:r>
          <w:rPr>
            <w:rStyle w:val="FootnoteReference"/>
          </w:rPr>
          <w:footnoteRef/>
        </w:r>
        <w:r>
          <w:t xml:space="preserve"> </w:t>
        </w:r>
      </w:ins>
      <w:ins w:id="86" w:author="Wang, David" w:date="2022-06-21T13:28:00Z">
        <w:r>
          <w:t>While it is not an important factor in exchange between CH</w:t>
        </w:r>
        <w:r>
          <w:rPr>
            <w:vertAlign w:val="subscript"/>
          </w:rPr>
          <w:t>4</w:t>
        </w:r>
        <w:r>
          <w:t xml:space="preserve"> and D</w:t>
        </w:r>
        <w:r>
          <w:rPr>
            <w:vertAlign w:val="subscript"/>
          </w:rPr>
          <w:t>2</w:t>
        </w:r>
        <w:r>
          <w:t>O, t</w:t>
        </w:r>
      </w:ins>
      <w:ins w:id="87" w:author="Wang, David" w:date="2022-06-21T13:27:00Z">
        <w:r>
          <w:t>he source rock matrix is likely important as a catalyst for the exchange of kerogen-bound H with D</w:t>
        </w:r>
        <w:r w:rsidRPr="00864E41">
          <w:rPr>
            <w:vertAlign w:val="subscript"/>
            <w:rPrChange w:id="88" w:author="Wang, David" w:date="2022-06-21T13:27:00Z">
              <w:rPr/>
            </w:rPrChange>
          </w:rPr>
          <w:t>2</w:t>
        </w:r>
        <w:r>
          <w:t>O (prior to methane generation)</w:t>
        </w:r>
      </w:ins>
      <w:ins w:id="89" w:author="Wang, David" w:date="2022-06-21T13:28:00Z">
        <w:r>
          <w:t xml:space="preserve">, a process discussed in </w:t>
        </w:r>
        <w:r w:rsidRPr="00864E41">
          <w:t>§</w:t>
        </w:r>
        <w:r>
          <w:t>3.4.2</w:t>
        </w:r>
      </w:ins>
      <w:ins w:id="90" w:author="Wang, David" w:date="2022-06-21T13:29:00Z">
        <w:r w:rsidR="0056017A">
          <w:t xml:space="preserve"> and in Alexander et al. (1984)</w:t>
        </w:r>
      </w:ins>
      <w:ins w:id="91" w:author="Wang, David" w:date="2022-06-21T13:28:00Z">
        <w:r>
          <w:t>.</w:t>
        </w:r>
      </w:ins>
    </w:p>
  </w:footnote>
  <w:footnote w:id="5">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6">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7">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8">
    <w:p w14:paraId="3C271884" w14:textId="6ABF23B0" w:rsidR="00027F43" w:rsidRDefault="00027F43">
      <w:pPr>
        <w:pStyle w:val="FootnoteText"/>
      </w:pPr>
      <w:ins w:id="202" w:author="Wang, David" w:date="2022-07-09T19:35:00Z">
        <w:r>
          <w:rPr>
            <w:rStyle w:val="FootnoteReference"/>
          </w:rPr>
          <w:footnoteRef/>
        </w:r>
        <w:r>
          <w:t xml:space="preserve"> </w:t>
        </w:r>
      </w:ins>
      <w:ins w:id="203" w:author="Wang, David" w:date="2022-07-09T19:40:00Z">
        <w:r w:rsidR="000C7167">
          <w:t>M</w:t>
        </w:r>
      </w:ins>
      <w:ins w:id="204" w:author="Wang, David" w:date="2022-07-09T19:36:00Z">
        <w:r>
          <w:t>ore comprehensive discussion</w:t>
        </w:r>
      </w:ins>
      <w:ins w:id="205" w:author="Wang, David" w:date="2022-07-09T19:40:00Z">
        <w:r w:rsidR="000C7167">
          <w:t>s</w:t>
        </w:r>
      </w:ins>
      <w:ins w:id="206" w:author="Wang, David" w:date="2022-07-09T19:36:00Z">
        <w:r>
          <w:t xml:space="preserve"> of </w:t>
        </w:r>
      </w:ins>
      <w:ins w:id="207" w:author="Wang, David" w:date="2022-07-09T19:37:00Z">
        <w:r>
          <w:t>closure</w:t>
        </w:r>
      </w:ins>
      <w:ins w:id="208" w:author="Wang, David" w:date="2022-07-09T19:38:00Z">
        <w:r>
          <w:t xml:space="preserve"> (quenching)</w:t>
        </w:r>
      </w:ins>
      <w:ins w:id="209" w:author="Wang, David" w:date="2022-07-09T19:37:00Z">
        <w:r>
          <w:t xml:space="preserve"> temperatures for </w:t>
        </w:r>
      </w:ins>
      <w:ins w:id="210" w:author="Wang, David" w:date="2022-07-09T19:39:00Z">
        <w:r>
          <w:t>D/H</w:t>
        </w:r>
      </w:ins>
      <w:ins w:id="211" w:author="Wang, David" w:date="2022-07-09T19:37:00Z">
        <w:r>
          <w:t xml:space="preserve"> exchange</w:t>
        </w:r>
      </w:ins>
      <w:ins w:id="212" w:author="Wang, David" w:date="2022-07-09T19:38:00Z">
        <w:r>
          <w:t xml:space="preserve"> reactions</w:t>
        </w:r>
      </w:ins>
      <w:ins w:id="213" w:author="Wang, David" w:date="2022-07-09T19:37:00Z">
        <w:r>
          <w:t xml:space="preserve"> of </w:t>
        </w:r>
      </w:ins>
      <w:ins w:id="214" w:author="Wang, David" w:date="2022-07-09T19:39:00Z">
        <w:r w:rsidR="000C7167">
          <w:t>CH</w:t>
        </w:r>
        <w:r w:rsidR="000C7167">
          <w:rPr>
            <w:vertAlign w:val="subscript"/>
          </w:rPr>
          <w:t>4</w:t>
        </w:r>
      </w:ins>
      <w:ins w:id="215" w:author="Wang, David" w:date="2022-07-09T19:37:00Z">
        <w:r>
          <w:t xml:space="preserve"> can be found in Wang et al</w:t>
        </w:r>
      </w:ins>
      <w:ins w:id="216" w:author="Wang, David" w:date="2022-07-09T19:38:00Z">
        <w:r>
          <w:t>. (2018), Turner et al. (2022), and references therein.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51912">
    <w:abstractNumId w:val="9"/>
  </w:num>
  <w:num w:numId="2" w16cid:durableId="1914074754">
    <w:abstractNumId w:val="7"/>
  </w:num>
  <w:num w:numId="3" w16cid:durableId="1527013701">
    <w:abstractNumId w:val="6"/>
  </w:num>
  <w:num w:numId="4" w16cid:durableId="1225412790">
    <w:abstractNumId w:val="5"/>
  </w:num>
  <w:num w:numId="5" w16cid:durableId="36011132">
    <w:abstractNumId w:val="4"/>
  </w:num>
  <w:num w:numId="6" w16cid:durableId="1707681178">
    <w:abstractNumId w:val="11"/>
  </w:num>
  <w:num w:numId="7" w16cid:durableId="951286289">
    <w:abstractNumId w:val="8"/>
  </w:num>
  <w:num w:numId="8" w16cid:durableId="1236863491">
    <w:abstractNumId w:val="3"/>
  </w:num>
  <w:num w:numId="9" w16cid:durableId="318971647">
    <w:abstractNumId w:val="2"/>
  </w:num>
  <w:num w:numId="10" w16cid:durableId="680356144">
    <w:abstractNumId w:val="1"/>
  </w:num>
  <w:num w:numId="11" w16cid:durableId="1871189230">
    <w:abstractNumId w:val="0"/>
  </w:num>
  <w:num w:numId="12" w16cid:durableId="1873300989">
    <w:abstractNumId w:val="16"/>
  </w:num>
  <w:num w:numId="13" w16cid:durableId="151455302">
    <w:abstractNumId w:val="17"/>
  </w:num>
  <w:num w:numId="14" w16cid:durableId="881602281">
    <w:abstractNumId w:val="10"/>
  </w:num>
  <w:num w:numId="15" w16cid:durableId="1623220006">
    <w:abstractNumId w:val="15"/>
  </w:num>
  <w:num w:numId="16" w16cid:durableId="1458260818">
    <w:abstractNumId w:val="13"/>
  </w:num>
  <w:num w:numId="17" w16cid:durableId="1423839991">
    <w:abstractNumId w:val="14"/>
  </w:num>
  <w:num w:numId="18" w16cid:durableId="11775795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David">
    <w15:presenceInfo w15:providerId="None" w15:userId="Wang, 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27F43"/>
    <w:rsid w:val="000302D6"/>
    <w:rsid w:val="00030587"/>
    <w:rsid w:val="000307B6"/>
    <w:rsid w:val="00030929"/>
    <w:rsid w:val="00031049"/>
    <w:rsid w:val="00031436"/>
    <w:rsid w:val="00031681"/>
    <w:rsid w:val="0003183D"/>
    <w:rsid w:val="00031BA7"/>
    <w:rsid w:val="00031F83"/>
    <w:rsid w:val="00032077"/>
    <w:rsid w:val="000320EE"/>
    <w:rsid w:val="00032310"/>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0A7"/>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43"/>
    <w:rsid w:val="000B51D7"/>
    <w:rsid w:val="000B565C"/>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167"/>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21"/>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291"/>
    <w:rsid w:val="000E34A5"/>
    <w:rsid w:val="000E34A8"/>
    <w:rsid w:val="000E35C6"/>
    <w:rsid w:val="000E383D"/>
    <w:rsid w:val="000E385A"/>
    <w:rsid w:val="000E3A9F"/>
    <w:rsid w:val="000E3B9A"/>
    <w:rsid w:val="000E3BEF"/>
    <w:rsid w:val="000E4260"/>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E790B"/>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3F6"/>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570"/>
    <w:rsid w:val="001106BB"/>
    <w:rsid w:val="00110B0B"/>
    <w:rsid w:val="00110B2F"/>
    <w:rsid w:val="00110B5C"/>
    <w:rsid w:val="00110C2A"/>
    <w:rsid w:val="0011104B"/>
    <w:rsid w:val="00111237"/>
    <w:rsid w:val="00111240"/>
    <w:rsid w:val="0011130D"/>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2E"/>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A87"/>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3AC"/>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448"/>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C54"/>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DD0"/>
    <w:rsid w:val="00192FFB"/>
    <w:rsid w:val="00193421"/>
    <w:rsid w:val="001934A0"/>
    <w:rsid w:val="001940B0"/>
    <w:rsid w:val="001945C4"/>
    <w:rsid w:val="0019472C"/>
    <w:rsid w:val="00194892"/>
    <w:rsid w:val="00194D21"/>
    <w:rsid w:val="00195008"/>
    <w:rsid w:val="001950F9"/>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B3C"/>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672"/>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16D"/>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E86"/>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8AF"/>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768"/>
    <w:rsid w:val="0026280E"/>
    <w:rsid w:val="002629A0"/>
    <w:rsid w:val="00262BAE"/>
    <w:rsid w:val="002635BE"/>
    <w:rsid w:val="00263AF1"/>
    <w:rsid w:val="00263D49"/>
    <w:rsid w:val="0026412B"/>
    <w:rsid w:val="00264320"/>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4D53"/>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6FF0"/>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05B"/>
    <w:rsid w:val="002937A3"/>
    <w:rsid w:val="0029396D"/>
    <w:rsid w:val="00293987"/>
    <w:rsid w:val="00293A33"/>
    <w:rsid w:val="00293C57"/>
    <w:rsid w:val="0029412C"/>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8D1"/>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AC8"/>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086"/>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506"/>
    <w:rsid w:val="002C1893"/>
    <w:rsid w:val="002C190F"/>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922"/>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3F1B"/>
    <w:rsid w:val="002D43E2"/>
    <w:rsid w:val="002D451D"/>
    <w:rsid w:val="002D4626"/>
    <w:rsid w:val="002D48DE"/>
    <w:rsid w:val="002D49CA"/>
    <w:rsid w:val="002D538A"/>
    <w:rsid w:val="002D53ED"/>
    <w:rsid w:val="002D5609"/>
    <w:rsid w:val="002D56E1"/>
    <w:rsid w:val="002D5B58"/>
    <w:rsid w:val="002D607F"/>
    <w:rsid w:val="002D60BA"/>
    <w:rsid w:val="002D6592"/>
    <w:rsid w:val="002D65D7"/>
    <w:rsid w:val="002D6B8E"/>
    <w:rsid w:val="002D6CC1"/>
    <w:rsid w:val="002D6F63"/>
    <w:rsid w:val="002D70F6"/>
    <w:rsid w:val="002D728B"/>
    <w:rsid w:val="002D74ED"/>
    <w:rsid w:val="002D74FD"/>
    <w:rsid w:val="002D7621"/>
    <w:rsid w:val="002D7622"/>
    <w:rsid w:val="002D7B82"/>
    <w:rsid w:val="002E00BC"/>
    <w:rsid w:val="002E0144"/>
    <w:rsid w:val="002E031B"/>
    <w:rsid w:val="002E06AE"/>
    <w:rsid w:val="002E096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0F8"/>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6AF"/>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CFC"/>
    <w:rsid w:val="00332D57"/>
    <w:rsid w:val="00332FB7"/>
    <w:rsid w:val="003331C0"/>
    <w:rsid w:val="00333343"/>
    <w:rsid w:val="0033337E"/>
    <w:rsid w:val="003336A0"/>
    <w:rsid w:val="00333769"/>
    <w:rsid w:val="003337B7"/>
    <w:rsid w:val="00333A24"/>
    <w:rsid w:val="00333C8A"/>
    <w:rsid w:val="00333D13"/>
    <w:rsid w:val="00333F11"/>
    <w:rsid w:val="003340A8"/>
    <w:rsid w:val="00334115"/>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3"/>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034"/>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C75"/>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AA3"/>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7C3"/>
    <w:rsid w:val="003A1810"/>
    <w:rsid w:val="003A183B"/>
    <w:rsid w:val="003A1C9D"/>
    <w:rsid w:val="003A20B5"/>
    <w:rsid w:val="003A2244"/>
    <w:rsid w:val="003A25DE"/>
    <w:rsid w:val="003A31A9"/>
    <w:rsid w:val="003A31F7"/>
    <w:rsid w:val="003A329B"/>
    <w:rsid w:val="003A369E"/>
    <w:rsid w:val="003A3925"/>
    <w:rsid w:val="003A3ADE"/>
    <w:rsid w:val="003A3CFD"/>
    <w:rsid w:val="003A44FF"/>
    <w:rsid w:val="003A45F4"/>
    <w:rsid w:val="003A481B"/>
    <w:rsid w:val="003A4B01"/>
    <w:rsid w:val="003A4B74"/>
    <w:rsid w:val="003A4C9E"/>
    <w:rsid w:val="003A4F66"/>
    <w:rsid w:val="003A4FB7"/>
    <w:rsid w:val="003A51AE"/>
    <w:rsid w:val="003A51D6"/>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19A"/>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A7E"/>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4E"/>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94B"/>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9C8"/>
    <w:rsid w:val="00435C35"/>
    <w:rsid w:val="00435CB4"/>
    <w:rsid w:val="00435F2D"/>
    <w:rsid w:val="00436184"/>
    <w:rsid w:val="004361CD"/>
    <w:rsid w:val="004362A5"/>
    <w:rsid w:val="004368DD"/>
    <w:rsid w:val="00436B8E"/>
    <w:rsid w:val="00436C88"/>
    <w:rsid w:val="00437033"/>
    <w:rsid w:val="004372C1"/>
    <w:rsid w:val="004376A7"/>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2E8"/>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4DB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7A2"/>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1B"/>
    <w:rsid w:val="004A21F1"/>
    <w:rsid w:val="004A22A5"/>
    <w:rsid w:val="004A2475"/>
    <w:rsid w:val="004A2476"/>
    <w:rsid w:val="004A248F"/>
    <w:rsid w:val="004A24E2"/>
    <w:rsid w:val="004A277A"/>
    <w:rsid w:val="004A292C"/>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5B7"/>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4D"/>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80D"/>
    <w:rsid w:val="004F3C72"/>
    <w:rsid w:val="004F3CEC"/>
    <w:rsid w:val="004F3E49"/>
    <w:rsid w:val="004F3EF4"/>
    <w:rsid w:val="004F41DD"/>
    <w:rsid w:val="004F42E4"/>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6FC"/>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11D"/>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5EB8"/>
    <w:rsid w:val="0055619E"/>
    <w:rsid w:val="005565A0"/>
    <w:rsid w:val="005565D0"/>
    <w:rsid w:val="00556BB8"/>
    <w:rsid w:val="00556C3D"/>
    <w:rsid w:val="00556D6C"/>
    <w:rsid w:val="005571B8"/>
    <w:rsid w:val="005572A7"/>
    <w:rsid w:val="00557B6D"/>
    <w:rsid w:val="00557C21"/>
    <w:rsid w:val="00557F63"/>
    <w:rsid w:val="0056017A"/>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51"/>
    <w:rsid w:val="005752BD"/>
    <w:rsid w:val="005754D2"/>
    <w:rsid w:val="00575646"/>
    <w:rsid w:val="00575A0C"/>
    <w:rsid w:val="00575C16"/>
    <w:rsid w:val="00575CB3"/>
    <w:rsid w:val="00575F9F"/>
    <w:rsid w:val="005760D0"/>
    <w:rsid w:val="005763B3"/>
    <w:rsid w:val="005764CF"/>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6FB3"/>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5F0"/>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BD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8F8"/>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AD2"/>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7DE"/>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336"/>
    <w:rsid w:val="0066147F"/>
    <w:rsid w:val="006614E6"/>
    <w:rsid w:val="006617EA"/>
    <w:rsid w:val="00662066"/>
    <w:rsid w:val="0066215F"/>
    <w:rsid w:val="0066260E"/>
    <w:rsid w:val="00662789"/>
    <w:rsid w:val="0066292B"/>
    <w:rsid w:val="00662A42"/>
    <w:rsid w:val="00662CC0"/>
    <w:rsid w:val="00663005"/>
    <w:rsid w:val="0066359B"/>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E78"/>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6DD"/>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7D0"/>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485"/>
    <w:rsid w:val="006B75B6"/>
    <w:rsid w:val="006B768D"/>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79C"/>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0AC"/>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2733"/>
    <w:rsid w:val="006F398E"/>
    <w:rsid w:val="006F39D3"/>
    <w:rsid w:val="006F39F3"/>
    <w:rsid w:val="006F3FF0"/>
    <w:rsid w:val="006F4235"/>
    <w:rsid w:val="006F4298"/>
    <w:rsid w:val="006F49B8"/>
    <w:rsid w:val="006F4ACC"/>
    <w:rsid w:val="006F4B66"/>
    <w:rsid w:val="006F4C59"/>
    <w:rsid w:val="006F4C5F"/>
    <w:rsid w:val="006F5064"/>
    <w:rsid w:val="006F588C"/>
    <w:rsid w:val="006F597A"/>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369"/>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1B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DD"/>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8E8"/>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CF8"/>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70C"/>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552"/>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13"/>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34C"/>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6E"/>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44B"/>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AF7"/>
    <w:rsid w:val="007F2BB7"/>
    <w:rsid w:val="007F2CC1"/>
    <w:rsid w:val="007F2E67"/>
    <w:rsid w:val="007F3080"/>
    <w:rsid w:val="007F31C5"/>
    <w:rsid w:val="007F3406"/>
    <w:rsid w:val="007F3680"/>
    <w:rsid w:val="007F36C5"/>
    <w:rsid w:val="007F3754"/>
    <w:rsid w:val="007F41C2"/>
    <w:rsid w:val="007F42A4"/>
    <w:rsid w:val="007F4445"/>
    <w:rsid w:val="007F4869"/>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5D"/>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480"/>
    <w:rsid w:val="008345C5"/>
    <w:rsid w:val="00834692"/>
    <w:rsid w:val="00834B7B"/>
    <w:rsid w:val="00834E23"/>
    <w:rsid w:val="00835466"/>
    <w:rsid w:val="00835A7C"/>
    <w:rsid w:val="00835B84"/>
    <w:rsid w:val="00835F0B"/>
    <w:rsid w:val="0083657E"/>
    <w:rsid w:val="008365D0"/>
    <w:rsid w:val="00836944"/>
    <w:rsid w:val="00836F60"/>
    <w:rsid w:val="008372AD"/>
    <w:rsid w:val="008375E5"/>
    <w:rsid w:val="00837709"/>
    <w:rsid w:val="00837791"/>
    <w:rsid w:val="008378F9"/>
    <w:rsid w:val="00837A58"/>
    <w:rsid w:val="0084004E"/>
    <w:rsid w:val="00840095"/>
    <w:rsid w:val="00840241"/>
    <w:rsid w:val="008403EE"/>
    <w:rsid w:val="008404A6"/>
    <w:rsid w:val="0084068F"/>
    <w:rsid w:val="008406D8"/>
    <w:rsid w:val="008407ED"/>
    <w:rsid w:val="00840C15"/>
    <w:rsid w:val="00840D29"/>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2DA6"/>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41"/>
    <w:rsid w:val="00864E78"/>
    <w:rsid w:val="00864EAE"/>
    <w:rsid w:val="0086536A"/>
    <w:rsid w:val="00865409"/>
    <w:rsid w:val="008655CC"/>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515"/>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B8A"/>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339"/>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681"/>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1B26"/>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6E1"/>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D41"/>
    <w:rsid w:val="008F2E54"/>
    <w:rsid w:val="008F2E9D"/>
    <w:rsid w:val="008F3AD4"/>
    <w:rsid w:val="008F3BCF"/>
    <w:rsid w:val="008F3D6C"/>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7AA"/>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C35"/>
    <w:rsid w:val="00912D45"/>
    <w:rsid w:val="00912E17"/>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1F4"/>
    <w:rsid w:val="009267A0"/>
    <w:rsid w:val="00926CA2"/>
    <w:rsid w:val="00926CB3"/>
    <w:rsid w:val="0092704E"/>
    <w:rsid w:val="00927076"/>
    <w:rsid w:val="0092739A"/>
    <w:rsid w:val="00927A8E"/>
    <w:rsid w:val="00927B72"/>
    <w:rsid w:val="00927BAE"/>
    <w:rsid w:val="00927ECF"/>
    <w:rsid w:val="00927F41"/>
    <w:rsid w:val="00930219"/>
    <w:rsid w:val="009309DE"/>
    <w:rsid w:val="009310DA"/>
    <w:rsid w:val="009312CA"/>
    <w:rsid w:val="0093131C"/>
    <w:rsid w:val="00931359"/>
    <w:rsid w:val="0093181D"/>
    <w:rsid w:val="009318E0"/>
    <w:rsid w:val="0093196B"/>
    <w:rsid w:val="00931B03"/>
    <w:rsid w:val="00931BA8"/>
    <w:rsid w:val="00931E22"/>
    <w:rsid w:val="0093204C"/>
    <w:rsid w:val="00932287"/>
    <w:rsid w:val="009322D8"/>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CA6"/>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C7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3F36"/>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AE"/>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932"/>
    <w:rsid w:val="00A13A86"/>
    <w:rsid w:val="00A13E1B"/>
    <w:rsid w:val="00A13E5C"/>
    <w:rsid w:val="00A13EF3"/>
    <w:rsid w:val="00A13F39"/>
    <w:rsid w:val="00A14564"/>
    <w:rsid w:val="00A14B98"/>
    <w:rsid w:val="00A14C98"/>
    <w:rsid w:val="00A14E0A"/>
    <w:rsid w:val="00A14FE7"/>
    <w:rsid w:val="00A15588"/>
    <w:rsid w:val="00A15650"/>
    <w:rsid w:val="00A15BD3"/>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DFB"/>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85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6FF7"/>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7F0"/>
    <w:rsid w:val="00A61956"/>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BF4"/>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4E92"/>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5FF0"/>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0D2"/>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789"/>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9B2"/>
    <w:rsid w:val="00B03E8A"/>
    <w:rsid w:val="00B03E96"/>
    <w:rsid w:val="00B040B1"/>
    <w:rsid w:val="00B040B5"/>
    <w:rsid w:val="00B04250"/>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6C"/>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27FD4"/>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0A0"/>
    <w:rsid w:val="00B570CA"/>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5FC7"/>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4BC"/>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8A3"/>
    <w:rsid w:val="00BF3A25"/>
    <w:rsid w:val="00BF3EBF"/>
    <w:rsid w:val="00BF413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535"/>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43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7"/>
    <w:rsid w:val="00C52539"/>
    <w:rsid w:val="00C52669"/>
    <w:rsid w:val="00C52C4B"/>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287"/>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36E"/>
    <w:rsid w:val="00C84839"/>
    <w:rsid w:val="00C849AB"/>
    <w:rsid w:val="00C84C0F"/>
    <w:rsid w:val="00C851F3"/>
    <w:rsid w:val="00C8521A"/>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5BF0"/>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5EB"/>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2CE"/>
    <w:rsid w:val="00CC56BE"/>
    <w:rsid w:val="00CC57AF"/>
    <w:rsid w:val="00CC58C0"/>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8A5"/>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EA2"/>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961"/>
    <w:rsid w:val="00CE6DB4"/>
    <w:rsid w:val="00CE6E29"/>
    <w:rsid w:val="00CE703B"/>
    <w:rsid w:val="00CE70FE"/>
    <w:rsid w:val="00CE72CA"/>
    <w:rsid w:val="00CE733B"/>
    <w:rsid w:val="00CE7831"/>
    <w:rsid w:val="00CE7AA4"/>
    <w:rsid w:val="00CE7D53"/>
    <w:rsid w:val="00CE7EEB"/>
    <w:rsid w:val="00CE7F4F"/>
    <w:rsid w:val="00CF0069"/>
    <w:rsid w:val="00CF00C1"/>
    <w:rsid w:val="00CF0167"/>
    <w:rsid w:val="00CF0431"/>
    <w:rsid w:val="00CF0AF2"/>
    <w:rsid w:val="00CF12E0"/>
    <w:rsid w:val="00CF1300"/>
    <w:rsid w:val="00CF1642"/>
    <w:rsid w:val="00CF18A6"/>
    <w:rsid w:val="00CF1B34"/>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DF4"/>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5F30"/>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05A"/>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730"/>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1E1"/>
    <w:rsid w:val="00D6440B"/>
    <w:rsid w:val="00D646A6"/>
    <w:rsid w:val="00D6474E"/>
    <w:rsid w:val="00D6489E"/>
    <w:rsid w:val="00D64BF1"/>
    <w:rsid w:val="00D6563B"/>
    <w:rsid w:val="00D6594C"/>
    <w:rsid w:val="00D662FB"/>
    <w:rsid w:val="00D66778"/>
    <w:rsid w:val="00D66D08"/>
    <w:rsid w:val="00D66D98"/>
    <w:rsid w:val="00D66EB8"/>
    <w:rsid w:val="00D66EBE"/>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7DE"/>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9AD"/>
    <w:rsid w:val="00DF0A7A"/>
    <w:rsid w:val="00DF0AC3"/>
    <w:rsid w:val="00DF0B0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4ED"/>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436"/>
    <w:rsid w:val="00E228F8"/>
    <w:rsid w:val="00E22AA2"/>
    <w:rsid w:val="00E22C2C"/>
    <w:rsid w:val="00E22CBE"/>
    <w:rsid w:val="00E22D0B"/>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40"/>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BB5"/>
    <w:rsid w:val="00E52DFC"/>
    <w:rsid w:val="00E52F65"/>
    <w:rsid w:val="00E531B4"/>
    <w:rsid w:val="00E531CD"/>
    <w:rsid w:val="00E53411"/>
    <w:rsid w:val="00E53481"/>
    <w:rsid w:val="00E536F1"/>
    <w:rsid w:val="00E53F68"/>
    <w:rsid w:val="00E53F71"/>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8CC"/>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35B"/>
    <w:rsid w:val="00ED361B"/>
    <w:rsid w:val="00ED3A68"/>
    <w:rsid w:val="00ED3A8C"/>
    <w:rsid w:val="00ED3F89"/>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144"/>
    <w:rsid w:val="00EE65CD"/>
    <w:rsid w:val="00EE6792"/>
    <w:rsid w:val="00EE688F"/>
    <w:rsid w:val="00EE6CF2"/>
    <w:rsid w:val="00EE6EED"/>
    <w:rsid w:val="00EE7192"/>
    <w:rsid w:val="00EE7304"/>
    <w:rsid w:val="00EE74C8"/>
    <w:rsid w:val="00EE774A"/>
    <w:rsid w:val="00EE7AC6"/>
    <w:rsid w:val="00EE7D44"/>
    <w:rsid w:val="00EF0358"/>
    <w:rsid w:val="00EF0509"/>
    <w:rsid w:val="00EF0955"/>
    <w:rsid w:val="00EF0CB7"/>
    <w:rsid w:val="00EF105E"/>
    <w:rsid w:val="00EF11B7"/>
    <w:rsid w:val="00EF18C6"/>
    <w:rsid w:val="00EF196B"/>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0A69"/>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3C9"/>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A83"/>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27F"/>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37"/>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274"/>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DA0"/>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7EF"/>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82C"/>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microsoft.com/office/2011/relationships/people" Target="peop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34</Pages>
  <Words>11980</Words>
  <Characters>68291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80111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175</cp:revision>
  <cp:lastPrinted>2022-02-06T01:54:00Z</cp:lastPrinted>
  <dcterms:created xsi:type="dcterms:W3CDTF">2022-02-20T23:36:00Z</dcterms:created>
  <dcterms:modified xsi:type="dcterms:W3CDTF">2022-07-13T11:43:00Z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id="JbMcmWLa"/&gt;&lt;style id="http://www.zotero.org/styles/organic-geochemistry" hasBibliography="1" bibliographyStyleHasBeenSet="1"/&gt;&lt;prefs&gt;&lt;pref name="fieldType" value="Field"/&gt;&lt;/prefs&gt;&lt;/data&gt;</vt:lpwstr>
  </property>
  <property fmtid="{D5CDD505-2E9C-101B-9397-08002B2CF9AE}" pid="3" name="Docear4Word_StyleTitle">
    <vt:lpwstr>ACM SIG Proceedings With Long Author List</vt:lpwstr>
  </property>
</Properties>
</file>