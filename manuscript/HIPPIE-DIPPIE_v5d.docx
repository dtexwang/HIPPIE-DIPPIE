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D85B25" w14:textId="39FA207A" w:rsidR="00965446" w:rsidRPr="008D00B4" w:rsidRDefault="00F1050A" w:rsidP="00BC188A">
      <w:r w:rsidRPr="008D00B4">
        <w:t>Title</w:t>
      </w:r>
      <w:r w:rsidR="007A1C0E" w:rsidRPr="008D00B4">
        <w:t>:</w:t>
      </w:r>
      <w:r w:rsidRPr="008D00B4">
        <w:t xml:space="preserve">  </w:t>
      </w:r>
    </w:p>
    <w:p w14:paraId="39DBDCD2" w14:textId="5C66600F" w:rsidR="00BB11A7" w:rsidRPr="008D00B4" w:rsidRDefault="007C7776" w:rsidP="007C7776">
      <w:r>
        <w:t>Incorporation of water-derived hydrogen into methane during artificial maturation of kerogen under hydrothermal conditions</w:t>
      </w:r>
    </w:p>
    <w:p w14:paraId="0C7AF81D" w14:textId="77777777" w:rsidR="00E25E79" w:rsidRPr="008D00B4" w:rsidRDefault="00E25E79" w:rsidP="00BC188A"/>
    <w:p w14:paraId="2E60EEF3" w14:textId="3B380E53" w:rsidR="00386B8E" w:rsidRPr="008D00B4" w:rsidRDefault="000D2823" w:rsidP="00BC188A">
      <w:r w:rsidRPr="008D00B4">
        <w:t xml:space="preserve">A manuscript </w:t>
      </w:r>
      <w:r w:rsidR="00940C9A">
        <w:t xml:space="preserve">prepared </w:t>
      </w:r>
      <w:r w:rsidR="00593495" w:rsidRPr="008D00B4">
        <w:t>for submission</w:t>
      </w:r>
      <w:r w:rsidRPr="008D00B4">
        <w:t xml:space="preserve"> to </w:t>
      </w:r>
      <w:r w:rsidR="00DC5B90">
        <w:rPr>
          <w:i/>
        </w:rPr>
        <w:t xml:space="preserve">Organic Geochemistry </w:t>
      </w:r>
      <w:r w:rsidR="00DC5B90" w:rsidRPr="008D00B4">
        <w:rPr>
          <w:i/>
        </w:rPr>
        <w:t>on</w:t>
      </w:r>
      <w:r w:rsidR="00513AF3" w:rsidRPr="008D00B4">
        <w:t xml:space="preserve"> </w:t>
      </w:r>
      <w:r w:rsidR="00045D52">
        <w:rPr>
          <w:noProof/>
        </w:rPr>
        <w:t xml:space="preserve">15 </w:t>
      </w:r>
      <w:r w:rsidR="00A5122C">
        <w:rPr>
          <w:noProof/>
        </w:rPr>
        <w:t>February 2022</w:t>
      </w:r>
    </w:p>
    <w:p w14:paraId="570F2BA7" w14:textId="77777777" w:rsidR="007A1E5C" w:rsidRPr="008D00B4" w:rsidRDefault="007A1E5C" w:rsidP="00BC188A"/>
    <w:p w14:paraId="09B0E84C" w14:textId="77777777" w:rsidR="00443EE7" w:rsidRPr="008D00B4" w:rsidRDefault="00443EE7" w:rsidP="00BC188A"/>
    <w:p w14:paraId="2040B8EF" w14:textId="77777777" w:rsidR="00153F79" w:rsidRPr="008D00B4" w:rsidRDefault="00153F79" w:rsidP="00BC188A">
      <w:r w:rsidRPr="008D00B4">
        <w:t>Authors</w:t>
      </w:r>
      <w:r w:rsidR="00FD023D" w:rsidRPr="008D00B4">
        <w:t xml:space="preserve"> and affiliations</w:t>
      </w:r>
      <w:r w:rsidRPr="008D00B4">
        <w:t>:</w:t>
      </w:r>
    </w:p>
    <w:p w14:paraId="6E037F37" w14:textId="2E708B50" w:rsidR="00153F79" w:rsidRPr="00726053" w:rsidRDefault="00195AC5" w:rsidP="00BC188A">
      <w:pPr>
        <w:rPr>
          <w:vertAlign w:val="superscript"/>
        </w:rPr>
      </w:pPr>
      <w:r w:rsidRPr="008D00B4">
        <w:t xml:space="preserve">David T. </w:t>
      </w:r>
      <w:proofErr w:type="spellStart"/>
      <w:r w:rsidRPr="008D00B4">
        <w:t>Wang</w:t>
      </w:r>
      <w:r w:rsidR="00E66C83" w:rsidRPr="008D00B4">
        <w:rPr>
          <w:vertAlign w:val="superscript"/>
        </w:rPr>
        <w:t>a</w:t>
      </w:r>
      <w:proofErr w:type="gramStart"/>
      <w:r w:rsidR="00153F79" w:rsidRPr="008D00B4">
        <w:rPr>
          <w:vertAlign w:val="superscript"/>
        </w:rPr>
        <w:t>,</w:t>
      </w:r>
      <w:r w:rsidR="00E66C83" w:rsidRPr="008D00B4">
        <w:rPr>
          <w:vertAlign w:val="superscript"/>
        </w:rPr>
        <w:t>b</w:t>
      </w:r>
      <w:proofErr w:type="spellEnd"/>
      <w:proofErr w:type="gramEnd"/>
      <w:del w:id="0" w:author="Wang, David T" w:date="2022-01-14T23:01:00Z">
        <w:r w:rsidR="00D17605" w:rsidRPr="008D00B4" w:rsidDel="00EB058D">
          <w:rPr>
            <w:vertAlign w:val="superscript"/>
          </w:rPr>
          <w:delText>,</w:delText>
        </w:r>
        <w:r w:rsidR="007C7776" w:rsidDel="00EB058D">
          <w:rPr>
            <w:vertAlign w:val="superscript"/>
          </w:rPr>
          <w:delText>c</w:delText>
        </w:r>
      </w:del>
      <w:r w:rsidR="008B45D0" w:rsidRPr="008D00B4">
        <w:t>*</w:t>
      </w:r>
      <w:r w:rsidRPr="008D00B4">
        <w:t>,</w:t>
      </w:r>
      <w:r w:rsidR="003239D6" w:rsidRPr="008D00B4">
        <w:t xml:space="preserve"> </w:t>
      </w:r>
      <w:r w:rsidR="00766D45" w:rsidRPr="008D00B4">
        <w:t xml:space="preserve">Jeffrey S. </w:t>
      </w:r>
      <w:proofErr w:type="spellStart"/>
      <w:r w:rsidR="00766D45" w:rsidRPr="008D00B4">
        <w:t>Seewald</w:t>
      </w:r>
      <w:r w:rsidR="00766D45" w:rsidRPr="008D00B4">
        <w:rPr>
          <w:vertAlign w:val="superscript"/>
        </w:rPr>
        <w:t>b</w:t>
      </w:r>
      <w:proofErr w:type="spellEnd"/>
      <w:r w:rsidR="00766D45" w:rsidRPr="008D00B4">
        <w:t>,</w:t>
      </w:r>
      <w:r w:rsidR="003476A6" w:rsidRPr="008D00B4">
        <w:t xml:space="preserve"> </w:t>
      </w:r>
      <w:proofErr w:type="spellStart"/>
      <w:r w:rsidR="007C7776" w:rsidRPr="008D00B4">
        <w:t>Eoghan</w:t>
      </w:r>
      <w:proofErr w:type="spellEnd"/>
      <w:r w:rsidR="007C7776" w:rsidRPr="008D00B4">
        <w:t xml:space="preserve"> P. </w:t>
      </w:r>
      <w:proofErr w:type="spellStart"/>
      <w:r w:rsidR="007C7776" w:rsidRPr="008D00B4">
        <w:t>Reeves</w:t>
      </w:r>
      <w:ins w:id="1" w:author="Wang, David T" w:date="2022-01-14T22:30:00Z">
        <w:r w:rsidR="00D513AC">
          <w:rPr>
            <w:vertAlign w:val="superscript"/>
          </w:rPr>
          <w:t>c</w:t>
        </w:r>
      </w:ins>
      <w:proofErr w:type="spellEnd"/>
      <w:del w:id="2" w:author="Wang, David T" w:date="2022-01-14T22:30:00Z">
        <w:r w:rsidR="007C7776" w:rsidDel="00D513AC">
          <w:rPr>
            <w:vertAlign w:val="superscript"/>
          </w:rPr>
          <w:delText>d</w:delText>
        </w:r>
      </w:del>
      <w:r w:rsidR="007C7776" w:rsidRPr="008D00B4">
        <w:t xml:space="preserve">, </w:t>
      </w:r>
      <w:proofErr w:type="spellStart"/>
      <w:r w:rsidR="0058623B" w:rsidRPr="008D00B4">
        <w:t>Shuhei</w:t>
      </w:r>
      <w:proofErr w:type="spellEnd"/>
      <w:r w:rsidR="0058623B" w:rsidRPr="008D00B4">
        <w:t xml:space="preserve"> </w:t>
      </w:r>
      <w:proofErr w:type="spellStart"/>
      <w:r w:rsidR="0058623B" w:rsidRPr="008D00B4">
        <w:t>Ono</w:t>
      </w:r>
      <w:r w:rsidR="0058623B" w:rsidRPr="008D00B4">
        <w:rPr>
          <w:vertAlign w:val="superscript"/>
        </w:rPr>
        <w:t>a</w:t>
      </w:r>
      <w:proofErr w:type="spellEnd"/>
      <w:r w:rsidR="0058623B">
        <w:t xml:space="preserve">, </w:t>
      </w:r>
      <w:r w:rsidR="00A63BC0">
        <w:t xml:space="preserve">and Sean P. </w:t>
      </w:r>
      <w:proofErr w:type="spellStart"/>
      <w:r w:rsidR="00A63BC0">
        <w:t>Sylva</w:t>
      </w:r>
      <w:r w:rsidR="00A63BC0">
        <w:rPr>
          <w:vertAlign w:val="superscript"/>
        </w:rPr>
        <w:t>b</w:t>
      </w:r>
      <w:proofErr w:type="spellEnd"/>
    </w:p>
    <w:p w14:paraId="3CF11E96" w14:textId="2E73E9E2" w:rsidR="006559C7" w:rsidRPr="008D00B4" w:rsidRDefault="00E66C83" w:rsidP="00BC188A">
      <w:pPr>
        <w:spacing w:after="0"/>
        <w:rPr>
          <w:sz w:val="16"/>
        </w:rPr>
      </w:pPr>
      <w:proofErr w:type="spellStart"/>
      <w:proofErr w:type="gramStart"/>
      <w:r w:rsidRPr="008D00B4">
        <w:rPr>
          <w:sz w:val="16"/>
          <w:vertAlign w:val="superscript"/>
        </w:rPr>
        <w:t>a</w:t>
      </w:r>
      <w:r w:rsidR="00195AC5" w:rsidRPr="008D00B4">
        <w:rPr>
          <w:sz w:val="16"/>
        </w:rPr>
        <w:t>Department</w:t>
      </w:r>
      <w:proofErr w:type="spellEnd"/>
      <w:proofErr w:type="gramEnd"/>
      <w:r w:rsidR="00195AC5" w:rsidRPr="008D00B4">
        <w:rPr>
          <w:sz w:val="16"/>
        </w:rPr>
        <w:t xml:space="preserve"> of Earth, Atmospheric and Planetary Sciences, Massachusetts Institute of Technology, Cambridge, Massachusetts 02139, USA.  </w:t>
      </w:r>
    </w:p>
    <w:p w14:paraId="23B6873E" w14:textId="779E6F95" w:rsidR="006559C7" w:rsidRPr="008D00B4" w:rsidRDefault="00E66C83" w:rsidP="00BC188A">
      <w:pPr>
        <w:spacing w:after="0"/>
        <w:rPr>
          <w:sz w:val="16"/>
        </w:rPr>
      </w:pPr>
      <w:proofErr w:type="spellStart"/>
      <w:proofErr w:type="gramStart"/>
      <w:r w:rsidRPr="008D00B4">
        <w:rPr>
          <w:sz w:val="16"/>
          <w:vertAlign w:val="superscript"/>
        </w:rPr>
        <w:t>b</w:t>
      </w:r>
      <w:r w:rsidR="00195AC5" w:rsidRPr="008D00B4">
        <w:rPr>
          <w:sz w:val="16"/>
        </w:rPr>
        <w:t>Marine</w:t>
      </w:r>
      <w:proofErr w:type="spellEnd"/>
      <w:proofErr w:type="gramEnd"/>
      <w:r w:rsidR="00195AC5" w:rsidRPr="008D00B4">
        <w:rPr>
          <w:sz w:val="16"/>
        </w:rPr>
        <w:t xml:space="preserve"> Chemistry and Geochemistry Departm</w:t>
      </w:r>
      <w:bookmarkStart w:id="3" w:name="_GoBack"/>
      <w:bookmarkEnd w:id="3"/>
      <w:r w:rsidR="00195AC5" w:rsidRPr="008D00B4">
        <w:rPr>
          <w:sz w:val="16"/>
        </w:rPr>
        <w:t xml:space="preserve">ent, Woods Hole Oceanographic Institution, Woods Hole, Massachusetts 02543, USA.  </w:t>
      </w:r>
    </w:p>
    <w:p w14:paraId="4050ADE1" w14:textId="287D23D6" w:rsidR="007C7776" w:rsidRPr="008D00B4" w:rsidDel="00D513AC" w:rsidRDefault="007C7776" w:rsidP="007C7776">
      <w:pPr>
        <w:spacing w:after="0"/>
        <w:rPr>
          <w:del w:id="4" w:author="Wang, David T" w:date="2022-01-14T22:29:00Z"/>
          <w:sz w:val="16"/>
        </w:rPr>
      </w:pPr>
      <w:del w:id="5" w:author="Wang, David T" w:date="2022-01-14T22:29:00Z">
        <w:r w:rsidDel="00D513AC">
          <w:rPr>
            <w:sz w:val="16"/>
            <w:vertAlign w:val="superscript"/>
          </w:rPr>
          <w:delText>c</w:delText>
        </w:r>
        <w:r w:rsidR="00641142" w:rsidDel="00D513AC">
          <w:rPr>
            <w:sz w:val="16"/>
          </w:rPr>
          <w:delText>ExxonMobil Upstream</w:delText>
        </w:r>
        <w:r w:rsidR="00C13FF3" w:rsidDel="00D513AC">
          <w:rPr>
            <w:sz w:val="16"/>
          </w:rPr>
          <w:delText xml:space="preserve"> </w:delText>
        </w:r>
        <w:r w:rsidR="00B23F66" w:rsidDel="00D513AC">
          <w:rPr>
            <w:sz w:val="16"/>
          </w:rPr>
          <w:delText>Research Company</w:delText>
        </w:r>
        <w:r w:rsidDel="00D513AC">
          <w:rPr>
            <w:sz w:val="16"/>
          </w:rPr>
          <w:delText>, Spring, Texas 77389</w:delText>
        </w:r>
        <w:r w:rsidRPr="008D00B4" w:rsidDel="00D513AC">
          <w:rPr>
            <w:sz w:val="16"/>
          </w:rPr>
          <w:delText>, USA.</w:delText>
        </w:r>
      </w:del>
    </w:p>
    <w:p w14:paraId="753AFA4A" w14:textId="3604C1D2" w:rsidR="007B53E2" w:rsidRDefault="00D513AC" w:rsidP="00BC188A">
      <w:pPr>
        <w:spacing w:after="0"/>
        <w:rPr>
          <w:sz w:val="16"/>
        </w:rPr>
      </w:pPr>
      <w:proofErr w:type="spellStart"/>
      <w:proofErr w:type="gramStart"/>
      <w:ins w:id="6" w:author="Wang, David T" w:date="2022-01-14T22:30:00Z">
        <w:r>
          <w:rPr>
            <w:sz w:val="16"/>
            <w:vertAlign w:val="superscript"/>
          </w:rPr>
          <w:t>c</w:t>
        </w:r>
      </w:ins>
      <w:proofErr w:type="gramEnd"/>
      <w:del w:id="7" w:author="Wang, David T" w:date="2022-01-14T22:30:00Z">
        <w:r w:rsidR="007C7776" w:rsidDel="00D513AC">
          <w:rPr>
            <w:sz w:val="16"/>
            <w:vertAlign w:val="superscript"/>
          </w:rPr>
          <w:delText>d</w:delText>
        </w:r>
      </w:del>
      <w:r w:rsidR="007B53E2" w:rsidRPr="008D00B4">
        <w:rPr>
          <w:sz w:val="16"/>
        </w:rPr>
        <w:t>Department</w:t>
      </w:r>
      <w:proofErr w:type="spellEnd"/>
      <w:r w:rsidR="007B53E2" w:rsidRPr="008D00B4">
        <w:rPr>
          <w:sz w:val="16"/>
        </w:rPr>
        <w:t xml:space="preserve"> of Earth Science</w:t>
      </w:r>
      <w:r w:rsidR="00206B97" w:rsidRPr="008D00B4">
        <w:rPr>
          <w:sz w:val="16"/>
        </w:rPr>
        <w:t xml:space="preserve"> and Centre for </w:t>
      </w:r>
      <w:proofErr w:type="spellStart"/>
      <w:r w:rsidR="00206B97" w:rsidRPr="008D00B4">
        <w:rPr>
          <w:sz w:val="16"/>
        </w:rPr>
        <w:t>Geobiology</w:t>
      </w:r>
      <w:proofErr w:type="spellEnd"/>
      <w:r w:rsidR="007B53E2" w:rsidRPr="008D00B4">
        <w:rPr>
          <w:sz w:val="16"/>
        </w:rPr>
        <w:t>, University of Bergen, Bergen N-5020, Norway.</w:t>
      </w:r>
    </w:p>
    <w:p w14:paraId="7E45D382" w14:textId="77777777" w:rsidR="009C5BA8" w:rsidRPr="008D00B4" w:rsidRDefault="009C5BA8" w:rsidP="00BC188A"/>
    <w:p w14:paraId="441DAE83" w14:textId="37C418A1" w:rsidR="00153F79" w:rsidRDefault="00195AC5" w:rsidP="00BC188A">
      <w:r w:rsidRPr="008D00B4">
        <w:t xml:space="preserve">* </w:t>
      </w:r>
      <w:r w:rsidR="00866AE8" w:rsidRPr="0025662D">
        <w:t>Corresponding author</w:t>
      </w:r>
      <w:ins w:id="8" w:author="Wang, David T" w:date="2022-01-14T22:30:00Z">
        <w:r w:rsidR="00D513AC">
          <w:t>.  Present address:</w:t>
        </w:r>
      </w:ins>
      <w:del w:id="9" w:author="Wang, David T" w:date="2022-01-14T22:30:00Z">
        <w:r w:rsidR="0064181B" w:rsidDel="00D513AC">
          <w:delText xml:space="preserve"> at:</w:delText>
        </w:r>
      </w:del>
      <w:r w:rsidR="0064181B">
        <w:t xml:space="preserve"> </w:t>
      </w:r>
      <w:r w:rsidR="0089422D">
        <w:t>Esso Exploration and Production Guyana Ltd</w:t>
      </w:r>
      <w:r w:rsidR="0064181B">
        <w:t xml:space="preserve">, </w:t>
      </w:r>
      <w:r w:rsidR="009B7780">
        <w:t>86 Duke</w:t>
      </w:r>
      <w:r w:rsidR="0089422D">
        <w:t xml:space="preserve"> Street, Georgetown, Guyana</w:t>
      </w:r>
      <w:r w:rsidR="00866AE8" w:rsidRPr="0025662D">
        <w:t>.</w:t>
      </w:r>
      <w:r w:rsidR="00797B06">
        <w:t xml:space="preserve"> </w:t>
      </w:r>
      <w:r w:rsidR="0064181B">
        <w:t xml:space="preserve"> </w:t>
      </w:r>
      <w:r w:rsidR="00866AE8" w:rsidRPr="0025662D">
        <w:rPr>
          <w:i/>
        </w:rPr>
        <w:t>E-mail address</w:t>
      </w:r>
      <w:r w:rsidR="00866AE8" w:rsidRPr="0025662D">
        <w:t xml:space="preserve">: </w:t>
      </w:r>
      <w:hyperlink r:id="rId8" w:history="1">
        <w:r w:rsidR="00866AE8" w:rsidRPr="0025662D">
          <w:rPr>
            <w:rStyle w:val="Hyperlink"/>
          </w:rPr>
          <w:t>dtw@alum.mit.edu</w:t>
        </w:r>
      </w:hyperlink>
      <w:r w:rsidR="00866AE8" w:rsidRPr="0025662D">
        <w:t xml:space="preserve"> </w:t>
      </w:r>
      <w:del w:id="10" w:author="Wang, David T" w:date="2022-01-14T22:30:00Z">
        <w:r w:rsidR="007C7776" w:rsidDel="00D513AC">
          <w:delText xml:space="preserve">or </w:delText>
        </w:r>
        <w:r w:rsidR="006115BC" w:rsidDel="00D513AC">
          <w:rPr>
            <w:rStyle w:val="Hyperlink"/>
          </w:rPr>
          <w:fldChar w:fldCharType="begin"/>
        </w:r>
        <w:r w:rsidR="006115BC" w:rsidDel="00D513AC">
          <w:rPr>
            <w:rStyle w:val="Hyperlink"/>
          </w:rPr>
          <w:delInstrText xml:space="preserve"> HYPERLINK "mailto:david.t.wang@exxonmobil.com" </w:delInstrText>
        </w:r>
        <w:r w:rsidR="006115BC" w:rsidDel="00D513AC">
          <w:rPr>
            <w:rStyle w:val="Hyperlink"/>
          </w:rPr>
          <w:fldChar w:fldCharType="separate"/>
        </w:r>
        <w:r w:rsidR="007C7776" w:rsidRPr="00FB3A8D" w:rsidDel="00D513AC">
          <w:rPr>
            <w:rStyle w:val="Hyperlink"/>
          </w:rPr>
          <w:delText>david.t.wang@exxonmobil.com</w:delText>
        </w:r>
        <w:r w:rsidR="006115BC" w:rsidDel="00D513AC">
          <w:rPr>
            <w:rStyle w:val="Hyperlink"/>
          </w:rPr>
          <w:fldChar w:fldCharType="end"/>
        </w:r>
        <w:r w:rsidR="007C7776" w:rsidDel="00D513AC">
          <w:delText xml:space="preserve"> </w:delText>
        </w:r>
      </w:del>
      <w:r w:rsidR="00866AE8" w:rsidRPr="0025662D">
        <w:t>(D.T. Wang).</w:t>
      </w:r>
    </w:p>
    <w:p w14:paraId="28D7BA4B" w14:textId="77777777" w:rsidR="00866AE8" w:rsidRPr="008D00B4" w:rsidRDefault="00866AE8" w:rsidP="00BC188A"/>
    <w:p w14:paraId="6DE1BFDF" w14:textId="54D95446" w:rsidR="00383C95" w:rsidRDefault="00F27ED3" w:rsidP="00BC188A">
      <w:r w:rsidRPr="008D00B4">
        <w:rPr>
          <w:i/>
        </w:rPr>
        <w:t>Keywords:</w:t>
      </w:r>
      <w:r w:rsidRPr="008D00B4">
        <w:t xml:space="preserve">  </w:t>
      </w:r>
      <w:r w:rsidR="008D00B4" w:rsidRPr="008D00B4">
        <w:br/>
      </w:r>
      <w:r w:rsidRPr="008D00B4">
        <w:t xml:space="preserve">methane, </w:t>
      </w:r>
      <w:r w:rsidR="007C7776">
        <w:t>natural gas</w:t>
      </w:r>
      <w:r w:rsidR="00241D23">
        <w:t xml:space="preserve"> generation kinetics</w:t>
      </w:r>
      <w:r w:rsidR="007C7776">
        <w:t>, D/H ratios, kerogen,</w:t>
      </w:r>
      <w:r w:rsidRPr="008D00B4">
        <w:t xml:space="preserve"> </w:t>
      </w:r>
      <w:r w:rsidR="00812883" w:rsidRPr="008D00B4">
        <w:t xml:space="preserve">clumped </w:t>
      </w:r>
      <w:proofErr w:type="spellStart"/>
      <w:r w:rsidR="00812883" w:rsidRPr="008D00B4">
        <w:t>isotopologues</w:t>
      </w:r>
      <w:proofErr w:type="spellEnd"/>
      <w:r w:rsidR="003C54F3" w:rsidRPr="008D00B4">
        <w:t>, hydrogen isotope exchange</w:t>
      </w:r>
      <w:r w:rsidR="00241D23">
        <w:t>, water isotopes</w:t>
      </w:r>
    </w:p>
    <w:p w14:paraId="07BB48E4" w14:textId="088AB87D" w:rsidR="00F815F9" w:rsidRPr="008D00B4" w:rsidRDefault="00F815F9" w:rsidP="00BC188A">
      <w:r w:rsidRPr="008D00B4">
        <w:br w:type="page"/>
      </w:r>
    </w:p>
    <w:p w14:paraId="3DBBCDF1" w14:textId="77777777" w:rsidR="00414125" w:rsidRPr="008D00B4" w:rsidRDefault="00414125" w:rsidP="00BC188A">
      <w:pPr>
        <w:rPr>
          <w:b/>
        </w:rPr>
        <w:sectPr w:rsidR="00414125" w:rsidRPr="008D00B4" w:rsidSect="0090137A">
          <w:footerReference w:type="default" r:id="rId9"/>
          <w:pgSz w:w="12240" w:h="15840"/>
          <w:pgMar w:top="1440" w:right="1080" w:bottom="1440" w:left="1080" w:header="720" w:footer="720" w:gutter="0"/>
          <w:lnNumType w:countBy="1" w:restart="continuous"/>
          <w:cols w:space="720"/>
          <w:docGrid w:linePitch="360"/>
        </w:sectPr>
      </w:pPr>
    </w:p>
    <w:p w14:paraId="36E816A4" w14:textId="6DB4423A" w:rsidR="00F816C9" w:rsidRPr="008D00B4" w:rsidRDefault="00481D36" w:rsidP="00BC188A">
      <w:r w:rsidRPr="008D00B4">
        <w:rPr>
          <w:b/>
        </w:rPr>
        <w:lastRenderedPageBreak/>
        <w:t>Abstract</w:t>
      </w:r>
    </w:p>
    <w:p w14:paraId="310DD5B5" w14:textId="6070AD70" w:rsidR="00AB507D" w:rsidRDefault="00AB507D" w:rsidP="00AB507D">
      <w:r>
        <w:t xml:space="preserve">To investigate the origin of H in </w:t>
      </w:r>
      <w:r w:rsidR="00824E09">
        <w:t>thermogenic</w:t>
      </w:r>
      <w:r>
        <w:t xml:space="preserve"> methane, a sample of organic-rich Eagle Ford shale </w:t>
      </w:r>
      <w:r w:rsidR="00465A50">
        <w:t>was reacted</w:t>
      </w:r>
      <w:r>
        <w:t xml:space="preserve"> with D</w:t>
      </w:r>
      <w:r w:rsidRPr="00AB507D">
        <w:rPr>
          <w:vertAlign w:val="subscript"/>
        </w:rPr>
        <w:t>2</w:t>
      </w:r>
      <w:r>
        <w:t>O under hydrothermal conditions in a flexible Au-</w:t>
      </w:r>
      <w:proofErr w:type="spellStart"/>
      <w:r>
        <w:t>Ti</w:t>
      </w:r>
      <w:proofErr w:type="spellEnd"/>
      <w:r>
        <w:t xml:space="preserve"> cell hydrothermal apparatus in a water-to-rock ratio of approximately 5:1. Temperatures were increased from 200 to 350 °C over the course of one month, maintaining pressure at 350 bar, and the concentrations of aqueous species and methane </w:t>
      </w:r>
      <w:proofErr w:type="spellStart"/>
      <w:r>
        <w:t>isotopologues</w:t>
      </w:r>
      <w:proofErr w:type="spellEnd"/>
      <w:r>
        <w:t xml:space="preserve"> produced were quantified. </w:t>
      </w:r>
      <w:r w:rsidR="00297D53">
        <w:t xml:space="preserve"> </w:t>
      </w:r>
      <w:r>
        <w:t>Production of H</w:t>
      </w:r>
      <w:r w:rsidRPr="00824E09">
        <w:rPr>
          <w:vertAlign w:val="subscript"/>
        </w:rPr>
        <w:t>2</w:t>
      </w:r>
      <w:r>
        <w:t>, CO</w:t>
      </w:r>
      <w:r w:rsidRPr="00824E09">
        <w:rPr>
          <w:vertAlign w:val="subscript"/>
        </w:rPr>
        <w:t>2</w:t>
      </w:r>
      <w:r>
        <w:t>, alkanes, and alkenes was observed. Methane formed during the early stages of the experiment at 200 °C was primarily CH</w:t>
      </w:r>
      <w:r w:rsidRPr="00AB507D">
        <w:rPr>
          <w:vertAlign w:val="subscript"/>
        </w:rPr>
        <w:t>4</w:t>
      </w:r>
      <w:r>
        <w:t xml:space="preserve"> with some CH</w:t>
      </w:r>
      <w:r w:rsidRPr="00AB507D">
        <w:rPr>
          <w:vertAlign w:val="subscript"/>
        </w:rPr>
        <w:t>3</w:t>
      </w:r>
      <w:r>
        <w:t xml:space="preserve">D, whereas at higher temperatures, increasing proportions of deuterated </w:t>
      </w:r>
      <w:proofErr w:type="spellStart"/>
      <w:r>
        <w:t>isotopologues</w:t>
      </w:r>
      <w:proofErr w:type="spellEnd"/>
      <w:r>
        <w:t xml:space="preserve"> were produced.  Near the end of the experiment, the concentration of CD</w:t>
      </w:r>
      <w:r w:rsidRPr="00AB507D">
        <w:rPr>
          <w:vertAlign w:val="subscript"/>
        </w:rPr>
        <w:t>4</w:t>
      </w:r>
      <w:r>
        <w:t xml:space="preserve"> exceeded that of all other </w:t>
      </w:r>
      <w:proofErr w:type="spellStart"/>
      <w:r>
        <w:t>isotopologues</w:t>
      </w:r>
      <w:proofErr w:type="spellEnd"/>
      <w:r>
        <w:t xml:space="preserve"> combined. </w:t>
      </w:r>
      <w:r w:rsidR="00630B8E">
        <w:t xml:space="preserve"> </w:t>
      </w:r>
      <w:r>
        <w:t>These results suggest that competition between rates of kerogen-water isotopic exchange and natural gas generation may govern the D/H ratio of thermogenic gases.</w:t>
      </w:r>
    </w:p>
    <w:p w14:paraId="375722E8" w14:textId="77777777" w:rsidR="002A01F0" w:rsidRPr="008D00B4" w:rsidRDefault="002A01F0" w:rsidP="00837709"/>
    <w:p w14:paraId="60BDA671" w14:textId="6A86ACA1" w:rsidR="00693A0E" w:rsidRPr="008D00B4" w:rsidRDefault="00641423" w:rsidP="00BC188A">
      <w:r w:rsidRPr="008D00B4">
        <w:t xml:space="preserve">Abstract: </w:t>
      </w:r>
      <w:r w:rsidR="00AB507D">
        <w:t>147</w:t>
      </w:r>
      <w:r w:rsidR="00C44805" w:rsidRPr="008D00B4">
        <w:t xml:space="preserve"> </w:t>
      </w:r>
      <w:r w:rsidR="002A01F0" w:rsidRPr="008D00B4">
        <w:t>words</w:t>
      </w:r>
    </w:p>
    <w:p w14:paraId="0FDB29D4" w14:textId="7CF94BC9" w:rsidR="00663DC1" w:rsidRPr="008D00B4" w:rsidRDefault="004230BA" w:rsidP="00BC188A">
      <w:r w:rsidRPr="008D00B4">
        <w:t xml:space="preserve">Main Text:  </w:t>
      </w:r>
      <w:r w:rsidR="007C5A24">
        <w:t>5697</w:t>
      </w:r>
      <w:r w:rsidR="00A87770" w:rsidRPr="008D00B4">
        <w:t xml:space="preserve"> </w:t>
      </w:r>
      <w:r w:rsidR="00B02AF4" w:rsidRPr="008D00B4">
        <w:t>words</w:t>
      </w:r>
      <w:r w:rsidRPr="008D00B4">
        <w:t xml:space="preserve"> </w:t>
      </w:r>
    </w:p>
    <w:p w14:paraId="2647C246" w14:textId="77777777" w:rsidR="004F6965" w:rsidRDefault="004F6965" w:rsidP="00BC188A">
      <w:pPr>
        <w:tabs>
          <w:tab w:val="clear" w:pos="360"/>
          <w:tab w:val="clear" w:pos="720"/>
          <w:tab w:val="clear" w:pos="10080"/>
        </w:tabs>
      </w:pPr>
    </w:p>
    <w:p w14:paraId="745272AA" w14:textId="77777777" w:rsidR="004F6965" w:rsidRDefault="004F6965" w:rsidP="00BC188A">
      <w:pPr>
        <w:tabs>
          <w:tab w:val="clear" w:pos="360"/>
          <w:tab w:val="clear" w:pos="720"/>
          <w:tab w:val="clear" w:pos="10080"/>
        </w:tabs>
      </w:pPr>
    </w:p>
    <w:p w14:paraId="33C9C2FB" w14:textId="77777777" w:rsidR="004F6965" w:rsidRDefault="004F6965" w:rsidP="00BC188A">
      <w:pPr>
        <w:tabs>
          <w:tab w:val="clear" w:pos="360"/>
          <w:tab w:val="clear" w:pos="720"/>
          <w:tab w:val="clear" w:pos="10080"/>
        </w:tabs>
      </w:pPr>
    </w:p>
    <w:p w14:paraId="3BBC753E" w14:textId="77777777" w:rsidR="004F6965" w:rsidRDefault="004F6965" w:rsidP="004F6965">
      <w:pPr>
        <w:tabs>
          <w:tab w:val="clear" w:pos="360"/>
          <w:tab w:val="clear" w:pos="720"/>
          <w:tab w:val="clear" w:pos="10080"/>
          <w:tab w:val="left" w:pos="9312"/>
        </w:tabs>
      </w:pPr>
      <w:r>
        <w:t xml:space="preserve">Potential reviewers:  Katherine L. French, Justin Birdwell, Arndt </w:t>
      </w:r>
      <w:proofErr w:type="spellStart"/>
      <w:r>
        <w:t>Schimmelmann</w:t>
      </w:r>
      <w:proofErr w:type="spellEnd"/>
      <w:r>
        <w:t xml:space="preserve">, Alex Sessions, Michael </w:t>
      </w:r>
      <w:proofErr w:type="spellStart"/>
      <w:r>
        <w:t>Lewan</w:t>
      </w:r>
      <w:proofErr w:type="spellEnd"/>
    </w:p>
    <w:p w14:paraId="19567D7C" w14:textId="77777777" w:rsidR="00C6558D" w:rsidRPr="008D00B4" w:rsidRDefault="00C6558D" w:rsidP="00BC188A">
      <w:pPr>
        <w:tabs>
          <w:tab w:val="clear" w:pos="360"/>
          <w:tab w:val="clear" w:pos="720"/>
          <w:tab w:val="clear" w:pos="10080"/>
        </w:tabs>
      </w:pPr>
      <w:r w:rsidRPr="008D00B4">
        <w:br w:type="page"/>
      </w:r>
    </w:p>
    <w:p w14:paraId="690CB83F" w14:textId="2D3B987F" w:rsidR="00C60B44" w:rsidRPr="008D00B4" w:rsidRDefault="00742BE5" w:rsidP="00DC23F2">
      <w:pPr>
        <w:pStyle w:val="Heading1"/>
      </w:pPr>
      <w:r w:rsidRPr="008D00B4">
        <w:lastRenderedPageBreak/>
        <w:t>Introduction</w:t>
      </w:r>
    </w:p>
    <w:p w14:paraId="29B692EE" w14:textId="73A43339" w:rsidR="0077152F" w:rsidRDefault="00816008" w:rsidP="0077152F">
      <w:r>
        <w:t>Variation in</w:t>
      </w:r>
      <w:r w:rsidR="0077152F">
        <w:t xml:space="preserve"> </w:t>
      </w:r>
      <w:proofErr w:type="spellStart"/>
      <w:r w:rsidR="0077152F">
        <w:t>δD</w:t>
      </w:r>
      <w:proofErr w:type="spellEnd"/>
      <w:r w:rsidR="00E208E2">
        <w:t xml:space="preserve"> </w:t>
      </w:r>
      <w:r w:rsidR="0077152F">
        <w:t xml:space="preserve">values of thermogenic natural gases </w:t>
      </w:r>
      <w:r>
        <w:t>is</w:t>
      </w:r>
      <w:r w:rsidR="0077152F">
        <w:t xml:space="preserve"> often attributed to kinetically-controlled fractionation during pyrolysis of kerogen or oils. </w:t>
      </w:r>
      <w:r w:rsidR="00991182">
        <w:t xml:space="preserve">A </w:t>
      </w:r>
      <w:r>
        <w:t>number of</w:t>
      </w:r>
      <w:r w:rsidR="0077152F">
        <w:t xml:space="preserve"> studies have investigated </w:t>
      </w:r>
      <w:r w:rsidR="00991182">
        <w:t xml:space="preserve">how </w:t>
      </w:r>
      <w:r w:rsidR="0077152F">
        <w:t xml:space="preserve">D/H ratios of methane and other hydrocarbons </w:t>
      </w:r>
      <w:r w:rsidR="00991182">
        <w:t>evolve with increasing</w:t>
      </w:r>
      <w:r w:rsidR="0077152F">
        <w:t xml:space="preserve"> maturity</w:t>
      </w:r>
      <w:r w:rsidR="005B171E">
        <w:t xml:space="preserve"> </w:t>
      </w:r>
      <w:r w:rsidR="005B171E">
        <w:fldChar w:fldCharType="begin"/>
      </w:r>
      <w:r w:rsidR="00D33885">
        <w:instrText xml:space="preserve"> ADDIN ZOTERO_ITEM CSL_CITATION {"citationID":"lFnG4LNS","properties":{"formattedCitation":"(Sackett, 1978; Berner et al., 1995; Sackett and Conkright, 1997; Tang et al., 2005; Ni et al., 2011)","plainCitation":"(Sackett, 1978; Berner et al., 1995; Sackett and Conkright, 1997; Tang et al., 2005; Ni et al., 2011)","noteIndex":0},"citationItems":[{"id":247,"uris":["http://zotero.org/users/local/pytFPmJs/items/B879FSYT"],"uri":["http://zotero.org/users/local/pytFPmJs/items/B879FSYT"],"itemData":{"id":247,"type":"article-journal","title":"Carbon and hydrogen isotope effects during the thermocatalytic production of hydrocarbons in laboratory simulation experiments","container-title":"Geochimica et Cosmochimica Acta","page":"571–580","volume":"42","issue":"6","DOI":"10.1016/0016-7037(78)90002-9","author":[{"family":"Sackett","given":"William M"}],"issued":{"date-parts":[["1978"]]}}},{"id":19,"uris":["http://zotero.org/users/local/pytFPmJs/items/CQIQQVBU"],"uri":["http://zotero.org/users/local/pytFPmJs/items/CQIQQVBU"],"itemData":{"id":19,"type":"article-journal","title":"Primary cracking of algal and landplant kerogens: kinetic models of isotope variations in methane, ethane and propane","container-title":"Chemical Geology","page":"233–245","volume":"126","issue":"3","DOI":"10.1016/0009-2541(95)00120-4","author":[{"family":"Berner","given":"Ulrich"},{"family":"Faber","given":"Eckhard"},{"family":"Scheeder","given":"Georg"},{"family":"Panten","given":"Dieter"}],"issued":{"date-parts":[["1995"]]}}},{"id":248,"uris":["http://zotero.org/users/local/pytFPmJs/items/MUJ2LFFU"],"uri":["http://zotero.org/users/local/pytFPmJs/items/MUJ2LFFU"],"itemData":{"id":248,"type":"article-journal","title":"Summary and re-evaluation of the high-temperature isotope geochemistry of methane","container-title":"Geochimica et Cosmochimica Acta","page":"1941–1952","volume":"61","issue":"9","DOI":"10.1016/s0016-7037(97)00039-2","author":[{"family":"Sackett","given":"William M"},{"family":"Conkright","given":"ME"}],"issued":{"date-parts":[["1997"]]}}},{"id":295,"uris":["http://zotero.org/users/local/pytFPmJs/items/UDUSZFFZ"],"uri":["http://zotero.org/users/local/pytFPmJs/items/UDUSZFFZ"],"itemData":{"id":295,"type":"article-journal","title":"A kinetic model for thermally induced hydrogen and carbon isotope fractionation of individual &lt;i&gt;n&lt;/i&gt;-alkanes in crude oil","container-title":"Geochimica et Cosmochimica Acta","page":"4505–4520","volume":"69","issue":"18","DOI":"10.1016/j.gca.2004.12.026","author":[{"family":"Tang","given":"Yongchun"},{"family":"Huang","given":"Yongsong"},{"family":"Ellis","given":"Geoffrey S"},{"family":"Wang","given":"Yi"},{"family":"Kralert","given":"Paul G"},{"family":"Gillaizeau","given":"Bruno"},{"family":"Ma","given":"Qisheng"},{"family":"Hwang","given":"Rong"}],"issued":{"date-parts":[["2005"]]}}},{"id":210,"uris":["http://zotero.org/users/local/pytFPmJs/items/EF8XE7MB"],"uri":["http://zotero.org/users/local/pytFPmJs/items/EF8XE7MB"],"itemData":{"id":210,"type":"article-journal","title":"Fundamental studies on kinetic isotope effect (KIE) of hydrogen isotope fractionation in natural gas systems","container-title":"Geochimica et Cosmochimica Acta","page":"2696–2707","volume":"75","issue":"10","DOI":"10.1016/j.gca.2011.02.016","author":[{"family":"Ni","given":"Yunyan"},{"family":"Ma","given":"Qisheng"},{"family":"Ellis","given":"Geoffrey S"},{"family":"Dai","given":"Jinxing"},{"family":"Katz","given":"Barry"},{"family":"Zhang","given":"Shuichang"},{"family":"Tang","given":"Yongchun"}],"issued":{"date-parts":[["2011"]]}}}],"schema":"https://github.com/citation-style-language/schema/raw/master/csl-citation.json"} </w:instrText>
      </w:r>
      <w:r w:rsidR="005B171E">
        <w:fldChar w:fldCharType="separate"/>
      </w:r>
      <w:r w:rsidR="00DC5B90" w:rsidRPr="00DC5B90">
        <w:rPr>
          <w:rFonts w:cs="Times New Roman"/>
        </w:rPr>
        <w:t>(Sackett, 1978; Berner et al., 1995; Sackett and Conkright, 1997; Tang et al., 2005; Ni et al., 2011)</w:t>
      </w:r>
      <w:r w:rsidR="005B171E">
        <w:fldChar w:fldCharType="end"/>
      </w:r>
      <w:r w:rsidR="0077152F">
        <w:t xml:space="preserve">. However, kinetic isotope effects involving hydrogen addition or abstraction are often large and by themselves do not explain the geologically-reasonable apparent equilibrium temperatures of ~150 to 220 °C obtained for reservoir gases that have been studied for their clumped </w:t>
      </w:r>
      <w:proofErr w:type="spellStart"/>
      <w:r w:rsidR="0077152F">
        <w:t>isotopologue</w:t>
      </w:r>
      <w:proofErr w:type="spellEnd"/>
      <w:r w:rsidR="0077152F">
        <w:t xml:space="preserve"> compositions</w:t>
      </w:r>
      <w:r w:rsidR="00145B7D">
        <w:t xml:space="preserve"> </w:t>
      </w:r>
      <w:r w:rsidR="00145B7D">
        <w:fldChar w:fldCharType="begin"/>
      </w:r>
      <w:r w:rsidR="00C9673F">
        <w:instrText xml:space="preserve"> ADDIN ZOTERO_ITEM CSL_CITATION {"citationID":"ZGzaaZe9","properties":{"formattedCitation":"(Stolper et al., 2014, 2015; Wang et al., 2015; Douglas et al., 2017; Young et al., 2017; Shuai et al., 2018; Giunta et al., 2019; Labidi et al., 2020; Thiagarajan et al., 2020)","plainCitation":"(Stolper et al., 2014, 2015; Wang et al., 2015; Douglas et al., 2017; Young et al., 2017; Shuai et al., 2018; Giunta et al., 2019; Labidi et al., 2020; Thiagarajan et al., 2020)","noteIndex":0},"citationItems":[{"id":290,"uris":["http://zotero.org/users/local/pytFPmJs/items/KZRGQ7RD"],"uri":["http://zotero.org/users/local/pytFPmJs/items/KZRGQ7RD"],"itemData":{"id":290,"type":"article-journal","title":"Formation temperatures of thermogenic and biogenic methane","container-title":"Science","page":"1500-1503","volume":"344","issue":"6191","abstract":"Methane is an important greenhouse gas and energy resource generated dominantly by methanogens at low temperatures and through the breakdown of organic molecules at high temperatures. However, methane-formation temperatures in nature are often poorly constrained. We measured formation temperatures of thermogenic and biogenic methane using a “clumped isotope” technique. Thermogenic gases yield formation temperatures between 157° and 221°C, within the nominal gas window, and biogenic gases yield formation temperatures consistent with their comparatively lower-temperature formational environments (&lt;50°C). In systems where gases have migrated and other proxies for gas-generation temperature yield ambiguous results, methane clumped-isotope temperatures distinguish among and allow for independent tests of possible gas-formation models.","DOI":"10.1126/science.1254509","author":[{"family":"Stolper","given":"D. A."},{"family":"Lawson","given":"M."},{"family":"Davis","given":"C. L."},{"family":"Ferreira","given":"A. A."},{"family":"Santos Neto","given":"E. V."},{"family":"Ellis","given":"G. S."},{"family":"Lewan","given":"M. D."},{"family":"Martini","given":"A. M."},{"family":"Tang","given":"Y."},{"family":"Schoell","given":"M."},{"family":"Sessions","given":"A. L."},{"family":"Eiler","given":"J. M."}],"issued":{"date-parts":[["2014"]]}}},{"id":291,"uris":["http://zotero.org/users/local/pytFPmJs/items/T8UQ72DM"],"uri":["http://zotero.org/users/local/pytFPmJs/items/T8UQ72DM"],"itemData":{"id":291,"type":"article-journal","title":"Distinguishing and understanding thermogenic and biogenic sources of methane using multiply substituted isotopologues","container-title":"Geochimica et Cosmochimica Acta","page":"219–247","volume":"161","DOI":"10.1016/j.gca.2015.04.015","author":[{"family":"Stolper","given":"DA"},{"family":"Martini","given":"AM"},{"family":"Clog","given":"M"},{"family":"Douglas","given":"PM"},{"family":"Shusta","given":"SS"},{"family":"Valentine","given":"DL"},{"family":"Sessions","given":"AL"},{"family":"Eiler","given":"JM"}],"issued":{"date-parts":[["2015"]]}}},{"id":315,"uris":["http://zotero.org/users/local/pytFPmJs/items/2NNXXN9A"],"uri":["http://zotero.org/users/local/pytFPmJs/items/2NNXXN9A"],"itemData":{"id":315,"type":"article-journal","title":"Nonequilibrium clumped isotope signals in microbial methane","container-title":"Science","page":"428-431","volume":"348","issue":"6233","abstract":"Methane is a key component in the global carbon cycle, with a wide range of anthropogenic and natural sources. Although isotopic compositions of methane have traditionally aided source identification, the abundance of its multiply substituted “clumped” isotopologues (for example, 13CH3D) has recently emerged as a proxy for determining methane-formation temperatures. However, the effect of biological processes on methane’s clumped isotopologue signature is poorly constrained. We show that methanogenesis proceeding at relatively high rates in cattle, surface environments, and laboratory cultures exerts kinetic control on 13CH3D abundances and results in anomalously elevated formation-temperature estimates. We demonstrate quantitatively that H2 availability accounts for this effect. Clumped methane thermometry can therefore provide constraints on the generation of methane in diverse settings, including continental serpentinization sites and ancient, deep groundwaters.","DOI":"10.1126/science.aaa4326","author":[{"family":"Wang","given":"David T."},{"family":"Gruen","given":"Danielle S."},{"family":"Lollar","given":"Barbara Sherwood"},{"family":"Hinrichs","given":"Kai-Uwe"},{"family":"Stewart","given":"Lucy C."},{"family":"Holden","given":"James F."},{"family":"Hristov","given":"Alexander N."},{"family":"Pohlman","given":"John W."},{"family":"Morrill","given":"Penny L."},{"family":"Könneke","given":"Martin"},{"family":"Delwiche","given":"Kyle B."},{"family":"Reeves","given":"Eoghan P."},{"family":"Sutcliffe","given":"Chelsea N."},{"family":"Ritter","given":"Daniel J."},{"family":"Seewald","given":"Jeffrey S."},{"family":"McIntosh","given":"Jennifer C."},{"family":"Hemond","given":"Harold F."},{"family":"Kubo","given":"Michael D."},{"family":"Cardace","given":"Dawn"},{"family":"Hoehler","given":"Tori M."},{"family":"Ono","given":"Shuhei"}],"issued":{"date-parts":[["2015"]]}}},{"id":350,"uris":["http://zotero.org/users/local/pytFPmJs/items/TM5TMXPL"],"uri":["http://zotero.org/users/local/pytFPmJs/items/TM5TMXPL"],"itemData":{"id":350,"type":"article-journal","title":"Methane clumped isotopes: Progress and potential for a new isotopic tracer","container-title":"Organic Geochemistry","page":"262–282","volume":"113","DOI":"10.1016/j.orggeochem.2017.07.016","author":[{"family":"Douglas","given":"Peter MJ"},{"family":"Stolper","given":"Daniel A"},{"family":"Eiler","given":"John M"},{"family":"Sessions","given":"Alex L"},{"family":"Lawson","given":"Michael"},{"family":"Shuai","given":"Yanhua"},{"family":"Bishop","given":"Andrew"},{"family":"Podlaha","given":"Olaf G"},{"family":"Ferreira","given":"Alexandre A"},{"family":"Neto","given":"Eugenio V Santos"},{"literal":"others"}],"issued":{"date-parts":[["2017"]]}}},{"id":339,"uris":["http://zotero.org/users/local/pytFPmJs/items/SB4X6EWM"],"uri":["http://zotero.org/users/local/pytFPmJs/items/SB4X6EWM"],"itemData":{"id":339,"type":"article-journal","title":"The relative abundances of resolved &lt;sup&gt;12&lt;/sup&gt;CH&lt;sub&gt;2&lt;/sub&gt;D&lt;sub&gt;2&lt;/sub&gt; and &lt;sup&gt;13&lt;/sup&gt;CH&lt;sub&gt;3&lt;/sub&gt;D and mechanisms controlling isotopic bond ordering in abiotic and biotic methane gases","container-title":"Geochimica et Cosmochimica Acta","page":"235–264","volume":"203","DOI":"10.1016/j.gca.2016.12.041","author":[{"family":"Young","given":"E. D."},{"family":"Kohl","given":"I. E."},{"family":"Lollar","given":"B. Sherwood"},{"family":"Etiope","given":"G."},{"family":"Rumble","given":"D."},{"family":"Li","given":"S."},{"family":"Haghnegahdar","given":"M. A."},{"family":"Schauble","given":"E. A."},{"family":"McCain","given":"K. A."},{"family":"Foustoukos","given":"D. I."},{"family":"Sutclife","given":"C."},{"family":"Warr","given":"O."},{"family":"Ballentine","given":"C. J."},{"family":"Onstott","given":"T. C."},{"family":"Hosgormez","given":"H."},{"family":"Neubeck","given":"A."},{"family":"Marques","given":"J. M."},{"family":"Pérez-Rodríguez","given":"I."},{"family":"Rowe","given":"A. R."},{"family":"LaRowe","given":"D. E."},{"family":"Magnabosco","given":"C."},{"family":"Yeung","given":"L. Y."},{"family":"Ash","given":"J. L."},{"family":"Bryndzia","given":"L. T."}],"issued":{"date-parts":[["2017",4]]}}},{"id":352,"uris":["http://zotero.org/users/local/pytFPmJs/items/HNMJ6X6L"],"uri":["http://zotero.org/users/local/pytFPmJs/items/HNMJ6X6L"],"itemData":{"id":352,"type":"article-journal","title":"Methane clumped isotopes in the Songliao Basin (China): New insights into abiotic vs. biotic hydrocarbon formation","container-title":"Earth and Planetary Science Letters","page":"213–221","volume":"482","DOI":"10.1016/j.epsl.2017.10.057","author":[{"family":"Shuai","given":"Yanhua"},{"family":"Etiope","given":"Giuseppe"},{"family":"Zhang","given":"Shuichang"},{"family":"Douglas","given":"Peter MJ"},{"family":"Huang","given":"Ling"},{"family":"Eiler","given":"John M"}],"issued":{"date-parts":[["2018"]]}}},{"id":358,"uris":["http://zotero.org/users/local/pytFPmJs/items/NTKF6TC8"],"uri":["http://zotero.org/users/local/pytFPmJs/items/NTKF6TC8"],"itemData":{"id":358,"type":"article-journal","title":"Methane sources and sinks in continental sedimentary systems: New insights from paired clumped isotopologues 13CH3D and 12CH2D2","container-title":"Geochimica et Cosmochimica Acta","page":"327–351","volume":"245","DOI":"10.1016/j.gca.2018.10.030","author":[{"family":"Giunta","given":"Thomas"},{"family":"Young","given":"Edward D"},{"family":"Warr","given":"Oliver"},{"family":"Kohl","given":"Issaku"},{"family":"Ash","given":"Jeanine L"},{"family":"Martini","given":"Anna"},{"family":"Mundle","given":"Scott OC"},{"family":"Rumble","given":"Douglas"},{"family":"Pérez-Rodríguez","given":"Ileana"},{"family":"Wasley","given":"Mark"},{"literal":"others"}],"issued":{"date-parts":[["2019"]]}}},{"id":3337,"uris":["http://zotero.org/users/local/pytFPmJs/items/P3B8P4KM"],"uri":["http://zotero.org/users/local/pytFPmJs/items/P3B8P4KM"],"itemData":{"id":3337,"type":"article-journal","title":"Methane thermometry in deep-sea hydrothermal systems: Evidence for re-ordering of doubly-substituted isotopologues during fluid cooling","container-title":"Geochimica et Cosmochimica Acta","page":"248-261","volume":"288","abstract":"Deep-sea hydrothermal fluids are often enriched in carbon dioxide, methane, and hydrogen. Methane effuses from metal-rich black smokers such as the Rainbow hydrothermal field, at temperatures higher than 200 °C. At the Lost City field, CH4 emanates from alkaline fluids at &lt;100 °C. The abundance of the rare, mass-18 CH4 isotopologues, 13CH3D and 12CH2D2, can mitigate degeneracies in the conventional isotopic signatures of methane. We studied the isotopologue compositions of methane from the Rainbow, Lucky Strike, Von Damm, and Lost City hydrothermal fields. At Rainbow, where the vented fluids are at </w:instrText>
      </w:r>
      <w:r w:rsidR="00C9673F">
        <w:rPr>
          <w:rFonts w:ascii="Cambria Math" w:hAnsi="Cambria Math" w:cs="Cambria Math"/>
        </w:rPr>
        <w:instrText>∼</w:instrText>
      </w:r>
      <w:r w:rsidR="00C9673F">
        <w:instrText>360</w:instrText>
      </w:r>
      <w:r w:rsidR="00C9673F">
        <w:rPr>
          <w:rFonts w:cs="Times New Roman"/>
        </w:rPr>
        <w:instrText> °</w:instrText>
      </w:r>
      <w:r w:rsidR="00C9673F">
        <w:instrText xml:space="preserve">C, our coupled </w:instrText>
      </w:r>
      <w:r w:rsidR="00C9673F">
        <w:rPr>
          <w:rFonts w:cs="Times New Roman"/>
        </w:rPr>
        <w:instrText>Δ</w:instrText>
      </w:r>
      <w:r w:rsidR="00C9673F">
        <w:instrText xml:space="preserve">12CH2D2 - </w:instrText>
      </w:r>
      <w:r w:rsidR="00C9673F">
        <w:rPr>
          <w:rFonts w:cs="Times New Roman"/>
        </w:rPr>
        <w:instrText>Δ</w:instrText>
      </w:r>
      <w:r w:rsidR="00C9673F">
        <w:instrText xml:space="preserve">13CH3D data establish that methane is in internal equilibrium at 343-35+41°C. This may track the formation temperature of abiotic methane, or it may be the result of equilibration of methane isotopologues within the carrier fluid. Lucky Strike and Von Damm have fluid temperatures &lt;300 °C and although Δ13CH3D values are indistinguishable from those at Rainbow, 12CH2D2 abundances are marginally higher. At Lost City, Δ13CH3D data show a range of values, which at face value correspond to apparent temperatures of between 265-24+28 °C and 158-14+16 °C, far hotter than fluid temperatures. A unique aspect of the Lost City data is the range of large 12CH2D2 excesses. The Δ12CH2D2 data correspond to temperatures of between 101-8+9 °C and 69-4+4 °C, showing a near-perfect match with fluid temperatures. We find that mixing scenarios involving microbial methane may not account for all of the isotope data. We suggest that Δ12CH2D2 values, unlike Δ13CH3D values, are prone to near-complete re-equilibration at host fluid temperatures. We suggest that 13CH3D isotopologue data are consistent with abiotic methane being synthesized at </w:instrText>
      </w:r>
      <w:r w:rsidR="00C9673F">
        <w:rPr>
          <w:rFonts w:ascii="Cambria Math" w:hAnsi="Cambria Math" w:cs="Cambria Math"/>
        </w:rPr>
        <w:instrText>∼</w:instrText>
      </w:r>
      <w:r w:rsidR="00C9673F">
        <w:instrText>350</w:instrText>
      </w:r>
      <w:r w:rsidR="00C9673F">
        <w:rPr>
          <w:rFonts w:cs="Times New Roman"/>
        </w:rPr>
        <w:instrText> °</w:instrText>
      </w:r>
      <w:r w:rsidR="00C9673F">
        <w:instrText xml:space="preserve">C. On the other hand, 12CH2D2 isotopologue ordering records post formation residence temperatures. We explore a possible mechanism decoupling the re-equilibration systematics of the doubly-substituted isotopologues.","DOI":"10.1016/j.gca.2020.08.013","ISSN":"0016-7037","journalAbbreviation":"Geochimica et Cosmochimica Acta","author":[{"family":"Labidi","given":"J."},{"family":"Young","given":"E.D."},{"family":"Giunta","given":"T."},{"family":"Kohl","given":"I.E."},{"family":"Seewald","given":"J."},{"family":"Tang","given":"H."},{"family":"Lilley","given":"M.D."},{"family":"Früh-Green","given":"G.L."}],"issued":{"date-parts":[["2020",11,1]]}}},{"id":365,"uris":["http://zotero.org/users/local/pytFPmJs/items/6SQASY2J"],"uri":["http://zotero.org/users/local/pytFPmJs/items/6SQASY2J"],"itemData":{"id":365,"type":"article-journal","title":"Isotopic evidence for quasi-equilibrium chemistry in thermally mature natural gases","container-title":"Proceedings of the National Academy of Sciences","page":"3989–3995","volume":"117","issue":"8","DOI":"10.1073/pnas.1906507117","author":[{"family":"Thiagarajan","given":"Nivedita"},{"family":"Xie","given":"Hao"},{"family":"Ponton","given":"Camilo"},{"family":"Kitchen","given":"Nami"},{"family":"Peterson","given":"Brian"},{"family":"Lawson","given":"Michael"},{"family":"Formolo","given":"Michael"},{"family":"Xiao","given":"Yitian"},{"family":"Eiler","given":"John"}],"issued":{"date-parts":[["2020"]]}}}],"schema":"https://github.com/citation-style-language/schema/raw/master/csl-citation.json"} </w:instrText>
      </w:r>
      <w:r w:rsidR="00145B7D">
        <w:fldChar w:fldCharType="separate"/>
      </w:r>
      <w:r w:rsidR="00C9673F" w:rsidRPr="00C9673F">
        <w:rPr>
          <w:rFonts w:cs="Times New Roman"/>
        </w:rPr>
        <w:t>(Stolper et al., 2014, 2015; Wang et al., 2015; Douglas et al., 2017; Young et al., 2017; Shuai et al., 2018; Giunta et al., 2019; Labidi et al., 2020; Thiagarajan et al., 2020)</w:t>
      </w:r>
      <w:r w:rsidR="00145B7D">
        <w:fldChar w:fldCharType="end"/>
      </w:r>
      <w:r w:rsidR="0077152F">
        <w:t xml:space="preserve">. There is also evidence that </w:t>
      </w:r>
      <w:proofErr w:type="spellStart"/>
      <w:r w:rsidR="0077152F">
        <w:t>δD</w:t>
      </w:r>
      <w:proofErr w:type="spellEnd"/>
      <w:r w:rsidR="0077152F">
        <w:t xml:space="preserve"> values of CH</w:t>
      </w:r>
      <w:r w:rsidR="0077152F" w:rsidRPr="00604F71">
        <w:rPr>
          <w:vertAlign w:val="subscript"/>
        </w:rPr>
        <w:t>4</w:t>
      </w:r>
      <w:r w:rsidR="0077152F">
        <w:t xml:space="preserve"> approach values expected for isotopic equilibrium between CH</w:t>
      </w:r>
      <w:r w:rsidR="0077152F" w:rsidRPr="00604F71">
        <w:rPr>
          <w:vertAlign w:val="subscript"/>
        </w:rPr>
        <w:t>4</w:t>
      </w:r>
      <w:r w:rsidR="0077152F">
        <w:t xml:space="preserve"> and H</w:t>
      </w:r>
      <w:r w:rsidR="0077152F" w:rsidRPr="00604F71">
        <w:rPr>
          <w:vertAlign w:val="subscript"/>
        </w:rPr>
        <w:t>2</w:t>
      </w:r>
      <w:r w:rsidR="0077152F">
        <w:t xml:space="preserve">O in formation waters at temperatures characterizing reservoirs and/or </w:t>
      </w:r>
      <w:r w:rsidR="00604F71">
        <w:t xml:space="preserve">mature </w:t>
      </w:r>
      <w:r w:rsidR="0077152F">
        <w:t xml:space="preserve">source rocks (~150 to 250 °C) </w:t>
      </w:r>
      <w:r w:rsidR="00C45C3D">
        <w:fldChar w:fldCharType="begin"/>
      </w:r>
      <w:r w:rsidR="00C9673F">
        <w:instrText xml:space="preserve"> ADDIN ZOTERO_ITEM CSL_CITATION {"citationID":"1xyuBz7M","properties":{"formattedCitation":"(Clayton, 2003; Wang et al., 2015; Xie et al., 2021)","plainCitation":"(Clayton, 2003; Wang et al., 2015; Xie et al., 2021)","noteIndex":0},"citationItems":[{"id":58,"uris":["http://zotero.org/users/local/pytFPmJs/items/ANEA62YG"],"uri":["http://zotero.org/users/local/pytFPmJs/items/ANEA62YG"],"itemData":{"id":58,"type":"article-journal","title":"Hydrogen isotope systematics of thermally generated natural gas","container-title":"International Meeting on Organic Geochemistry, 21st, Kraków, Poland, Book Abstr. Part I","page":"51–52","author":[{"family":"Clayton","given":"C"}],"issued":{"date-parts":[["2003"]]}}},{"id":315,"uris":["http://zotero.org/users/local/pytFPmJs/items/2NNXXN9A"],"uri":["http://zotero.org/users/local/pytFPmJs/items/2NNXXN9A"],"itemData":{"id":315,"type":"article-journal","title":"Nonequilibrium clumped isotope signals in microbial methane","container-title":"Science","page":"428-431","volume":"348","issue":"6233","abstract":"Methane is a key component in the global carbon cycle, with a wide range of anthropogenic and natural sources. Although isotopic compositions of methane have traditionally aided source identification, the abundance of its multiply substituted “clumped” isotopologues (for example, 13CH3D) has recently emerged as a proxy for determining methane-formation temperatures. However, the effect of biological processes on methane’s clumped isotopologue signature is poorly constrained. We show that methanogenesis proceeding at relatively high rates in cattle, surface environments, and laboratory cultures exerts kinetic control on 13CH3D abundances and results in anomalously elevated formation-temperature estimates. We demonstrate quantitatively that H2 availability accounts for this effect. Clumped methane thermometry can therefore provide constraints on the generation of methane in diverse settings, including continental serpentinization sites and ancient, deep groundwaters.","DOI":"10.1126/science.aaa4326","author":[{"family":"Wang","given":"David T."},{"family":"Gruen","given":"Danielle S."},{"family":"Lollar","given":"Barbara Sherwood"},{"family":"Hinrichs","given":"Kai-Uwe"},{"family":"Stewart","given":"Lucy C."},{"family":"Holden","given":"James F."},{"family":"Hristov","given":"Alexander N."},{"family":"Pohlman","given":"John W."},{"family":"Morrill","given":"Penny L."},{"family":"Könneke","given":"Martin"},{"family":"Delwiche","given":"Kyle B."},{"family":"Reeves","given":"Eoghan P."},{"family":"Sutcliffe","given":"Chelsea N."},{"family":"Ritter","given":"Daniel J."},{"family":"Seewald","given":"Jeffrey S."},{"family":"McIntosh","given":"Jennifer C."},{"family":"Hemond","given":"Harold F."},{"family":"Kubo","given":"Michael D."},{"family":"Cardace","given":"Dawn"},{"family":"Hoehler","given":"Tori M."},{"family":"Ono","given":"Shuhei"}],"issued":{"date-parts":[["2015"]]}}},{"id":3554,"uris":["http://zotero.org/users/local/pytFPmJs/items/6MYXA5DN"],"uri":["http://zotero.org/users/local/pytFPmJs/items/6MYXA5DN"],"itemData":{"id":3554,"type":"article-journal","title":"The evolution of intra- and inter-molecular isotope equilibria in natural gases with thermal maturation","container-title":"Geochimica et Cosmochimica Acta","abstract":"Naturally occurring hydrocarbon fluids in sedimentary basins have economic, geological and environmental significance. Connecting sedimentary basin temperature-time evolution with petroleum generation and transformation is a long-studied problem. In this study, we investigate the use of a novel tool – multiply substituted isotopologues of methane, for distinguishing between different chemical mechanisms in catagenesis and for characterizing the extent of thermal maturation of thermogenic natural gases. We analyze the stable isotope compositions of a suite of thermogenic gas samples that are globally distributed and cover a wide range in composition and thermal maturation, from dominantly unconventional shale gas formations and a few conventional gas plays. Our data show that methane generated at early thermal maturity has a stable isotope composition governed by chemical kinetics, characterized by a pronounced deficit in Δ12CH2D2; this signature can be explained by its formation chemistry that combines a more D-rich methyl radical pool and more D-poor H radical pool. Methane from higher thermal maturity fluids increases in Δ12CH2D2, reaching equilibrium at vitrinite reflectance maturity (Ro) of approximately 1.5% (equivalent to 170–210 °C peak burial temperature) and higher, which is interpreted to be the result of isotope exchange erasing the disequilibrium signature of catagenetic chemistry, mediated by C-H activation during either radical chain reactions or organic-inorganic interactions on mineral surfaces. We further examined hydrogen isotope fractionations among methane, ethane and propane for a compiled global dataset and found that the intermolecular fractionation exhibits a trend similar to that seen for the Δ12CH2D2 value of methane, departing from equilibrium at low thermal maturities and moving towards equilibrium as maturity increases. These findings indicate that the inter- and intra-molecular hydrogen isotope structures of components of thermogenic natural gas transition from chemical-kinetic control at low thermal maturities toward thermodynamic control at higher thermal maturities, mediated by hydrogen exchange reactions. We propose that these systematic relationships could be used to identify the exact thermal maturation stages for natural gases and their associated fluids, especially for oil-associated gas at early maturation.","URL":"https://www.sciencedirect.com/science/article/pii/S0016703721002830","DOI":"10.1016/j.gca.2021.05.012","ISSN":"0016-7037","journalAbbreviation":"Geochimica et Cosmochimica Acta","author":[{"family":"Xie","given":"Hao"},{"family":"Dong","given":"Guannan"},{"family":"Formolo","given":"Michael"},{"family":"Lawson","given":"Michael"},{"family":"Liu","given":"Jianzhang"},{"family":"Cong","given":"Fuyun"},{"family":"Mangenot","given":"Xavier"},{"family":"Shuai","given":"Yanhua"},{"family":"Ponton","given":"Camilo"},{"family":"Eiler","given":"John"}],"issued":{"date-parts":[["2021",5,19]]}}}],"schema":"https://github.com/citation-style-language/schema/raw/master/csl-citation.json"} </w:instrText>
      </w:r>
      <w:r w:rsidR="00C45C3D">
        <w:fldChar w:fldCharType="separate"/>
      </w:r>
      <w:r w:rsidR="00C9673F" w:rsidRPr="00C9673F">
        <w:rPr>
          <w:rFonts w:cs="Times New Roman"/>
        </w:rPr>
        <w:t>(Clayton, 2003; Wang et al., 2015; Xie et al., 2021)</w:t>
      </w:r>
      <w:r w:rsidR="00C45C3D">
        <w:fldChar w:fldCharType="end"/>
      </w:r>
      <w:r w:rsidR="00C45C3D">
        <w:t>,</w:t>
      </w:r>
      <w:r w:rsidR="0077152F">
        <w:t xml:space="preserve"> although findings of insignificant hydrogen exchange occurring under these conditions also exist</w:t>
      </w:r>
      <w:r w:rsidR="00C45C3D">
        <w:t xml:space="preserve"> </w:t>
      </w:r>
      <w:r w:rsidR="00C45C3D">
        <w:fldChar w:fldCharType="begin"/>
      </w:r>
      <w:r w:rsidR="00D33885">
        <w:instrText xml:space="preserve"> ADDIN ZOTERO_ITEM CSL_CITATION {"citationID":"knLhfDyX","properties":{"formattedCitation":"(Yeh and Epstein, 1981)","plainCitation":"(Yeh and Epstein, 1981)","noteIndex":0},"citationItems":[{"id":334,"uris":["http://zotero.org/users/local/pytFPmJs/items/H6Y23R4N"],"uri":["http://zotero.org/users/local/pytFPmJs/items/H6Y23R4N"],"itemData":{"id":334,"type":"article-journal","title":"Hydrogen and carbon isotopes of petroleum and related organic matter","container-title":"Geochimica et Cosmochimica Acta","page":"753–762","volume":"45","issue":"5","DOI":"10.1016/0016-7037(81)90046-6","author":[{"family":"Yeh","given":"Hsueh-Wen"},{"family":"Epstein","given":"Samuel"}],"issued":{"date-parts":[["1981"]]}}}],"schema":"https://github.com/citation-style-language/schema/raw/master/csl-citation.json"} </w:instrText>
      </w:r>
      <w:r w:rsidR="00C45C3D">
        <w:fldChar w:fldCharType="separate"/>
      </w:r>
      <w:r w:rsidR="00DC5B90" w:rsidRPr="00DC5B90">
        <w:rPr>
          <w:rFonts w:cs="Times New Roman"/>
        </w:rPr>
        <w:t>(Yeh and Epstein, 1981)</w:t>
      </w:r>
      <w:r w:rsidR="00C45C3D">
        <w:fldChar w:fldCharType="end"/>
      </w:r>
      <w:r w:rsidR="0077152F">
        <w:t>. In order for methane samples to have approached or attained equilibrium values of Δ</w:t>
      </w:r>
      <w:r w:rsidR="0077152F" w:rsidRPr="00604F71">
        <w:rPr>
          <w:vertAlign w:val="superscript"/>
        </w:rPr>
        <w:t>13</w:t>
      </w:r>
      <w:r w:rsidR="0077152F">
        <w:t>CH</w:t>
      </w:r>
      <w:r w:rsidR="0077152F" w:rsidRPr="00604F71">
        <w:rPr>
          <w:vertAlign w:val="subscript"/>
        </w:rPr>
        <w:t>3</w:t>
      </w:r>
      <w:r w:rsidR="0077152F">
        <w:t>D and Δ</w:t>
      </w:r>
      <w:r w:rsidR="0077152F" w:rsidRPr="00604F71">
        <w:rPr>
          <w:vertAlign w:val="superscript"/>
        </w:rPr>
        <w:t>12</w:t>
      </w:r>
      <w:r w:rsidR="0077152F">
        <w:t>CH</w:t>
      </w:r>
      <w:r w:rsidR="0077152F" w:rsidRPr="00604F71">
        <w:rPr>
          <w:vertAlign w:val="subscript"/>
        </w:rPr>
        <w:t>2</w:t>
      </w:r>
      <w:r w:rsidR="0077152F">
        <w:t>D</w:t>
      </w:r>
      <w:r w:rsidR="0077152F" w:rsidRPr="00604F71">
        <w:rPr>
          <w:vertAlign w:val="subscript"/>
        </w:rPr>
        <w:t>2</w:t>
      </w:r>
      <w:r w:rsidR="00604F71">
        <w:t xml:space="preserve">—parameters that describe the abundance of clumped </w:t>
      </w:r>
      <w:proofErr w:type="spellStart"/>
      <w:r w:rsidR="00604F71">
        <w:t>isotopologues</w:t>
      </w:r>
      <w:proofErr w:type="spellEnd"/>
      <w:r w:rsidR="00604F71">
        <w:t xml:space="preserve"> relative to a population of molecules containing isotopes randomly distributed a</w:t>
      </w:r>
      <w:r w:rsidR="00C45C3D">
        <w:t>mongst them [e.g., Young et al.</w:t>
      </w:r>
      <w:r w:rsidR="00604F71">
        <w:t xml:space="preserve"> </w:t>
      </w:r>
      <w:r w:rsidR="00C45C3D">
        <w:fldChar w:fldCharType="begin"/>
      </w:r>
      <w:r w:rsidR="00D33885">
        <w:instrText xml:space="preserve"> ADDIN ZOTERO_ITEM CSL_CITATION {"citationID":"0bSwylSx","properties":{"formattedCitation":"(2017)","plainCitation":"(2017)","noteIndex":0},"citationItems":[{"id":339,"uris":["http://zotero.org/users/local/pytFPmJs/items/SB4X6EWM"],"uri":["http://zotero.org/users/local/pytFPmJs/items/SB4X6EWM"],"itemData":{"id":339,"type":"article-journal","title":"The relative abundances of resolved &lt;sup&gt;12&lt;/sup&gt;CH&lt;sub&gt;2&lt;/sub&gt;D&lt;sub&gt;2&lt;/sub&gt; and &lt;sup&gt;13&lt;/sup&gt;CH&lt;sub&gt;3&lt;/sub&gt;D and mechanisms controlling isotopic bond ordering in abiotic and biotic methane gases","container-title":"Geochimica et Cosmochimica Acta","page":"235–264","volume":"203","DOI":"10.1016/j.gca.2016.12.041","author":[{"family":"Young","given":"E. D."},{"family":"Kohl","given":"I. E."},{"family":"Lollar","given":"B. Sherwood"},{"family":"Etiope","given":"G."},{"family":"Rumble","given":"D."},{"family":"Li","given":"S."},{"family":"Haghnegahdar","given":"M. A."},{"family":"Schauble","given":"E. A."},{"family":"McCain","given":"K. A."},{"family":"Foustoukos","given":"D. I."},{"family":"Sutclife","given":"C."},{"family":"Warr","given":"O."},{"family":"Ballentine","given":"C. J."},{"family":"Onstott","given":"T. C."},{"family":"Hosgormez","given":"H."},{"family":"Neubeck","given":"A."},{"family":"Marques","given":"J. M."},{"family":"Pérez-Rodríguez","given":"I."},{"family":"Rowe","given":"A. R."},{"family":"LaRowe","given":"D. E."},{"family":"Magnabosco","given":"C."},{"family":"Yeung","given":"L. Y."},{"family":"Ash","given":"J. L."},{"family":"Bryndzia","given":"L. T."}],"issued":{"date-parts":[["2017",4]]}},"suppress-author":true}],"schema":"https://github.com/citation-style-language/schema/raw/master/csl-citation.json"} </w:instrText>
      </w:r>
      <w:r w:rsidR="00C45C3D">
        <w:fldChar w:fldCharType="separate"/>
      </w:r>
      <w:r w:rsidR="00DC5B90" w:rsidRPr="00DC5B90">
        <w:rPr>
          <w:rFonts w:cs="Times New Roman"/>
        </w:rPr>
        <w:t>(2017)</w:t>
      </w:r>
      <w:r w:rsidR="00C45C3D">
        <w:fldChar w:fldCharType="end"/>
      </w:r>
      <w:r w:rsidR="00C45C3D">
        <w:t>]</w:t>
      </w:r>
      <w:r w:rsidR="00604F71">
        <w:t>—</w:t>
      </w:r>
      <w:r w:rsidR="0077152F">
        <w:t>there must be a pathway by which either (</w:t>
      </w:r>
      <w:r w:rsidR="0077152F" w:rsidRPr="00604F71">
        <w:rPr>
          <w:i/>
        </w:rPr>
        <w:t>i</w:t>
      </w:r>
      <w:r w:rsidR="0077152F">
        <w:t xml:space="preserve">) isotopes can be exchanged amongst methane </w:t>
      </w:r>
      <w:proofErr w:type="spellStart"/>
      <w:r w:rsidR="0077152F">
        <w:t>isotopologues</w:t>
      </w:r>
      <w:proofErr w:type="spellEnd"/>
      <w:r w:rsidR="0077152F">
        <w:t xml:space="preserve"> alone, (</w:t>
      </w:r>
      <w:r w:rsidR="0077152F" w:rsidRPr="00604F71">
        <w:rPr>
          <w:i/>
        </w:rPr>
        <w:t>ii</w:t>
      </w:r>
      <w:r w:rsidR="0077152F">
        <w:t xml:space="preserve">) methane </w:t>
      </w:r>
      <w:proofErr w:type="spellStart"/>
      <w:r w:rsidR="0077152F">
        <w:t>isotopologues</w:t>
      </w:r>
      <w:proofErr w:type="spellEnd"/>
      <w:r w:rsidR="0077152F">
        <w:t xml:space="preserve"> exchange hydrogen with water or organic molecules, or (</w:t>
      </w:r>
      <w:r w:rsidR="0077152F" w:rsidRPr="00604F71">
        <w:rPr>
          <w:i/>
        </w:rPr>
        <w:t>iii</w:t>
      </w:r>
      <w:r w:rsidR="0077152F">
        <w:t xml:space="preserve">) methane </w:t>
      </w:r>
      <w:proofErr w:type="spellStart"/>
      <w:r w:rsidR="0077152F">
        <w:t>isotopologues</w:t>
      </w:r>
      <w:proofErr w:type="spellEnd"/>
      <w:r w:rsidR="0077152F">
        <w:t xml:space="preserve"> are derived from methyl moieties which contain C–H bonds that have pre-exchanged with water prior to forming methane </w:t>
      </w:r>
      <w:r w:rsidR="00C45C3D">
        <w:fldChar w:fldCharType="begin"/>
      </w:r>
      <w:r w:rsidR="00DC5B90">
        <w:instrText xml:space="preserve"> ADDIN ZOTERO_ITEM CSL_CITATION {"citationID":"htwczu9N","properties":{"formattedCitation":"(Hoering, 1984; Smith et al., 1985; Schimmelmann et al., 1999, 2006; Lis et al., 2006)","plainCitation":"(Hoering, 1984; Smith et al., 1985; Schimmelmann et al., 1999, 2006; Lis et al., 2006)","noteIndex":0},"citationItems":[{"id":117,"uris":["http://zotero.org/users/local/pytFPmJs/items/3VJ39HLQ"],"uri":["http://zotero.org/users/local/pytFPmJs/items/3VJ39HLQ"],"itemData":{"id":117,"type":"article-journal","title":"Thermal reactions of kerogen with added water, heavy water and pure organic substances","container-title":"Organic Geochemistry","page":"267–278","volume":"5","issue":"4","DOI":"10.1016/0146-6380(84)90014-7","author":[{"family":"Hoering","given":"TC"}],"issued":{"date-parts":[["1984"]]}}},{"id":288,"uris":["http://zotero.org/users/local/pytFPmJs/items/JY59AMRI"],"uri":["http://zotero.org/users/local/pytFPmJs/items/JY59AMRI"],"itemData":{"id":288,"type":"article-journal","title":"An isotopic study of hydrocarbon generation processes","container-title":"Organic Geochemistry","page":"341–347","volume":"8","issue":"5","DOI":"10.1016/0146-6380(85)90013-0","author":[{"family":"Smith","given":"JW"},{"family":"Rigby","given":"D"},{"family":"Gould","given":"KW"},{"family":"Hart","given":"G"},{"family":"Hargraves","given":"AJ"}],"issued":{"date-parts":[["1985"]]}}},{"id":256,"uris":["http://zotero.org/users/local/pytFPmJs/items/8W8RP4J8"],"uri":["http://zotero.org/users/local/pytFPmJs/items/8W8RP4J8"],"itemData":{"id":256,"type":"article-journal","title":"D/H isotope ratios of kerogen, bitumen, oil, and water in hydrous pyrolysis of source rocks containing kerogen types I, II, IIS, and III","container-title":"Geochimica et Cosmochimica Acta","page":"3751–3766","volume":"63","issue":"22","DOI":"10.1016/s0016-7037(99)00221-5","author":[{"family":"Schimmelmann","given":"Arndt"},{"family":"Lewan","given":"Michael D"},{"family":"Wintsch","given":"Robert P"}],"issued":{"date-parts":[["1999"]]}}},{"id":177,"uris":["http://zotero.org/users/local/pytFPmJs/items/YGJD37IM"],"uri":["http://zotero.org/users/local/pytFPmJs/items/YGJD37IM"],"itemData":{"id":177,"type":"article-journal","title":"D/H ratios and hydrogen exchangeability of type-II kerogens with increasing thermal maturity","container-title":"Organic Geochemistry","page":"342–353","volume":"37","issue":"3","DOI":"10.1016/j.orggeochem.2005.10.006","author":[{"family":"Lis","given":"Grzegorz P"},{"family":"Schimmelmann","given":"Arndt"},{"family":"Mastalerz","given":"Maria"}],"issued":{"date-parts":[["2006"]]}}},{"id":258,"uris":["http://zotero.org/users/local/pytFPmJs/items/CIQB8XD4"],"uri":["http://zotero.org/users/local/pytFPmJs/items/CIQB8XD4"],"itemData":{"id":258,"type":"article-journal","title":"Hydrogen isotopic (D/H) composition of organic matter during diagenesis and thermal maturation","container-title":"Annual Review of Earth and Planetary Sciences","page":"501–533","volume":"34","DOI":"10.1146/annurev.earth.34.031405.125011","author":[{"family":"Schimmelmann","given":"Arndt"},{"family":"Sessions","given":"Alex L"},{"family":"Mastalerz","given":"Maria"}],"issued":{"date-parts":[["2006"]]}}}],"schema":"https://github.com/citation-style-language/schema/raw/master/csl-citation.json"} </w:instrText>
      </w:r>
      <w:r w:rsidR="00C45C3D">
        <w:fldChar w:fldCharType="separate"/>
      </w:r>
      <w:r w:rsidR="00DC5B90" w:rsidRPr="00DC5B90">
        <w:rPr>
          <w:rFonts w:cs="Times New Roman"/>
        </w:rPr>
        <w:t>(Hoering, 1984; Smith et al., 1985; Schimmelmann et al., 1999, 2006; Lis et al., 2006)</w:t>
      </w:r>
      <w:r w:rsidR="00C45C3D">
        <w:fldChar w:fldCharType="end"/>
      </w:r>
      <w:r w:rsidR="0077152F">
        <w:t>.</w:t>
      </w:r>
    </w:p>
    <w:p w14:paraId="762F3386" w14:textId="20C062B0" w:rsidR="0077152F" w:rsidRDefault="0077152F" w:rsidP="0077152F">
      <w:r>
        <w:t>Here, we study the origin of C–H bonds in thermogenic methane by heating kerogen in the presence of D</w:t>
      </w:r>
      <w:r w:rsidRPr="00691248">
        <w:rPr>
          <w:vertAlign w:val="subscript"/>
        </w:rPr>
        <w:t>2</w:t>
      </w:r>
      <w:r w:rsidR="00383C95">
        <w:t>O</w:t>
      </w:r>
      <w:r>
        <w:t xml:space="preserve"> and examining the degree of </w:t>
      </w:r>
      <w:proofErr w:type="spellStart"/>
      <w:r>
        <w:t>deuteration</w:t>
      </w:r>
      <w:proofErr w:type="spellEnd"/>
      <w:r>
        <w:t xml:space="preserve"> in the generated methane.</w:t>
      </w:r>
      <w:r w:rsidR="00691248">
        <w:t xml:space="preserve"> </w:t>
      </w:r>
      <w:r>
        <w:t>This experiment is conceptually very similar to t</w:t>
      </w:r>
      <w:r w:rsidR="00297DB9">
        <w:t xml:space="preserve">hose conducted by </w:t>
      </w:r>
      <w:proofErr w:type="spellStart"/>
      <w:r w:rsidR="00297DB9">
        <w:t>Hoering</w:t>
      </w:r>
      <w:proofErr w:type="spellEnd"/>
      <w:r w:rsidR="00297DB9">
        <w:t xml:space="preserve"> </w:t>
      </w:r>
      <w:r w:rsidR="00297DB9">
        <w:fldChar w:fldCharType="begin"/>
      </w:r>
      <w:r w:rsidR="00D33885">
        <w:instrText xml:space="preserve"> ADDIN ZOTERO_ITEM CSL_CITATION {"citationID":"Yriv8T3U","properties":{"formattedCitation":"(1984)","plainCitation":"(1984)","noteIndex":0},"citationItems":[{"id":117,"uris":["http://zotero.org/users/local/pytFPmJs/items/3VJ39HLQ"],"uri":["http://zotero.org/users/local/pytFPmJs/items/3VJ39HLQ"],"itemData":{"id":117,"type":"article-journal","title":"Thermal reactions of kerogen with added water, heavy water and pure organic substances","container-title":"Organic Geochemistry","page":"267–278","volume":"5","issue":"4","DOI":"10.1016/0146-6380(84)90014-7","author":[{"family":"Hoering","given":"TC"}],"issued":{"date-parts":[["1984"]]}},"suppress-author":true}],"schema":"https://github.com/citation-style-language/schema/raw/master/csl-citation.json"} </w:instrText>
      </w:r>
      <w:r w:rsidR="00297DB9">
        <w:fldChar w:fldCharType="separate"/>
      </w:r>
      <w:r w:rsidR="00DC5B90" w:rsidRPr="00DC5B90">
        <w:rPr>
          <w:rFonts w:cs="Times New Roman"/>
        </w:rPr>
        <w:t>(1984)</w:t>
      </w:r>
      <w:r w:rsidR="00297DB9">
        <w:fldChar w:fldCharType="end"/>
      </w:r>
      <w:r>
        <w:t xml:space="preserve">, </w:t>
      </w:r>
      <w:proofErr w:type="spellStart"/>
      <w:r>
        <w:t>Lewan</w:t>
      </w:r>
      <w:proofErr w:type="spellEnd"/>
      <w:r>
        <w:t xml:space="preserve"> </w:t>
      </w:r>
      <w:r w:rsidR="00297DB9">
        <w:fldChar w:fldCharType="begin"/>
      </w:r>
      <w:r w:rsidR="00D33885">
        <w:instrText xml:space="preserve"> ADDIN ZOTERO_ITEM CSL_CITATION {"citationID":"XBPpFyCd","properties":{"formattedCitation":"(1997)","plainCitation":"(1997)","noteIndex":0},"citationItems":[{"id":175,"uris":["http://zotero.org/users/local/pytFPmJs/items/M86TA4BB"],"uri":["http://zotero.org/users/local/pytFPmJs/items/M86TA4BB"],"itemData":{"id":175,"type":"article-journal","title":"Experiments on the role of water in petroleum formation","container-title":"Geochimica et Cosmochimica Acta","page":"3691–3723","volume":"61","issue":"17","DOI":"10.1016/s0016-7037(97)00176-2","author":[{"family":"Lewan","given":"MD"}],"issued":{"date-parts":[["1997"]]}},"suppress-author":true}],"schema":"https://github.com/citation-style-language/schema/raw/master/csl-citation.json"} </w:instrText>
      </w:r>
      <w:r w:rsidR="00297DB9">
        <w:fldChar w:fldCharType="separate"/>
      </w:r>
      <w:r w:rsidR="00DC5B90" w:rsidRPr="00DC5B90">
        <w:rPr>
          <w:rFonts w:cs="Times New Roman"/>
        </w:rPr>
        <w:t>(1997)</w:t>
      </w:r>
      <w:r w:rsidR="00297DB9">
        <w:fldChar w:fldCharType="end"/>
      </w:r>
      <w:r w:rsidR="00297DB9">
        <w:t xml:space="preserve">, and </w:t>
      </w:r>
      <w:proofErr w:type="spellStart"/>
      <w:r w:rsidR="00297DB9">
        <w:t>Schimmelmann</w:t>
      </w:r>
      <w:proofErr w:type="spellEnd"/>
      <w:r w:rsidR="00297DB9">
        <w:t xml:space="preserve"> et al. </w:t>
      </w:r>
      <w:r w:rsidR="00297DB9">
        <w:fldChar w:fldCharType="begin"/>
      </w:r>
      <w:r w:rsidR="00D33885">
        <w:instrText xml:space="preserve"> ADDIN ZOTERO_ITEM CSL_CITATION {"citationID":"nJXyUWHq","properties":{"formattedCitation":"(2001)","plainCitation":"(2001)","noteIndex":0},"citationItems":[{"id":257,"uris":["http://zotero.org/users/local/pytFPmJs/items/8B63LPQ6"],"uri":["http://zotero.org/users/local/pytFPmJs/items/8B63LPQ6"],"itemData":{"id":257,"type":"article-journal","title":"Experimental controls on D/H and \\textsuperscript13C/\\textsuperscript12C ratios of kerogen, bitumen and oil during hydrous pyrolysis","container-title":"Organic Geochemistry","page":"1009–1018","volume":"32","issue":"8","DOI":"10.1016/s0146-6380(01)00059-6","author":[{"family":"Schimmelmann","given":"Arndt"},{"family":"Boudou","given":"Jean-Paul"},{"family":"Lewan","given":"Michael D"},{"family":"Wintsch","given":"Robert P"}],"issued":{"date-parts":[["2001"]]}},"suppress-author":true}],"schema":"https://github.com/citation-style-language/schema/raw/master/csl-citation.json"} </w:instrText>
      </w:r>
      <w:r w:rsidR="00297DB9">
        <w:fldChar w:fldCharType="separate"/>
      </w:r>
      <w:r w:rsidR="00DC5B90" w:rsidRPr="00DC5B90">
        <w:rPr>
          <w:rFonts w:cs="Times New Roman"/>
        </w:rPr>
        <w:t>(2001)</w:t>
      </w:r>
      <w:r w:rsidR="00297DB9">
        <w:fldChar w:fldCharType="end"/>
      </w:r>
      <w:r>
        <w:t xml:space="preserve">. However, none of these workers quantified the extent of </w:t>
      </w:r>
      <w:proofErr w:type="spellStart"/>
      <w:r>
        <w:t>deuteration</w:t>
      </w:r>
      <w:proofErr w:type="spellEnd"/>
      <w:r>
        <w:t xml:space="preserve"> in the produced natural gases, though </w:t>
      </w:r>
      <w:proofErr w:type="spellStart"/>
      <w:r>
        <w:t>Lewan</w:t>
      </w:r>
      <w:proofErr w:type="spellEnd"/>
      <w:r>
        <w:t xml:space="preserve"> mentioned that methane formed in his experiments contained deuterium</w:t>
      </w:r>
      <w:r w:rsidR="00113F0E">
        <w:t xml:space="preserve"> </w:t>
      </w:r>
      <w:r w:rsidR="00297DB9">
        <w:t>[</w:t>
      </w:r>
      <w:proofErr w:type="spellStart"/>
      <w:r w:rsidR="00113F0E">
        <w:t>Lewan</w:t>
      </w:r>
      <w:proofErr w:type="spellEnd"/>
      <w:r w:rsidR="00297DB9">
        <w:t xml:space="preserve"> </w:t>
      </w:r>
      <w:r w:rsidR="00297DB9">
        <w:fldChar w:fldCharType="begin"/>
      </w:r>
      <w:r w:rsidR="00D33885">
        <w:instrText xml:space="preserve"> ADDIN ZOTERO_ITEM CSL_CITATION {"citationID":"AxRAuYvy","properties":{"formattedCitation":"(1997)","plainCitation":"(1997)","noteIndex":0},"citationItems":[{"id":175,"uris":["http://zotero.org/users/local/pytFPmJs/items/M86TA4BB"],"uri":["http://zotero.org/users/local/pytFPmJs/items/M86TA4BB"],"itemData":{"id":175,"type":"article-journal","title":"Experiments on the role of water in petroleum formation","container-title":"Geochimica et Cosmochimica Acta","page":"3691–3723","volume":"61","issue":"17","DOI":"10.1016/s0016-7037(97)00176-2","author":[{"family":"Lewan","given":"MD"}],"issued":{"date-parts":[["1997"]]}},"suppress-author":true}],"schema":"https://github.com/citation-style-language/schema/raw/master/csl-citation.json"} </w:instrText>
      </w:r>
      <w:r w:rsidR="00297DB9">
        <w:fldChar w:fldCharType="separate"/>
      </w:r>
      <w:r w:rsidR="00DC5B90" w:rsidRPr="00DC5B90">
        <w:rPr>
          <w:rFonts w:cs="Times New Roman"/>
        </w:rPr>
        <w:t>(1997)</w:t>
      </w:r>
      <w:r w:rsidR="00297DB9">
        <w:fldChar w:fldCharType="end"/>
      </w:r>
      <w:r w:rsidR="00297DB9">
        <w:t xml:space="preserve"> and</w:t>
      </w:r>
      <w:r w:rsidR="00113F0E">
        <w:t xml:space="preserve"> M. D. </w:t>
      </w:r>
      <w:proofErr w:type="spellStart"/>
      <w:r w:rsidR="00113F0E">
        <w:t>Lewan</w:t>
      </w:r>
      <w:proofErr w:type="spellEnd"/>
      <w:r w:rsidR="00436C88">
        <w:t xml:space="preserve"> (</w:t>
      </w:r>
      <w:r w:rsidR="00113F0E">
        <w:t>pers. comm.</w:t>
      </w:r>
      <w:r w:rsidR="00436C88">
        <w:t>)</w:t>
      </w:r>
      <w:r w:rsidR="00297DB9">
        <w:t>]</w:t>
      </w:r>
      <w:r>
        <w:t>.</w:t>
      </w:r>
    </w:p>
    <w:p w14:paraId="6D3CF140" w14:textId="7A67A54D" w:rsidR="0077152F" w:rsidRDefault="00824E09" w:rsidP="00824E09">
      <w:pPr>
        <w:pStyle w:val="Heading1"/>
      </w:pPr>
      <w:r>
        <w:t>Methods</w:t>
      </w:r>
    </w:p>
    <w:p w14:paraId="7FA86640" w14:textId="4E773A93" w:rsidR="00824E09" w:rsidRDefault="00824E09" w:rsidP="00824E09">
      <w:pPr>
        <w:pStyle w:val="Heading2"/>
      </w:pPr>
      <w:r>
        <w:t>Experimental methods</w:t>
      </w:r>
    </w:p>
    <w:p w14:paraId="5BA35500" w14:textId="253ADE14" w:rsidR="00824E09" w:rsidRPr="00DB1304" w:rsidRDefault="00824E09" w:rsidP="00DB1304">
      <w:r>
        <w:t xml:space="preserve">Experiments were conducted in a gold-titanium reaction cell housed within a flexible cell hydrothermal apparatus </w:t>
      </w:r>
      <w:r w:rsidR="00F15D2A">
        <w:fldChar w:fldCharType="begin"/>
      </w:r>
      <w:r w:rsidR="00D33885">
        <w:instrText xml:space="preserve"> ADDIN ZOTERO_ITEM CSL_CITATION {"citationID":"qT3BwxP5","properties":{"formattedCitation":"(Seyfried et al., 1987)","plainCitation":"(Seyfried et al., 1987)","noteIndex":0},"citationItems":[{"id":272,"uris":["http://zotero.org/users/local/pytFPmJs/items/QZA8ZIP9"],"uri":["http://zotero.org/users/local/pytFPmJs/items/QZA8ZIP9"],"itemData":{"id":272,"type":"article-journal","title":"Rocking autoclaves for hydrothermal experiments, II. The flexible reaction-cell system","container-title":"Hydrothermal Experimental Techniques","page":"216–239","volume":"9","author":[{"family":"Seyfried","given":"W. E.","suffix":"Jr."},{"family":"Janecky","given":"D. R."},{"family":"Berndt","given":"M. E."}],"issued":{"date-parts":[["1987"]]}}}],"schema":"https://github.com/citation-style-language/schema/raw/master/csl-citation.json"} </w:instrText>
      </w:r>
      <w:r w:rsidR="00F15D2A">
        <w:fldChar w:fldCharType="separate"/>
      </w:r>
      <w:r w:rsidR="00DC5B90" w:rsidRPr="00DC5B90">
        <w:rPr>
          <w:rFonts w:cs="Times New Roman"/>
        </w:rPr>
        <w:t>(Seyfried et al., 1987)</w:t>
      </w:r>
      <w:r w:rsidR="00F15D2A">
        <w:fldChar w:fldCharType="end"/>
      </w:r>
      <w:r>
        <w:t xml:space="preserve"> at WHOI.</w:t>
      </w:r>
      <w:r w:rsidR="00B919DC">
        <w:t xml:space="preserve"> </w:t>
      </w:r>
      <w:r>
        <w:t>The reaction cell was pre-treated prior to loading</w:t>
      </w:r>
      <w:r w:rsidR="00DB1304">
        <w:t xml:space="preserve"> by </w:t>
      </w:r>
      <w:r w:rsidR="00F168DC">
        <w:t>soaking</w:t>
      </w:r>
      <w:r>
        <w:t xml:space="preserve"> in </w:t>
      </w:r>
      <w:r w:rsidR="00DB1304">
        <w:t xml:space="preserve">concentrated </w:t>
      </w:r>
      <w:proofErr w:type="spellStart"/>
      <w:r w:rsidR="00DB1304">
        <w:t>HCl</w:t>
      </w:r>
      <w:proofErr w:type="spellEnd"/>
      <w:r w:rsidR="00DB1304">
        <w:t xml:space="preserve"> </w:t>
      </w:r>
      <w:r w:rsidR="00F168DC">
        <w:t xml:space="preserve">for 4 hours, </w:t>
      </w:r>
      <w:r w:rsidR="00DB1304">
        <w:t>followed by rinsing with water to pH neutral and drying in the oven</w:t>
      </w:r>
      <w:r>
        <w:t>.</w:t>
      </w:r>
      <w:r w:rsidR="00DB1304">
        <w:t xml:space="preserve">  The exit tube of the apparatus was cleaned by forcing </w:t>
      </w:r>
      <w:r w:rsidR="00FA4B31">
        <w:t xml:space="preserve">~20 ml of </w:t>
      </w:r>
      <w:proofErr w:type="spellStart"/>
      <w:r w:rsidR="00FA4B31">
        <w:t>Milli</w:t>
      </w:r>
      <w:r w:rsidR="00DB1304">
        <w:t>Q</w:t>
      </w:r>
      <w:proofErr w:type="spellEnd"/>
      <w:r w:rsidR="00DB1304">
        <w:t xml:space="preserve"> deionized water (18.2 M</w:t>
      </w:r>
      <w:r w:rsidR="00DB1304" w:rsidRPr="00DB1304">
        <w:t>Ω</w:t>
      </w:r>
      <w:r w:rsidR="00DB1304">
        <w:t xml:space="preserve">) through, followed by ~20 ml conc. </w:t>
      </w:r>
      <w:proofErr w:type="spellStart"/>
      <w:r w:rsidR="00DB1304">
        <w:t>HCl</w:t>
      </w:r>
      <w:proofErr w:type="spellEnd"/>
      <w:r w:rsidR="00DB1304">
        <w:t>, ~100 ml water, ~20 ml conc. HNO</w:t>
      </w:r>
      <w:r w:rsidR="00DB1304">
        <w:rPr>
          <w:vertAlign w:val="subscript"/>
        </w:rPr>
        <w:t>3</w:t>
      </w:r>
      <w:r w:rsidR="00DB1304">
        <w:t xml:space="preserve">, and then ~100 ml of water </w:t>
      </w:r>
      <w:r w:rsidR="00E67D7D">
        <w:t>until</w:t>
      </w:r>
      <w:r w:rsidR="00DB1304">
        <w:t xml:space="preserve"> the pH tested 7 using pH paper.</w:t>
      </w:r>
    </w:p>
    <w:p w14:paraId="16667C81" w14:textId="66221719" w:rsidR="00FD1FC4" w:rsidRDefault="00A408B4" w:rsidP="00824E09">
      <w:r>
        <w:t xml:space="preserve">The source material for this experiment </w:t>
      </w:r>
      <w:r w:rsidR="00140E8B">
        <w:t>was</w:t>
      </w:r>
      <w:r>
        <w:t xml:space="preserve"> </w:t>
      </w:r>
      <w:r w:rsidR="00EC6B0D">
        <w:t xml:space="preserve">a hand sample of </w:t>
      </w:r>
      <w:r w:rsidR="00546B0A">
        <w:t xml:space="preserve">Upper </w:t>
      </w:r>
      <w:r w:rsidR="003B6383">
        <w:t xml:space="preserve">Cretaceous </w:t>
      </w:r>
      <w:r w:rsidR="00546B0A">
        <w:t xml:space="preserve">Eagle Ford Shale </w:t>
      </w:r>
      <w:r w:rsidR="006D27E5">
        <w:t>taken</w:t>
      </w:r>
      <w:r>
        <w:t xml:space="preserve"> from an outcrop</w:t>
      </w:r>
      <w:r w:rsidR="0061160E">
        <w:t xml:space="preserve"> in </w:t>
      </w:r>
      <w:r w:rsidR="00824E09">
        <w:t>Uvalde County, Texas, USA</w:t>
      </w:r>
      <w:r>
        <w:t xml:space="preserve"> </w:t>
      </w:r>
      <w:r>
        <w:fldChar w:fldCharType="begin"/>
      </w:r>
      <w:r w:rsidR="00D33885">
        <w:instrText xml:space="preserve"> ADDIN ZOTERO_ITEM CSL_CITATION {"citationID":"ioqSvyxA","properties":{"formattedCitation":"(Hentz and Ruppel, 2010)","plainCitation":"(Hentz and Ruppel, 2010)","noteIndex":0},"citationItems":[{"id":371,"uris":["http://zotero.org/users/local/pytFPmJs/items/33F9K7BP"],"uri":["http://zotero.org/users/local/pytFPmJs/items/33F9K7BP"],"itemData":{"id":371,"type":"article-journal","title":"Regional lithostratigraphy of the Eagle Ford Shale: Maverick Basin to East Texas Basin","container-title":"Gulf Coast Association of Geological Societies Transactions","page":"325-337","volume":"60","author":[{"family":"Hentz","given":"Tucker F"},{"family":"Ruppel","given":"Stephen C"}],"issued":{"date-parts":[["2010"]]}}}],"schema":"https://github.com/citation-style-language/schema/raw/master/csl-citation.json"} </w:instrText>
      </w:r>
      <w:r>
        <w:fldChar w:fldCharType="separate"/>
      </w:r>
      <w:r w:rsidR="00DC5B90" w:rsidRPr="00DC5B90">
        <w:rPr>
          <w:rFonts w:cs="Times New Roman"/>
        </w:rPr>
        <w:t>(Hentz and Ruppel, 2010)</w:t>
      </w:r>
      <w:r>
        <w:fldChar w:fldCharType="end"/>
      </w:r>
      <w:r w:rsidR="00824E09">
        <w:t>.</w:t>
      </w:r>
      <w:r w:rsidR="00B919DC">
        <w:t xml:space="preserve"> </w:t>
      </w:r>
      <w:r w:rsidR="007F6E00">
        <w:t xml:space="preserve"> </w:t>
      </w:r>
      <w:r w:rsidR="00CA0640">
        <w:t>The sample was kindly provided to J. Seewald by Keith F. M. Thompson (</w:t>
      </w:r>
      <w:proofErr w:type="spellStart"/>
      <w:r w:rsidR="00CA0640">
        <w:t>PetroSurveys</w:t>
      </w:r>
      <w:proofErr w:type="spellEnd"/>
      <w:r w:rsidR="00CA0640">
        <w:t xml:space="preserve">, Inc.).  </w:t>
      </w:r>
      <w:r w:rsidR="0061160E">
        <w:t>There is no known oil or gas production from the Eagle Ford in Uvalde County</w:t>
      </w:r>
      <w:r w:rsidR="007B3D27">
        <w:t xml:space="preserve"> [</w:t>
      </w:r>
      <w:r w:rsidR="007B3D27">
        <w:fldChar w:fldCharType="begin"/>
      </w:r>
      <w:r w:rsidR="00D33885">
        <w:instrText xml:space="preserve"> ADDIN ZOTERO_ITEM CSL_CITATION {"citationID":"VvtA0Lby","properties":{"formattedCitation":"(Tian et al., 2013)","plainCitation":"(Tian et al., 2013)","noteIndex":0},"citationItems":[{"id":373,"uris":["http://zotero.org/users/local/pytFPmJs/items/I3ZQZJUG"],"uri":["http://zotero.org/users/local/pytFPmJs/items/I3ZQZJUG"],"itemData":{"id":373,"type":"paper-conference","title":"The Eagle Ford Shale play, south Texas: regional variations in fluid types, hydrocarbon production and reservoir properties","container-title":"IPTC 2013: International Petroleum Technology Conference","publisher":"European Association of Geoscientists &amp; Engineers","page":"IPTC 16808","DOI":"10.3997/2214-4609-pdb.350.iptc16808","author":[{"family":"Tian","given":"Yao"},{"family":"Ayers","given":"Walter B"},{"family":"McCain Jr","given":"D"}],"issued":{"date-parts":[["2013"]]}}}],"schema":"https://github.com/citation-style-language/schema/raw/master/csl-citation.json"} </w:instrText>
      </w:r>
      <w:r w:rsidR="007B3D27">
        <w:fldChar w:fldCharType="separate"/>
      </w:r>
      <w:r w:rsidR="00DC5B90" w:rsidRPr="00DC5B90">
        <w:rPr>
          <w:rFonts w:cs="Times New Roman"/>
        </w:rPr>
        <w:t>(Tian et al., 2013)</w:t>
      </w:r>
      <w:r w:rsidR="007B3D27">
        <w:fldChar w:fldCharType="end"/>
      </w:r>
      <w:r w:rsidR="007B3D27">
        <w:t xml:space="preserve">; </w:t>
      </w:r>
      <w:r w:rsidR="007B3D27" w:rsidRPr="00092304">
        <w:t xml:space="preserve">and </w:t>
      </w:r>
      <w:r w:rsidR="00337E83" w:rsidRPr="00092304">
        <w:t>IHS</w:t>
      </w:r>
      <w:r w:rsidR="00337E83">
        <w:t xml:space="preserve"> </w:t>
      </w:r>
      <w:r w:rsidR="00337E83">
        <w:fldChar w:fldCharType="begin"/>
      </w:r>
      <w:r w:rsidR="00DC5B90">
        <w:instrText xml:space="preserve"> ADDIN ZOTERO_ITEM CSL_CITATION {"citationID":"16cuUhnw","properties":{"formattedCitation":"(2019)","plainCitation":"(2019)","noteIndex":0},"citationItems":[{"id":443,"uris":["http://zotero.org/users/local/pytFPmJs/items/2UGAUZC8"],"uri":["http://zotero.org/users/local/pytFPmJs/items/2UGAUZC8"],"itemData":{"id":443,"type":"book","title":"IHS Markit Well Database","publisher":"IHS Markit","URL":"https://ihsmarkit.com/products/us-well-data.html","issued":{"date-parts":[["2019"]]}},"suppress-author":true}],"schema":"https://github.com/citation-style-language/schema/raw/master/csl-citation.json"} </w:instrText>
      </w:r>
      <w:r w:rsidR="00337E83">
        <w:fldChar w:fldCharType="separate"/>
      </w:r>
      <w:r w:rsidR="00DC5B90" w:rsidRPr="00DC5B90">
        <w:rPr>
          <w:rFonts w:cs="Times New Roman"/>
        </w:rPr>
        <w:t>(2019)</w:t>
      </w:r>
      <w:r w:rsidR="00337E83">
        <w:fldChar w:fldCharType="end"/>
      </w:r>
      <w:r w:rsidR="007B3D27">
        <w:t>]</w:t>
      </w:r>
      <w:r w:rsidR="0061160E">
        <w:t xml:space="preserve">.  </w:t>
      </w:r>
      <w:r w:rsidR="00FA022C">
        <w:t>The Eagle Ford here is thermally-immature [</w:t>
      </w:r>
      <w:r w:rsidR="00FA022C" w:rsidRPr="001A0422">
        <w:rPr>
          <w:i/>
        </w:rPr>
        <w:t>R</w:t>
      </w:r>
      <w:r w:rsidR="00FA022C" w:rsidRPr="001A0422">
        <w:rPr>
          <w:vertAlign w:val="subscript"/>
        </w:rPr>
        <w:t>o</w:t>
      </w:r>
      <w:r w:rsidR="00FA022C" w:rsidRPr="001A0422">
        <w:t xml:space="preserve"> </w:t>
      </w:r>
      <w:r w:rsidR="001A0422">
        <w:t>= 0.40</w:t>
      </w:r>
      <w:r w:rsidR="001A0422" w:rsidRPr="001A0422">
        <w:t>–</w:t>
      </w:r>
      <w:r w:rsidR="00FA022C" w:rsidRPr="001A0422">
        <w:t xml:space="preserve">0.55%, </w:t>
      </w:r>
      <w:proofErr w:type="spellStart"/>
      <w:r w:rsidR="00FA022C" w:rsidRPr="001A0422">
        <w:t>Cardneaux</w:t>
      </w:r>
      <w:proofErr w:type="spellEnd"/>
      <w:r w:rsidR="00FA022C">
        <w:t xml:space="preserve"> </w:t>
      </w:r>
      <w:r w:rsidR="00FA022C">
        <w:fldChar w:fldCharType="begin"/>
      </w:r>
      <w:r w:rsidR="00FA022C">
        <w:instrText xml:space="preserve"> ADDIN ZOTERO_ITEM CSL_CITATION {"citationID":"A32VUg0Y","properties":{"formattedCitation":"(2012)","plainCitation":"(2012)","noteIndex":0},"citationItems":[{"id":377,"uris":["http://zotero.org/users/local/pytFPmJs/items/Q28GMB9V"],"uri":["http://zotero.org/users/local/pytFPmJs/items/Q28GMB9V"],"itemData":{"id":377,"type":"thesis","title":"Mapping of the oil window in the Eagle Ford shale play of southwest Texas using thermal modeling and log overlay analysis","publisher":"Louisiana State University","genre":"Masters Thesis","abstract":"The Eagle Ford formation in South Texas has been an established hydrocarbon play since 2008. The Eagle Ford is considered an unconventional resource because it is a source, reservoir, and seal. Hydraulic fracturing and horizontal drilling have enabled this play. As drilling and production continue the limits of this play are being defined. The area between dry gas and wet gas/condensate has been known for some time since the initial production started in dry gas and moved up-dip. After the oil window was discovered, the contact between wet gas/condensate started to become more defined. Now companies are beginning to delineate the boundary between the oil window and immature areas. This study uses geohistory and thermal modeling software to define the boundary where the oil window ends and the immature area begins. Vitrinite reflectance values from modeling were calibrated to published vitrinite reflectance data. Then the models were used to estimate vitrinite reflectance values for other wells with only depth information. Vitrinite reflectance maps created by this technique are comparable to published maps in the study area. Total Organic Carbon (TOC) was also calculated for the study area using a well log overlay analysis technique. TOC varies stratigraphically throughout the study area, but the lower Eagle Ford typically has higher TOC than the upper Eagle Ford. Well log overlay analysis is a useful tool in evaluating the initial petroleum potential of unconventional prospects when data availability is limited. This research has provided a technique to investigate areas of unconventional production potential.","URL":"https://digitalcommons.lsu.edu/gradschool_theses/1004","author":[{"family":"Cardneaux","given":"Austin Pourciau"}],"issued":{"date-parts":[["2012"]]}},"suppress-author":true}],"schema":"https://github.com/citation-style-language/schema/raw/master/csl-citation.json"} </w:instrText>
      </w:r>
      <w:r w:rsidR="00FA022C">
        <w:fldChar w:fldCharType="separate"/>
      </w:r>
      <w:r w:rsidR="00DC5B90" w:rsidRPr="00DC5B90">
        <w:rPr>
          <w:rFonts w:cs="Times New Roman"/>
        </w:rPr>
        <w:t>(2012)</w:t>
      </w:r>
      <w:r w:rsidR="00FA022C">
        <w:fldChar w:fldCharType="end"/>
      </w:r>
      <w:r w:rsidR="00FA022C">
        <w:t xml:space="preserve">; </w:t>
      </w:r>
      <w:proofErr w:type="spellStart"/>
      <w:r w:rsidR="00FA022C">
        <w:t>Cardneaux</w:t>
      </w:r>
      <w:proofErr w:type="spellEnd"/>
      <w:r w:rsidR="00FA022C">
        <w:t xml:space="preserve"> and Nunn </w:t>
      </w:r>
      <w:r w:rsidR="00FA022C">
        <w:fldChar w:fldCharType="begin"/>
      </w:r>
      <w:r w:rsidR="00FA022C">
        <w:instrText xml:space="preserve"> ADDIN ZOTERO_ITEM CSL_CITATION {"citationID":"x5szbBbJ","properties":{"formattedCitation":"(2013)","plainCitation":"(2013)","noteIndex":0},"citationItems":[{"id":375,"uris":["http://zotero.org/users/local/pytFPmJs/items/BHSXM83Z"],"uri":["http://zotero.org/users/local/pytFPmJs/items/BHSXM83Z"],"itemData":{"id":375,"type":"article-journal","title":"Estimates of maturation and TOC from log data in the Eagle Ford Shale, Maverick Basin of South Texas","container-title":"Gulf Coast Association of Geological Societies Transactions","page":"111-124","volume":"63","author":[{"family":"Cardneaux","given":"Austin"},{"family":"Nunn","given":"Jeffrey A"}],"issued":{"date-parts":[["2013"]]}},"suppress-author":true}],"schema":"https://github.com/citation-style-language/schema/raw/master/csl-citation.json"} </w:instrText>
      </w:r>
      <w:r w:rsidR="00FA022C">
        <w:fldChar w:fldCharType="separate"/>
      </w:r>
      <w:r w:rsidR="00DC5B90" w:rsidRPr="00DC5B90">
        <w:rPr>
          <w:rFonts w:cs="Times New Roman"/>
        </w:rPr>
        <w:t>(2013)</w:t>
      </w:r>
      <w:r w:rsidR="00FA022C">
        <w:fldChar w:fldCharType="end"/>
      </w:r>
      <w:r w:rsidR="00FA022C">
        <w:t xml:space="preserve">; and Harbor </w:t>
      </w:r>
      <w:r w:rsidR="00FA022C">
        <w:fldChar w:fldCharType="begin"/>
      </w:r>
      <w:r w:rsidR="00FA022C">
        <w:instrText xml:space="preserve"> ADDIN ZOTERO_ITEM CSL_CITATION {"citationID":"6P5zjbfE","properties":{"formattedCitation":"(2011)","plainCitation":"(2011)","noteIndex":0},"citationItems":[{"id":425,"uris":["http://zotero.org/users/local/pytFPmJs/items/ZY9I4KH8"],"uri":["http://zotero.org/users/local/pytFPmJs/items/ZY9I4KH8"],"itemData":{"id":425,"type":"thesis","title":"Facies characterization and stratigraphic architecture of organic-rich mudrocks, Upper Cretaceous Eagle Ford Formation, South Texas","publisher":"University of Texas at Austin","number-of-pages":"184","genre":"Masters Thesis","abstract":"The Eagle Ford is a well-known source rock for both sandstone (Woodbine) and carbonate (Austin and Buda) hydrocarbon reservoirs in East and South Texas. Recent discoveries have demonstrated that source rocks, such as the Eagle Ford, are capable of producing significant volumes of gas and oil. At the same time, variations in well producibility indicate that these rocks, like conventional reservoirs, display considerable geological heterogeneity. Yet, only limited research has been published on the subsurface stratigraphy and character of Eagle Ford facies. Understanding the types, controls, and distribution of these heterogeneities requires in-depth rock-based studies. In order to characterize Eagle Ford facies, 27 cores from 13 counties were investigated for rock textures, fabrics, sedimentary structures, and fossil assemblages. These studies were supported by light and electron microscopy as well as analysis of elemental chemistry and mineralogy. Regional subsurface stratigraphic correlations and facies distributions were defined using wireline logs calibrated from core studies. In South Texas, the Eagle Ford Formation was deposited during a second-order transgressive/regressive cycle on the flooded, oxygen-restricted Comanche Shelf. Nine depositional facies consisting predominately of organic-rich, fine-grained (5.0 % TOC) to coarser-grained (3.05 % TOC) fabrics were identified. Facies developed in low-energy environments episodically interrupted by higher-energy, event sedimentation (current winnowing, cohesive and non-cohesive density flows, and turbidity flows). Locally, these rocks show evidence of early diagenetic recrystallization of calcite. Concurrent water anoxia and organic matter preservation persisted locally into later Austin deposition, resulting in formation of a three-fold division of the Cenomanian-Coniacian Eagle Ford Formation. Common facies of lower and upper Eagle Ford members include (1) unlaminated, fissile, clay- and silica-rich, organic-rich mudrocks, (2) laminated, calcareous, organic-rich mudrocks, and (3) laminated, foraminifera- and peloid-rich, organic-rich packstones. The transitional Eagle Ford member consists of highly-cyclic (1) ripple-laminated, organic-rich wackestone (cycle base) and (2) burrowed, organic-lean lime wackestones (cycle top). Transitional Eagle Ford facies developed in oxygen-restricted, basinal depositional environments as distal equivalents to burrowed, foraminiferal lime wackestones of the Austin Formation. Facies complexities in the Eagle Ford stem from complicated and interrelated processes of sediment production and distribution, diagenesis, and water column chemistry. Integrated core studies shed light on both controls of facies formation and their spatial distribution. These findings provide a framework for upscaling the fine-scale, heterogeneous character of shelfal Eagle Ford mudrocks; thus allowing development of predictive models into the distribution of key reservoir properties in the subsurface.","URL":"http://hdl.handle.net/2152/ETD-UT-2011-08-3892","author":[{"family":"Harbor","given":"Ryan Lee"}],"issued":{"date-parts":[["2011"]]}},"suppress-author":true}],"schema":"https://github.com/citation-style-language/schema/raw/master/csl-citation.json"} </w:instrText>
      </w:r>
      <w:r w:rsidR="00FA022C">
        <w:fldChar w:fldCharType="separate"/>
      </w:r>
      <w:r w:rsidR="00DC5B90" w:rsidRPr="00DC5B90">
        <w:rPr>
          <w:rFonts w:cs="Times New Roman"/>
        </w:rPr>
        <w:t>(2011)</w:t>
      </w:r>
      <w:r w:rsidR="00FA022C">
        <w:fldChar w:fldCharType="end"/>
      </w:r>
      <w:r w:rsidR="00FA022C">
        <w:t xml:space="preserve">].  </w:t>
      </w:r>
      <w:r w:rsidR="00CA0640">
        <w:t xml:space="preserve">The sample </w:t>
      </w:r>
      <w:r w:rsidR="00824E09">
        <w:t xml:space="preserve">was powdered to &lt;250 </w:t>
      </w:r>
      <w:proofErr w:type="spellStart"/>
      <w:r w:rsidR="00824E09">
        <w:t>μm</w:t>
      </w:r>
      <w:proofErr w:type="spellEnd"/>
      <w:r w:rsidR="00824E09">
        <w:t xml:space="preserve"> and </w:t>
      </w:r>
      <w:proofErr w:type="spellStart"/>
      <w:r w:rsidR="00824E09">
        <w:t>Soxhlet</w:t>
      </w:r>
      <w:proofErr w:type="spellEnd"/>
      <w:r w:rsidR="00824E09">
        <w:t>-extracted (by Carl Johnson, WHOI)</w:t>
      </w:r>
      <w:r w:rsidR="009C6DD3">
        <w:t xml:space="preserve"> to remove bitumen and free hydrocarbons</w:t>
      </w:r>
      <w:r w:rsidR="00824E09">
        <w:t xml:space="preserve">. </w:t>
      </w:r>
      <w:r w:rsidR="009C6DD3">
        <w:t xml:space="preserve"> </w:t>
      </w:r>
      <w:r w:rsidR="001B0A4A">
        <w:t>In a subsequent step, t</w:t>
      </w:r>
      <w:r w:rsidR="009C6DD3">
        <w:t xml:space="preserve">he solvent-extracted residue was subjected to hydrochloric acid treatment to remove carbonate minerals.  </w:t>
      </w:r>
      <w:r w:rsidR="00441767">
        <w:t>E</w:t>
      </w:r>
      <w:r w:rsidR="009C6DD3">
        <w:t xml:space="preserve">lemental analysis </w:t>
      </w:r>
      <w:r w:rsidR="00441767">
        <w:t>(</w:t>
      </w:r>
      <w:r w:rsidR="00441767">
        <w:rPr>
          <w:b/>
        </w:rPr>
        <w:t>Table </w:t>
      </w:r>
      <w:r w:rsidR="00441767">
        <w:rPr>
          <w:b/>
        </w:rPr>
        <w:fldChar w:fldCharType="begin"/>
      </w:r>
      <w:r w:rsidR="00441767">
        <w:rPr>
          <w:b/>
        </w:rPr>
        <w:instrText xml:space="preserve"> REF tabEA \h </w:instrText>
      </w:r>
      <w:r w:rsidR="00441767">
        <w:rPr>
          <w:b/>
        </w:rPr>
      </w:r>
      <w:r w:rsidR="00441767">
        <w:rPr>
          <w:b/>
        </w:rPr>
        <w:fldChar w:fldCharType="separate"/>
      </w:r>
      <w:r w:rsidR="00EB058D">
        <w:rPr>
          <w:b/>
          <w:noProof/>
          <w:sz w:val="20"/>
        </w:rPr>
        <w:t>1</w:t>
      </w:r>
      <w:r w:rsidR="00441767">
        <w:rPr>
          <w:b/>
        </w:rPr>
        <w:fldChar w:fldCharType="end"/>
      </w:r>
      <w:r w:rsidR="00441767">
        <w:t xml:space="preserve">) </w:t>
      </w:r>
      <w:r w:rsidR="009C6DD3">
        <w:t>of the original rock</w:t>
      </w:r>
      <w:r w:rsidR="001B0A4A">
        <w:t xml:space="preserve"> </w:t>
      </w:r>
      <w:r w:rsidR="00457337">
        <w:t>sample</w:t>
      </w:r>
      <w:r w:rsidR="001B0A4A">
        <w:t xml:space="preserve"> (UNEX)</w:t>
      </w:r>
      <w:r w:rsidR="009C6DD3">
        <w:t xml:space="preserve">, the </w:t>
      </w:r>
      <w:proofErr w:type="spellStart"/>
      <w:r w:rsidR="00457337">
        <w:t>Soxhlet</w:t>
      </w:r>
      <w:proofErr w:type="spellEnd"/>
      <w:r w:rsidR="00457337">
        <w:t>-</w:t>
      </w:r>
      <w:r w:rsidR="001B0A4A">
        <w:t xml:space="preserve">extracted rock </w:t>
      </w:r>
      <w:r w:rsidR="00457337">
        <w:t>sample</w:t>
      </w:r>
      <w:r w:rsidR="001B0A4A">
        <w:t xml:space="preserve"> (EX)</w:t>
      </w:r>
      <w:r w:rsidR="00824E09">
        <w:t xml:space="preserve">, </w:t>
      </w:r>
      <w:r w:rsidR="009C6DD3">
        <w:t xml:space="preserve">and the </w:t>
      </w:r>
      <w:proofErr w:type="spellStart"/>
      <w:r w:rsidR="00504DDD">
        <w:t>decalci</w:t>
      </w:r>
      <w:r w:rsidR="00504DDD">
        <w:lastRenderedPageBreak/>
        <w:t>fied+</w:t>
      </w:r>
      <w:r w:rsidR="001B0A4A">
        <w:t>extracted</w:t>
      </w:r>
      <w:proofErr w:type="spellEnd"/>
      <w:r w:rsidR="001B0A4A">
        <w:t xml:space="preserve"> </w:t>
      </w:r>
      <w:r w:rsidR="009C6DD3">
        <w:t xml:space="preserve">rock </w:t>
      </w:r>
      <w:r w:rsidR="001B0A4A">
        <w:t>sample (DECA)</w:t>
      </w:r>
      <w:r w:rsidR="00CD0126">
        <w:t xml:space="preserve"> indicates a total organic carbon (TOC) content of ~2.5% and a carbonate content of ~80% by weight.  The H/C atomic ratio</w:t>
      </w:r>
      <w:r w:rsidR="00FD1FC4">
        <w:t xml:space="preserve"> of the decalcified rock is 2.4.  This value is probably se</w:t>
      </w:r>
      <w:r w:rsidR="005F0F74">
        <w:t>veral tens of percent higher than the actual H/C ratio of isolated kerogen</w:t>
      </w:r>
      <w:r w:rsidR="00FB4DB1">
        <w:t xml:space="preserve"> (not determined)</w:t>
      </w:r>
      <w:r w:rsidR="005F0F74">
        <w:t xml:space="preserve"> given that substantial amounts of H are likely borne by clays and other minerals</w:t>
      </w:r>
      <w:r w:rsidR="005F7EEC">
        <w:t xml:space="preserve"> that </w:t>
      </w:r>
      <w:r w:rsidR="00BA20CD">
        <w:t>were</w:t>
      </w:r>
      <w:r w:rsidR="005F7EEC">
        <w:t xml:space="preserve"> not removed</w:t>
      </w:r>
      <w:r w:rsidR="005F0F74">
        <w:t xml:space="preserve"> </w:t>
      </w:r>
      <w:r w:rsidR="00FD1FC4">
        <w:fldChar w:fldCharType="begin"/>
      </w:r>
      <w:r w:rsidR="00FD1FC4">
        <w:instrText xml:space="preserve"> ADDIN ZOTERO_ITEM CSL_CITATION {"citationID":"f9YSBszW","properties":{"formattedCitation":"(Whelan and Thompson-Rizer, 1993; Baskin, 1997)","plainCitation":"(Whelan and Thompson-Rizer, 1993; Baskin, 1997)","noteIndex":0},"citationItems":[{"id":3050,"uris":["http://zotero.org/users/local/pytFPmJs/items/NEIM8LXS"],"uri":["http://zotero.org/users/local/pytFPmJs/items/NEIM8LXS"],"itemData":{"id":3050,"type":"chapter","title":"Chemical Methods for Assessing Kerogen and Protokerogen Types and Maturity","container-title":"Organic Geochemistry: Principles and Applications","publisher":"Springer US","publisher-place":"Boston, MA","page":"289-353","event-place":"Boston, MA","abstract":"Kerogen is the complex, high-molecular-weight, disseminated organic matter (OM) in sediments. It is operationally defined as OM that is insoluble in nonpolar organic solvents and in nonoxidizing mineral acids (HCl and HF). It is generally believed to be the major starting material for most oil and gas generation as sediments are subjected to geothermal heating in the subsurface. It is the most abundant form of organic carbon on Earth—about 1000 times more abundant than coal, which forms primarily from terrigenous higher plant remains. Kerogen consists of the altered remains of marine and lacustrine microorganisms, plants, and animals, with variable amounts of terrigenous debris in sediments. It represents about 1% of the organic matter which originates from biological sources and undergoes extensive degradation and alteration within the water column and at the sediment-water interface prior to burial in sediments (Hedges and Prahl, this volume, Chapter 11). The structured terrestrial (e.g., woody) portions of kerogen have elemental compositions similar to that of coal (Hunt, 1979, pp. 279–280; Hunt, 1991).","URL":"https://doi.org/10.1007/978-1-4615-2890-6_14","ISBN":"978-1-4615-2890-6","note":"DOI: 10.1007/978-1-4615-2890-6_14","author":[{"family":"Whelan","given":"Jean K."},{"family":"Thompson-Rizer","given":"Carolyn L."}],"editor":[{"family":"Engel","given":"Michael H."},{"family":"Macko","given":"Stephen A."}],"issued":{"date-parts":[["1993"]]}}},{"id":404,"uris":["http://zotero.org/users/local/pytFPmJs/items/7DFMU5M6"],"uri":["http://zotero.org/users/local/pytFPmJs/items/7DFMU5M6"],"itemData":{"id":404,"type":"article-journal","title":"Atomic H/C ratio of kerogen as an estimate of thermal maturity and organic matter conversion","container-title":"AAPG bulletin","page":"1437–1450","volume":"81","issue":"9","author":[{"family":"Baskin","given":"David K"}],"issued":{"date-parts":[["1997"]]}}}],"schema":"https://github.com/citation-style-language/schema/raw/master/csl-citation.json"} </w:instrText>
      </w:r>
      <w:r w:rsidR="00FD1FC4">
        <w:fldChar w:fldCharType="separate"/>
      </w:r>
      <w:r w:rsidR="00FD1FC4" w:rsidRPr="00FD1FC4">
        <w:rPr>
          <w:rFonts w:cs="Times New Roman"/>
        </w:rPr>
        <w:t>(Whelan and Thompson-Rizer, 1993; Baskin, 1997)</w:t>
      </w:r>
      <w:r w:rsidR="00FD1FC4">
        <w:fldChar w:fldCharType="end"/>
      </w:r>
      <w:r w:rsidR="00FD1FC4">
        <w:t>.</w:t>
      </w:r>
      <w:r w:rsidR="00C8641C">
        <w:t xml:space="preserve">  The reaction cell was loaded with 10.03 grams of the </w:t>
      </w:r>
      <w:r w:rsidR="00940E7D">
        <w:t>EX</w:t>
      </w:r>
      <w:r w:rsidR="00C8641C">
        <w:t xml:space="preserve"> powder.</w:t>
      </w:r>
    </w:p>
    <w:p w14:paraId="31474CB1" w14:textId="40B05920" w:rsidR="00CC314A" w:rsidRDefault="00CC314A" w:rsidP="00824E09">
      <w:r>
        <w:t>Geochemical data for the</w:t>
      </w:r>
      <w:r w:rsidRPr="00CC314A">
        <w:t xml:space="preserve"> Eagle Ford</w:t>
      </w:r>
      <w:r>
        <w:t xml:space="preserve"> </w:t>
      </w:r>
      <w:r w:rsidRPr="00CC314A">
        <w:t xml:space="preserve">sample </w:t>
      </w:r>
      <w:r>
        <w:t xml:space="preserve">can be drawn from </w:t>
      </w:r>
      <w:r w:rsidRPr="00CC314A">
        <w:t xml:space="preserve">neighboring </w:t>
      </w:r>
      <w:r>
        <w:t>Kinney County</w:t>
      </w:r>
      <w:r w:rsidRPr="00CC314A">
        <w:t>,</w:t>
      </w:r>
      <w:r>
        <w:t xml:space="preserve"> Texas,</w:t>
      </w:r>
      <w:r w:rsidRPr="00CC314A">
        <w:t xml:space="preserve"> where </w:t>
      </w:r>
      <w:r>
        <w:t xml:space="preserve">complete sections of immature </w:t>
      </w:r>
      <w:r w:rsidRPr="00CC314A">
        <w:t xml:space="preserve">Eagle Ford </w:t>
      </w:r>
      <w:r>
        <w:t xml:space="preserve">have been recovered by the USGS </w:t>
      </w:r>
      <w:r>
        <w:fldChar w:fldCharType="begin"/>
      </w:r>
      <w:r w:rsidR="003F1914">
        <w:instrText xml:space="preserve"> ADDIN ZOTERO_ITEM CSL_CITATION {"citationID":"ix7KbBHj","properties":{"formattedCitation":"(drill core GC-3; French et al., 2020)","plainCitation":"(drill core GC-3; French et al., 2020)","noteIndex":0},"citationItems":[{"id":3105,"uris":["http://zotero.org/users/local/pytFPmJs/items/BVU359FV"],"uri":["http://zotero.org/users/local/pytFPmJs/items/BVU359FV"],"itemData":{"id":3105,"type":"article-journal","title":"Trends in thermal maturity indicators for the organic sulfur-rich Eagle Ford Shale","container-title":"Marine and Petroleum Geology","page":"104459","volume":"118","abstract":"Thermal maturity is critical to evaluate petroleum systems and to interpret biomarker results for paleoenvironmental and geobiology studies. Many thermal maturity indices were developed for marine source rocks containing type II kerogen, but their behavior in organic sulfur-rich source rocks requires more investigation. Here, we present geochemical analyses of whole and extracted rock, isolated kerogen, and extractable organic matter across a natural thermal maturity sequence of the Upper Cretaceous Eagle Ford Shale to evaluate the behavior of maturity parameters in organic sulfur-rich source rocks. The samples have similar mineralogy and trace element composition, minimizing potential facies effects on thermal maturity parameters. Atomic H/C ratios of isolated kerogen, extractable organic matter yield, and programmed pyrolysis results show that the samples range from the pre-oil through dry gas generation windows. Programmed pyrolysis data and kerogen elemental ratios show that the immature samples host both type IIS (atomic Sorg/C &gt; 0.04) and sulfur-rich type II kerogen (kerogen Sorg/C: 0.03–0.04) while samples with lower kerogen Sorg/C ratios (kerogen Sorg/C &lt; 0.02) are more mature. The vitrinite reflectance values corresponding to the onset of oil generation in the Eagle Ford are comparable to other type II petroleum systems. Likewise, the organic sulfur-rich Eagle Ford follows a similar hydrogen index (HI) and kerogen H/C trend as other marine type II source rocks. Hopane and sterane stereoisomer maturity ratios are anomalously elevated at low thermal maturities, so they should not be applied in organic sulfur-rich petroleum systems to infer thermal maturity. However, some biomarker ratios, including those that are more commonly used as source parameters, strongly track thermal maturity in this case study with limited facies variability.","DOI":"10.1016/j.marpetgeo.2020.104459","ISSN":"0264-8172","journalAbbreviation":"Marine and Petroleum Geology","author":[{"family":"French","given":"Katherine L."},{"family":"Birdwell","given":"Justin E."},{"family":"Lewan","given":"Michael D."}],"issued":{"date-parts":[["2020",8,1]]}},"prefix":"drill core GC-3; "}],"schema":"https://github.com/citation-style-language/schema/raw/master/csl-citation.json"} </w:instrText>
      </w:r>
      <w:r>
        <w:fldChar w:fldCharType="separate"/>
      </w:r>
      <w:r w:rsidR="003F1914" w:rsidRPr="003F1914">
        <w:rPr>
          <w:rFonts w:cs="Times New Roman"/>
        </w:rPr>
        <w:t>(drill core GC-3; French et al., 2020)</w:t>
      </w:r>
      <w:r>
        <w:fldChar w:fldCharType="end"/>
      </w:r>
      <w:r>
        <w:t xml:space="preserve"> and Shell </w:t>
      </w:r>
      <w:r>
        <w:fldChar w:fldCharType="begin"/>
      </w:r>
      <w:r>
        <w:instrText xml:space="preserve"> ADDIN ZOTERO_ITEM CSL_CITATION {"citationID":"4Kl6SrU6","properties":{"formattedCitation":"(Iona-1 drill core; Eldrett et al., 2014, 2015; Sun et al., 2016)","plainCitation":"(Iona-1 drill core; Eldrett et al., 2014, 2015; Sun et al., 2016)","noteIndex":0},"citationItems":[{"id":3129,"uris":["http://zotero.org/users/local/pytFPmJs/items/AZM5S9MT"],"uri":["http://zotero.org/users/local/pytFPmJs/items/AZM5S9MT"],"itemData":{"id":3129,"type":"article-journal","title":"Decoupling of the carbon cycle during Ocean Anoxic Event 2","container-title":"Geology","page":"567-570","volume":"42","issue":"7","abstract":"The Cenomanian to Turonian boundary transition (ca. 95–93 Ma) represents one of the most profound global perturbations in the carbon cycle of the past 140 m.y. This interval is characterized by widespread deposition of organic-rich fine-grained sediment marked by a globally recognized positive carbon isotope excursion (CIE) reflecting the widespread removal of 12C-enriched organic matter in marine sediments under global anoxic greenhouse conditions. However, the exact timing and trigger of this inferred global phenomenon, termed Oceanic Anoxic Event 2 (OAE-2), is still debated, with recent studies showing diachroneity between the deposition of the organic-rich sediment and the CIE, and conflicting interpretations on detailed redox analyses in several of these inferred anoxic settings. Here we present the first evidence for widespread and persistent oxygenation during OAE-2 based primarily on the distribution of redox-sensitive trace metals and biota preserved in sedimentary rocks from the Western Interior Seaway of North America. Our data indicate anoxic-euxinic conditions in the mid- to late Cenomanian, but improved bottom-water oxygenation prior to and during the CIE. Trace metal enrichments support large volumes of mafic volcanism possibly from the High Arctic large igneous province (HALIP), which occur within the middle of the CIE indicating that the emplacement of LIPs was not the primary trigger of the Cenomanian-Turonian CIE. The apparent paradox of an oxygenated phase within OAE-2 suggests a much more complex carbon cycle during these global perturbations than previously thought. These findings have important implications for greenhouse carbon cycle changes over time scales of 0.1–10 m.y.","DOI":"10.1130/G35520.1","ISSN":"0091-7613","journalAbbreviation":"Geology","author":[{"family":"Eldrett","given":"James S."},{"family":"Minisini","given":"Daniel"},{"family":"Bergman","given":"Steven C."}],"issued":{"date-parts":[["2014",7,1]]}},"prefix":"Iona-1 drill core; "},{"id":3128,"uris":["http://zotero.org/users/local/pytFPmJs/items/JDN3XCEA"],"uri":["http://zotero.org/users/local/pytFPmJs/items/JDN3XCEA"],"itemData":{"id":3128,"type":"article-journal","title":"An astronomically calibrated stratigraphy of the Cenomanian, Turonian and earliest Coniacian from the Cretaceous Western Interior Seaway, USA: Implications for global chronostratigraphy","container-title":"Cretaceous Research","page":"316-344","volume":"56","abstract":"This study describes integrated, astronomically tuned age models for a relatively expanded section of the Eagle Ford Group (Texas, USA) from the Shell Iona-1 research core, which encompass &gt;8 Myr ranging from the earliest Cenomanian to the earliest Coniacian. Biostratigraphy combined with U–Pb dates from individual zircons representing ten bentonites provide geochronologic constraints for the astronomical analyses. The astronomically tuned age models were used to calibrate a full suite of regional and globally recognized age diagnostic biostratigraphic (integrated micropaleontological, nannopaleontological and palynological analyses), geochemical, as well as isotopic events. Newly developed integrated astronomical age models provide two estimates for the Cenomanian-Turonian boundary age of 94.10 ± 0.13 Ma and 94.07 ± 0.16 Ma similar to that previously proposed from the Cretaceous Western Interior Seaway. The duration of Oceanic Anoxic Event-2 (OAE-2) was calcuated as 0.71 ± 0.17 Myr, consistent with other records from the KWIS, and several globally correlatetable, precursor events prior to the main CIE have been identified. Elsewhere in North America, the middle-upper Turonian strata are generally missing due to a hiatus, whereas the new data indicate it is relatively intact in the Iona-1 core, and thus provides a critical record to fill this gap in our understanding. As such, the Iona-1 core is one of the most complete and best-preserved records of the Cenomanian, Turonian and early Coniacian stages, and therefore provides insights into Late Cretaceous paleoclimate and paleoenvironment during this critical period in Earth history.","DOI":"10.1016/j.cretres.2015.04.010","ISSN":"0195-6671","journalAbbreviation":"Cretaceous Research","author":[{"family":"Eldrett","given":"James S."},{"family":"Ma","given":"Chao"},{"family":"Bergman","given":"Steven C."},{"family":"Lutz","given":"Brendan"},{"family":"Gregory","given":"F. John"},{"family":"Dodsworth","given":"Paul"},{"family":"Phipps","given":"Mark"},{"family":"Hardas","given":"Petros"},{"family":"Minisini","given":"Daniel"},{"family":"Ozkan","given":"Aysen"},{"family":"Ramezani","given":"Jahander"},{"family":"Bowring","given":"Samuel A."},{"family":"Kamo","given":"Sandra L."},{"family":"Ferguson","given":"Kurt"},{"family":"Macaulay","given":"Calum"},{"family":"Kelly","given":"Amy E."}],"issued":{"date-parts":[["2015",9,1]]}}},{"id":3130,"uris":["http://zotero.org/users/local/pytFPmJs/items/7TVR4L4B"],"uri":["http://zotero.org/users/local/pytFPmJs/items/7TVR4L4B"],"itemData":{"id":3130,"type":"article-journal","title":"Geochemical evidence of organic matter source input and depositional environments in the lower and upper Eagle Ford Formation, south Texas","container-title":"Organic Geochemistry","page":"66-81","volume":"98","abstract":"Late Cretaceous source rocks in the south Texas Eagle Ford Formation were characterized based on geochemical features of the Iona-1 core, which penetrates the lower and upper Eagle Ford Formation. This set of immature samples provides a detailed record of the variation of organic matter (OM) sources across different depositional facies. Our results show that organic matter rich shales are dominated by marine Type II kerogen. Lower Eagle Ford (LEF) contains high-sulfur kerogen (Type II-S) with S/C&gt;0.04, and a minor contribution of terrestrial OM is evident in the upper Eagle Ford (UEF). Combined geochemical data from Iona-1 core samples based on bulk geochemical rock properties, residual oil chromatography and biomarker analyses reveal that the total organic carbon content and extractable bitumen content in the LEF are higher than in the UEF; redox-sensitive biomarkers demonstrate that sulfur-rich photic-zone anoxia/euxinia developed in the LEF and that persistent oxygenation occurs during deposition of the UEF. Sulfur-rich kerogen in the LEF, in turn, generates medium/high sulfur-containing oils (up to 2.6%). As a consequence of the elevated sulfur contents in the LEF, oil/bitumen generation initiated earlier and at lower maturity levels than in the UEF. High levels of anomalous 22S/(22S+22R) homohopane ratios and 20S 5α,14α,17α-steranes have been observed in the LEF interval, which is controversial because of the low maturity level indicated by most bulk geochemical thermal maturity parameters, including Tmax-calculated %Ro (</w:instrText>
      </w:r>
      <w:r>
        <w:rPr>
          <w:rFonts w:ascii="Cambria Math" w:hAnsi="Cambria Math" w:cs="Cambria Math"/>
        </w:rPr>
        <w:instrText>∼</w:instrText>
      </w:r>
      <w:r>
        <w:instrText>0.45) and Ts/(Ts+Tm), as well as C29Ts/(C29Ts+C29) hopane and C29</w:instrText>
      </w:r>
      <w:r>
        <w:rPr>
          <w:rFonts w:cs="Times New Roman"/>
        </w:rPr>
        <w:instrText>ββ</w:instrText>
      </w:r>
      <w:r>
        <w:instrText>/(</w:instrText>
      </w:r>
      <w:r>
        <w:rPr>
          <w:rFonts w:cs="Times New Roman"/>
        </w:rPr>
        <w:instrText>ββ</w:instrText>
      </w:r>
      <w:r>
        <w:instrText>+</w:instrText>
      </w:r>
      <w:r>
        <w:rPr>
          <w:rFonts w:cs="Times New Roman"/>
        </w:rPr>
        <w:instrText>αα</w:instrText>
      </w:r>
      <w:r>
        <w:instrText xml:space="preserve">) sterane ratios. These anomalously high thermal maturity parameters are more likely caused by enhanced isomerisations due to high organic-sulfur content under reducing depositional environments in the LEF rather than by thermal maturation. Hypothetical diagenetic pathways for the sulfurisation of homohopanoids and steroids are proposed to explain their abnormal isomerisations in the LEF.","DOI":"10.1016/j.orggeochem.2016.05.018","ISSN":"0146-6380","journalAbbreviation":"Organic Geochemistry","author":[{"family":"Sun","given":"Xun"},{"family":"Zhang","given":"Tongwei"},{"family":"Sun","given":"Yongge"},{"family":"Milliken","given":"Kitty L."},{"family":"Sun","given":"Dayang"}],"issued":{"date-parts":[["2016",8,1]]}}}],"schema":"https://github.com/citation-style-language/schema/raw/master/csl-citation.json"} </w:instrText>
      </w:r>
      <w:r>
        <w:fldChar w:fldCharType="separate"/>
      </w:r>
      <w:r w:rsidRPr="00CC314A">
        <w:rPr>
          <w:rFonts w:cs="Times New Roman"/>
        </w:rPr>
        <w:t>(Iona-1 drill core; Eldrett et al., 2014, 2015; Sun et al., 2016)</w:t>
      </w:r>
      <w:r>
        <w:fldChar w:fldCharType="end"/>
      </w:r>
      <w:r>
        <w:t xml:space="preserve">; there, the Eagle Ford </w:t>
      </w:r>
      <w:r w:rsidRPr="00CC314A">
        <w:t>also crops out, is immature, and is presumed to be geochemically similar.</w:t>
      </w:r>
      <w:r w:rsidR="006068E8">
        <w:t xml:space="preserve">  The high calcium carbonate content and relatively lower organic enrichment is consistent with data from the Upper Eagle Ford in the Shell Iona-1 core </w:t>
      </w:r>
      <w:r w:rsidR="004A1B68">
        <w:t xml:space="preserve">from neighboring Kinney County, Texas </w:t>
      </w:r>
      <w:r w:rsidR="006068E8">
        <w:fldChar w:fldCharType="begin"/>
      </w:r>
      <w:r w:rsidR="006068E8">
        <w:instrText xml:space="preserve"> ADDIN ZOTERO_ITEM CSL_CITATION {"citationID":"AsgXsahH","properties":{"formattedCitation":"(Eldrett et al., 2015)","plainCitation":"(Eldrett et al., 2015)","noteIndex":0},"citationItems":[{"id":3128,"uris":["http://zotero.org/users/local/pytFPmJs/items/JDN3XCEA"],"uri":["http://zotero.org/users/local/pytFPmJs/items/JDN3XCEA"],"itemData":{"id":3128,"type":"article-journal","title":"An astronomically calibrated stratigraphy of the Cenomanian, Turonian and earliest Coniacian from the Cretaceous Western Interior Seaway, USA: Implications for global chronostratigraphy","container-title":"Cretaceous Research","page":"316-344","volume":"56","abstract":"This study describes integrated, astronomically tuned age models for a relatively expanded section of the Eagle Ford Group (Texas, USA) from the Shell Iona-1 research core, which encompass &gt;8 Myr ranging from the earliest Cenomanian to the earliest Coniacian. Biostratigraphy combined with U–Pb dates from individual zircons representing ten bentonites provide geochronologic constraints for the astronomical analyses. The astronomically tuned age models were used to calibrate a full suite of regional and globally recognized age diagnostic biostratigraphic (integrated micropaleontological, nannopaleontological and palynological analyses), geochemical, as well as isotopic events. Newly developed integrated astronomical age models provide two estimates for the Cenomanian-Turonian boundary age of 94.10 ± 0.13 Ma and 94.07 ± 0.16 Ma similar to that previously proposed from the Cretaceous Western Interior Seaway. The duration of Oceanic Anoxic Event-2 (OAE-2) was calcuated as 0.71 ± 0.17 Myr, consistent with other records from the KWIS, and several globally correlatetable, precursor events prior to the main CIE have been identified. Elsewhere in North America, the middle-upper Turonian strata are generally missing due to a hiatus, whereas the new data indicate it is relatively intact in the Iona-1 core, and thus provides a critical record to fill this gap in our understanding. As such, the Iona-1 core is one of the most complete and best-preserved records of the Cenomanian, Turonian and early Coniacian stages, and therefore provides insights into Late Cretaceous paleoclimate and paleoenvironment during this critical period in Earth history.","DOI":"10.1016/j.cretres.2015.04.010","ISSN":"0195-6671","journalAbbreviation":"Cretaceous Research","author":[{"family":"Eldrett","given":"James S."},{"family":"Ma","given":"Chao"},{"family":"Bergman","given":"Steven C."},{"family":"Lutz","given":"Brendan"},{"family":"Gregory","given":"F. John"},{"family":"Dodsworth","given":"Paul"},{"family":"Phipps","given":"Mark"},{"family":"Hardas","given":"Petros"},{"family":"Minisini","given":"Daniel"},{"family":"Ozkan","given":"Aysen"},{"family":"Ramezani","given":"Jahander"},{"family":"Bowring","given":"Samuel A."},{"family":"Kamo","given":"Sandra L."},{"family":"Ferguson","given":"Kurt"},{"family":"Macaulay","given":"Calum"},{"family":"Kelly","given":"Amy E."}],"issued":{"date-parts":[["2015",9,1]]}}}],"schema":"https://github.com/citation-style-language/schema/raw/master/csl-citation.json"} </w:instrText>
      </w:r>
      <w:r w:rsidR="006068E8">
        <w:fldChar w:fldCharType="separate"/>
      </w:r>
      <w:r w:rsidR="006068E8" w:rsidRPr="006068E8">
        <w:rPr>
          <w:rFonts w:cs="Times New Roman"/>
        </w:rPr>
        <w:t>(Eldrett et al., 2015)</w:t>
      </w:r>
      <w:r w:rsidR="006068E8">
        <w:fldChar w:fldCharType="end"/>
      </w:r>
      <w:r w:rsidR="006068E8">
        <w:t>.</w:t>
      </w:r>
    </w:p>
    <w:p w14:paraId="24E709FF" w14:textId="2B8BB554" w:rsidR="00824E09" w:rsidRDefault="00824E09" w:rsidP="00824E09">
      <w:r>
        <w:t>The starting fluid was heavy water (D</w:t>
      </w:r>
      <w:r w:rsidRPr="00FB7085">
        <w:rPr>
          <w:vertAlign w:val="subscript"/>
        </w:rPr>
        <w:t>2</w:t>
      </w:r>
      <w:r>
        <w:t xml:space="preserve">O, 99% purity, Cambridge Isotope Laboratories, Inc.) containing some </w:t>
      </w:r>
      <w:proofErr w:type="spellStart"/>
      <w:r>
        <w:t>NaCl</w:t>
      </w:r>
      <w:proofErr w:type="spellEnd"/>
      <w:r>
        <w:t xml:space="preserve"> (0.497 </w:t>
      </w:r>
      <w:proofErr w:type="spellStart"/>
      <w:r>
        <w:t>mol</w:t>
      </w:r>
      <w:proofErr w:type="spellEnd"/>
      <w:r>
        <w:t xml:space="preserve">/kg). The added </w:t>
      </w:r>
      <w:proofErr w:type="spellStart"/>
      <w:r>
        <w:t>NaCl</w:t>
      </w:r>
      <w:proofErr w:type="spellEnd"/>
      <w:r>
        <w:t xml:space="preserve"> allows for detection of dilution of the fluid by deionized water from the pressure vessel in the case of a leak in the reaction cell. The reaction cell was loaded with 55.03 g of this starting fluid.</w:t>
      </w:r>
      <w:r w:rsidR="00BF56DF">
        <w:t xml:space="preserve">  The pressure vessel was sealed and the reaction brought to initial condition (200 °C, 350 bar) rapidly.  Several milliliters of fluid were bled during heat-up to prevent </w:t>
      </w:r>
      <w:proofErr w:type="spellStart"/>
      <w:r w:rsidR="00BF56DF">
        <w:t>overpressurization</w:t>
      </w:r>
      <w:proofErr w:type="spellEnd"/>
      <w:r w:rsidR="00BF56DF">
        <w:t>, leaving an estimated 52.6 g of fluid in the cell at</w:t>
      </w:r>
      <w:r w:rsidR="009D4BAB">
        <w:t xml:space="preserve"> the beginning of the experiment (</w:t>
      </w:r>
      <w:r w:rsidR="009D4BAB">
        <w:rPr>
          <w:b/>
        </w:rPr>
        <w:t>Table </w:t>
      </w:r>
      <w:r w:rsidR="009D4BAB">
        <w:rPr>
          <w:b/>
        </w:rPr>
        <w:fldChar w:fldCharType="begin"/>
      </w:r>
      <w:r w:rsidR="009D4BAB">
        <w:rPr>
          <w:b/>
        </w:rPr>
        <w:instrText xml:space="preserve"> REF tabConcs \h </w:instrText>
      </w:r>
      <w:r w:rsidR="009D4BAB">
        <w:rPr>
          <w:b/>
        </w:rPr>
      </w:r>
      <w:r w:rsidR="009D4BAB">
        <w:rPr>
          <w:b/>
        </w:rPr>
        <w:fldChar w:fldCharType="separate"/>
      </w:r>
      <w:r w:rsidR="00EB058D">
        <w:rPr>
          <w:b/>
          <w:noProof/>
          <w:sz w:val="20"/>
        </w:rPr>
        <w:t>2</w:t>
      </w:r>
      <w:r w:rsidR="009D4BAB">
        <w:rPr>
          <w:b/>
        </w:rPr>
        <w:fldChar w:fldCharType="end"/>
      </w:r>
      <w:r w:rsidR="009D4BAB">
        <w:t>)</w:t>
      </w:r>
      <w:r w:rsidR="00BF56DF">
        <w:t>.</w:t>
      </w:r>
    </w:p>
    <w:p w14:paraId="53BD79A9" w14:textId="2A73E9BF" w:rsidR="00824E09" w:rsidRDefault="00824E09" w:rsidP="00824E09">
      <w:pPr>
        <w:pStyle w:val="Heading2"/>
      </w:pPr>
      <w:r>
        <w:t>Analytical methods</w:t>
      </w:r>
    </w:p>
    <w:p w14:paraId="1D835222" w14:textId="72E0CE8E" w:rsidR="00824E09" w:rsidRDefault="00824E09" w:rsidP="00824E09">
      <w:r>
        <w:t xml:space="preserve">To monitor the fluid composition and the extent of </w:t>
      </w:r>
      <w:proofErr w:type="spellStart"/>
      <w:r>
        <w:t>deuteration</w:t>
      </w:r>
      <w:proofErr w:type="spellEnd"/>
      <w:r>
        <w:t xml:space="preserve">, </w:t>
      </w:r>
      <w:r w:rsidR="003372D4">
        <w:t>sample</w:t>
      </w:r>
      <w:r w:rsidR="00CC0A76">
        <w:t xml:space="preserve"> </w:t>
      </w:r>
      <w:r>
        <w:t>aliquots of fluid were withdrawn through the capillary exit tube into gastight glass/PTFE syringes. Immediately prior to a sampling event, a small amount (~0.5 g) of fluid was removed and discarded in order to flush the exit tube of any residues. The concentration of molecular hydrogen (H</w:t>
      </w:r>
      <w:r w:rsidRPr="00DC619D">
        <w:rPr>
          <w:vertAlign w:val="subscript"/>
        </w:rPr>
        <w:t>2</w:t>
      </w:r>
      <w:r>
        <w:t xml:space="preserve">) was determined after headspace extraction using a gas chromatograph supplied with nitrogen carrier gas, and equipped with a molecular sieve 5Å column and thermal conductivity detector. </w:t>
      </w:r>
      <w:r w:rsidR="00DC619D">
        <w:t>Analytical reproducibility of H</w:t>
      </w:r>
      <w:r w:rsidR="00DC619D">
        <w:rPr>
          <w:vertAlign w:val="subscript"/>
        </w:rPr>
        <w:t>2</w:t>
      </w:r>
      <w:r>
        <w:t xml:space="preserve"> data is ±10% or better (2</w:t>
      </w:r>
      <w:r w:rsidR="00DC619D" w:rsidRPr="00DC619D">
        <w:t>σ</w:t>
      </w:r>
      <w:r w:rsidR="00C43B0B">
        <w:t>). H</w:t>
      </w:r>
      <w:r>
        <w:t>owever, accuracy of reported concentrations is unknown, because the relative response</w:t>
      </w:r>
      <w:r w:rsidR="009A1811">
        <w:t>s</w:t>
      </w:r>
      <w:r>
        <w:t xml:space="preserve"> of H</w:t>
      </w:r>
      <w:r w:rsidRPr="00DC619D">
        <w:rPr>
          <w:vertAlign w:val="subscript"/>
        </w:rPr>
        <w:t>2</w:t>
      </w:r>
      <w:r w:rsidR="009A1811">
        <w:t>,</w:t>
      </w:r>
      <w:r>
        <w:t xml:space="preserve"> </w:t>
      </w:r>
      <w:r w:rsidR="009A1811">
        <w:t>HD,</w:t>
      </w:r>
      <w:r>
        <w:t xml:space="preserve"> </w:t>
      </w:r>
      <w:r w:rsidR="009A1811">
        <w:t xml:space="preserve">and </w:t>
      </w:r>
      <w:r>
        <w:t>D</w:t>
      </w:r>
      <w:r w:rsidRPr="00DC619D">
        <w:rPr>
          <w:vertAlign w:val="subscript"/>
        </w:rPr>
        <w:t>2</w:t>
      </w:r>
      <w:r>
        <w:t xml:space="preserve"> (</w:t>
      </w:r>
      <w:r w:rsidR="007A573E">
        <w:t xml:space="preserve">the latter </w:t>
      </w:r>
      <w:r>
        <w:t>likely to be the main form of molec</w:t>
      </w:r>
      <w:r w:rsidR="009A1811">
        <w:t>ular hydrogen) in the GC-TCD were not</w:t>
      </w:r>
      <w:r>
        <w:t xml:space="preserve"> determined. Residual liquid after headspace extraction was diluted with </w:t>
      </w:r>
      <w:proofErr w:type="spellStart"/>
      <w:r>
        <w:t>MilliQ</w:t>
      </w:r>
      <w:proofErr w:type="spellEnd"/>
      <w:r>
        <w:t xml:space="preserve"> water and saved for analysis of major cations and anions, or stored with dichloromethane in the fridge in a screw capped vial for analysis of non-volatile organic compounds.</w:t>
      </w:r>
    </w:p>
    <w:p w14:paraId="7F4BA22B" w14:textId="22E1D907" w:rsidR="00824E09" w:rsidRDefault="00824E09" w:rsidP="00824E09">
      <w:r>
        <w:t>Concentrations of total dissolved inorganic carbon (ΣCO</w:t>
      </w:r>
      <w:r w:rsidRPr="00B919DC">
        <w:rPr>
          <w:vertAlign w:val="subscript"/>
        </w:rPr>
        <w:t>2</w:t>
      </w:r>
      <w:r>
        <w:t>) and C</w:t>
      </w:r>
      <w:r w:rsidRPr="00B919DC">
        <w:rPr>
          <w:vertAlign w:val="subscript"/>
        </w:rPr>
        <w:t>1</w:t>
      </w:r>
      <w:r>
        <w:t xml:space="preserve"> to C</w:t>
      </w:r>
      <w:r w:rsidRPr="00B919DC">
        <w:rPr>
          <w:vertAlign w:val="subscript"/>
        </w:rPr>
        <w:t>6</w:t>
      </w:r>
      <w:r>
        <w:t xml:space="preserve"> alkanes and alkenes were determined using a purge-and-trap </w:t>
      </w:r>
      <w:proofErr w:type="spellStart"/>
      <w:r>
        <w:t>cryofocusing</w:t>
      </w:r>
      <w:proofErr w:type="spellEnd"/>
      <w:r>
        <w:t xml:space="preserve"> device coupled to a gas chromatograph equipped with a </w:t>
      </w:r>
      <w:proofErr w:type="spellStart"/>
      <w:r>
        <w:t>Porapak</w:t>
      </w:r>
      <w:proofErr w:type="spellEnd"/>
      <w:r>
        <w:t xml:space="preserve"> Q column and serially-connected thermal conductivity and flame ionization detectors. Analytical procedures were as d</w:t>
      </w:r>
      <w:r w:rsidR="00445427">
        <w:t xml:space="preserve">escribed in Reeves et al. </w:t>
      </w:r>
      <w:r w:rsidR="00445427">
        <w:fldChar w:fldCharType="begin"/>
      </w:r>
      <w:r w:rsidR="00D33885">
        <w:instrText xml:space="preserve"> ADDIN ZOTERO_ITEM CSL_CITATION {"citationID":"xDwWJoR6","properties":{"formattedCitation":"(2012)","plainCitation":"(2012)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P"}],"issued":{"date-parts":[["2012"]]}},"suppress-author":true}],"schema":"https://github.com/citation-style-language/schema/raw/master/csl-citation.json"} </w:instrText>
      </w:r>
      <w:r w:rsidR="00445427">
        <w:fldChar w:fldCharType="separate"/>
      </w:r>
      <w:r w:rsidR="00DC5B90" w:rsidRPr="00DC5B90">
        <w:rPr>
          <w:rFonts w:cs="Times New Roman"/>
        </w:rPr>
        <w:t>(2012)</w:t>
      </w:r>
      <w:r w:rsidR="00445427">
        <w:fldChar w:fldCharType="end"/>
      </w:r>
      <w:r>
        <w:t>. Analytical reproducibility on duplicate samples was ±5% or better (2</w:t>
      </w:r>
      <w:r w:rsidR="00C337FD" w:rsidRPr="00C337FD">
        <w:t>σ</w:t>
      </w:r>
      <w:r>
        <w:t>).</w:t>
      </w:r>
      <w:r w:rsidR="00B919DC">
        <w:t xml:space="preserve"> </w:t>
      </w:r>
      <w:r>
        <w:t>The C</w:t>
      </w:r>
      <w:r w:rsidRPr="00123099">
        <w:rPr>
          <w:vertAlign w:val="subscript"/>
        </w:rPr>
        <w:t>5</w:t>
      </w:r>
      <w:r>
        <w:t xml:space="preserve"> and C</w:t>
      </w:r>
      <w:r w:rsidRPr="00123099">
        <w:rPr>
          <w:vertAlign w:val="subscript"/>
        </w:rPr>
        <w:t>6</w:t>
      </w:r>
      <w:r>
        <w:t xml:space="preserve"> compounds could not be quantified accurately due to their semi-volatile nature; however, C</w:t>
      </w:r>
      <w:r w:rsidRPr="00123099">
        <w:rPr>
          <w:vertAlign w:val="subscript"/>
        </w:rPr>
        <w:t>5</w:t>
      </w:r>
      <w:r>
        <w:t xml:space="preserve"> and C</w:t>
      </w:r>
      <w:r w:rsidRPr="00123099">
        <w:rPr>
          <w:vertAlign w:val="subscript"/>
        </w:rPr>
        <w:t>6</w:t>
      </w:r>
      <w:r>
        <w:t xml:space="preserve"> were detected at all sampling points. </w:t>
      </w:r>
    </w:p>
    <w:p w14:paraId="735D02A4" w14:textId="41C68B87" w:rsidR="00824E09" w:rsidRPr="00C81A1E" w:rsidRDefault="00824E09" w:rsidP="00824E09">
      <w:r>
        <w:t xml:space="preserve">At each sampling, a separate ~1 to 2 ml aliquot was injected directly into a pre-weighed, evacuated serum vial capped with boiled blue butyl rubber stoppers, for analysis of the extent of </w:t>
      </w:r>
      <w:proofErr w:type="spellStart"/>
      <w:r>
        <w:t>deuteration</w:t>
      </w:r>
      <w:proofErr w:type="spellEnd"/>
      <w:r>
        <w:t xml:space="preserve"> of methane. A Hewlett-Packard (HP) 6890 gas chromatography-mass spectrometry (GC-MS) system equipped with a 5Å molecular sieve column (HP-PLOT 30 m × 0.32 mm × 12.0 </w:t>
      </w:r>
      <w:proofErr w:type="spellStart"/>
      <w:r>
        <w:t>μm</w:t>
      </w:r>
      <w:proofErr w:type="spellEnd"/>
      <w:r>
        <w:t xml:space="preserve">) and HP 5973 mass selective detector was used to determine the amount of </w:t>
      </w:r>
      <w:proofErr w:type="spellStart"/>
      <w:r>
        <w:t>deuteration</w:t>
      </w:r>
      <w:proofErr w:type="spellEnd"/>
      <w:r>
        <w:t xml:space="preserve"> in CH</w:t>
      </w:r>
      <w:r w:rsidRPr="008A0C80">
        <w:rPr>
          <w:vertAlign w:val="subscript"/>
        </w:rPr>
        <w:t>4</w:t>
      </w:r>
      <w:r>
        <w:t xml:space="preserve">. Ion currents were monitored at integral masses between </w:t>
      </w:r>
      <w:r w:rsidRPr="008A0C80">
        <w:rPr>
          <w:i/>
        </w:rPr>
        <w:t>m</w:t>
      </w:r>
      <w:r>
        <w:t>/</w:t>
      </w:r>
      <w:r w:rsidRPr="008A0C80">
        <w:rPr>
          <w:i/>
        </w:rPr>
        <w:t>z</w:t>
      </w:r>
      <w:r>
        <w:t xml:space="preserve"> 10 and 50. Extracted ion currents were quantified at </w:t>
      </w:r>
      <w:r w:rsidRPr="00E713CC">
        <w:rPr>
          <w:i/>
        </w:rPr>
        <w:t>m</w:t>
      </w:r>
      <w:r>
        <w:t>/</w:t>
      </w:r>
      <w:r w:rsidRPr="00E713CC">
        <w:rPr>
          <w:i/>
        </w:rPr>
        <w:t>z</w:t>
      </w:r>
      <w:r>
        <w:t xml:space="preserve"> 14 through 2</w:t>
      </w:r>
      <w:r w:rsidR="001F47D9">
        <w:t>0</w:t>
      </w:r>
      <w:r>
        <w:t xml:space="preserve"> for methane. Expected fragmentation patterns of the </w:t>
      </w:r>
      <w:r w:rsidR="00FB54E1">
        <w:t xml:space="preserve">five </w:t>
      </w:r>
      <w:r>
        <w:t>methane-</w:t>
      </w:r>
      <w:r w:rsidRPr="00824E09">
        <w:rPr>
          <w:i/>
        </w:rPr>
        <w:t>d</w:t>
      </w:r>
      <w:r>
        <w:t xml:space="preserve"> </w:t>
      </w:r>
      <w:proofErr w:type="spellStart"/>
      <w:r>
        <w:lastRenderedPageBreak/>
        <w:t>isotopologues</w:t>
      </w:r>
      <w:proofErr w:type="spellEnd"/>
      <w:r>
        <w:t xml:space="preserve"> </w:t>
      </w:r>
      <w:r w:rsidR="004476CF">
        <w:t>(C</w:t>
      </w:r>
      <w:r w:rsidR="004476CF" w:rsidRPr="004476CF">
        <w:rPr>
          <w:vertAlign w:val="superscript"/>
        </w:rPr>
        <w:t>1</w:t>
      </w:r>
      <w:r w:rsidR="004476CF">
        <w:t>H</w:t>
      </w:r>
      <w:r w:rsidR="004476CF" w:rsidRPr="004476CF">
        <w:rPr>
          <w:vertAlign w:val="subscript"/>
        </w:rPr>
        <w:t>4</w:t>
      </w:r>
      <w:r w:rsidR="004476CF">
        <w:t>, CH</w:t>
      </w:r>
      <w:r w:rsidR="004476CF">
        <w:rPr>
          <w:vertAlign w:val="subscript"/>
        </w:rPr>
        <w:t>3</w:t>
      </w:r>
      <w:r w:rsidR="004476CF">
        <w:t>D, CH</w:t>
      </w:r>
      <w:r w:rsidR="004476CF">
        <w:rPr>
          <w:vertAlign w:val="subscript"/>
        </w:rPr>
        <w:t>2</w:t>
      </w:r>
      <w:r w:rsidR="004476CF">
        <w:t>D</w:t>
      </w:r>
      <w:r w:rsidR="004476CF">
        <w:rPr>
          <w:vertAlign w:val="subscript"/>
        </w:rPr>
        <w:t>2</w:t>
      </w:r>
      <w:r w:rsidR="004476CF">
        <w:t>, CHD</w:t>
      </w:r>
      <w:r w:rsidR="004476CF">
        <w:rPr>
          <w:vertAlign w:val="subscript"/>
        </w:rPr>
        <w:t>3</w:t>
      </w:r>
      <w:r w:rsidR="004476CF">
        <w:t>, and CD</w:t>
      </w:r>
      <w:r w:rsidR="004476CF">
        <w:rPr>
          <w:vertAlign w:val="subscript"/>
        </w:rPr>
        <w:t>4</w:t>
      </w:r>
      <w:r w:rsidR="004476CF">
        <w:t xml:space="preserve">) </w:t>
      </w:r>
      <w:r>
        <w:t>were determined by analysis of commercial synthetic standards (&gt;98% purity, Cambridge Isotope Laboratories, Inc.).</w:t>
      </w:r>
      <w:r w:rsidR="00C81A1E">
        <w:t xml:space="preserve">  </w:t>
      </w:r>
      <w:r w:rsidR="001375C5">
        <w:rPr>
          <w:i/>
        </w:rPr>
        <w:t>Note</w:t>
      </w:r>
      <w:r w:rsidR="00595B3C">
        <w:rPr>
          <w:i/>
        </w:rPr>
        <w:t xml:space="preserve"> to reader</w:t>
      </w:r>
      <w:r w:rsidR="001375C5">
        <w:rPr>
          <w:i/>
        </w:rPr>
        <w:t xml:space="preserve">: </w:t>
      </w:r>
      <w:r w:rsidR="00C81A1E">
        <w:t>We</w:t>
      </w:r>
      <w:r w:rsidR="0036008D">
        <w:t xml:space="preserve"> will</w:t>
      </w:r>
      <w:r w:rsidR="00C81A1E">
        <w:t xml:space="preserve"> refer to the </w:t>
      </w:r>
      <w:proofErr w:type="spellStart"/>
      <w:r w:rsidR="00C81A1E">
        <w:t>protiated</w:t>
      </w:r>
      <w:proofErr w:type="spellEnd"/>
      <w:r w:rsidR="00C81A1E">
        <w:t xml:space="preserve"> methane </w:t>
      </w:r>
      <w:proofErr w:type="spellStart"/>
      <w:r w:rsidR="00C81A1E">
        <w:t>isotopologue</w:t>
      </w:r>
      <w:proofErr w:type="spellEnd"/>
      <w:r w:rsidR="00C81A1E">
        <w:t xml:space="preserve"> as C</w:t>
      </w:r>
      <w:r w:rsidR="00C81A1E" w:rsidRPr="004476CF">
        <w:rPr>
          <w:vertAlign w:val="superscript"/>
        </w:rPr>
        <w:t>1</w:t>
      </w:r>
      <w:r w:rsidR="00C81A1E">
        <w:t>H</w:t>
      </w:r>
      <w:r w:rsidR="00C81A1E" w:rsidRPr="004476CF">
        <w:rPr>
          <w:vertAlign w:val="subscript"/>
        </w:rPr>
        <w:t>4</w:t>
      </w:r>
      <w:r w:rsidR="00C81A1E">
        <w:t xml:space="preserve"> in the text </w:t>
      </w:r>
      <w:r w:rsidR="001375C5">
        <w:t>when it is necessary to specifically distinguish it from bulk</w:t>
      </w:r>
      <w:r w:rsidR="00C81A1E">
        <w:t xml:space="preserve"> CH</w:t>
      </w:r>
      <w:r w:rsidR="00C81A1E">
        <w:rPr>
          <w:vertAlign w:val="subscript"/>
        </w:rPr>
        <w:t>4</w:t>
      </w:r>
      <w:r w:rsidR="00C81A1E">
        <w:t xml:space="preserve">. </w:t>
      </w:r>
    </w:p>
    <w:p w14:paraId="61586524" w14:textId="6C66BA4C" w:rsidR="0077152F" w:rsidRDefault="00DE6F7C" w:rsidP="00DE6F7C">
      <w:pPr>
        <w:pStyle w:val="Heading1"/>
      </w:pPr>
      <w:r>
        <w:t>Results</w:t>
      </w:r>
    </w:p>
    <w:p w14:paraId="277DB54A" w14:textId="0240A541" w:rsidR="00DD6B70" w:rsidRDefault="00DD6B70" w:rsidP="00DE6F7C">
      <w:pPr>
        <w:pStyle w:val="Heading2"/>
      </w:pPr>
      <w:r>
        <w:t>Temperature and thermal maturity</w:t>
      </w:r>
    </w:p>
    <w:p w14:paraId="4FBCEBD4" w14:textId="50BEC20E" w:rsidR="008D6D10" w:rsidRDefault="00DD6B70" w:rsidP="00DD6B70">
      <w:r>
        <w:t xml:space="preserve">Temperatures logged during the experiment are shown in </w:t>
      </w:r>
      <w:r w:rsidRPr="0070262E">
        <w:rPr>
          <w:b/>
        </w:rPr>
        <w:t>Fig. </w:t>
      </w:r>
      <w:r w:rsidRPr="0070262E">
        <w:rPr>
          <w:b/>
        </w:rPr>
        <w:fldChar w:fldCharType="begin"/>
      </w:r>
      <w:r w:rsidRPr="0070262E">
        <w:rPr>
          <w:b/>
        </w:rPr>
        <w:instrText xml:space="preserve"> REF figTprofile \h  \* MERGEFORMAT </w:instrText>
      </w:r>
      <w:r w:rsidRPr="0070262E">
        <w:rPr>
          <w:b/>
        </w:rPr>
      </w:r>
      <w:r w:rsidRPr="0070262E">
        <w:rPr>
          <w:b/>
        </w:rPr>
        <w:fldChar w:fldCharType="separate"/>
      </w:r>
      <w:r w:rsidR="00EB058D">
        <w:rPr>
          <w:b/>
          <w:noProof/>
        </w:rPr>
        <w:t>1</w:t>
      </w:r>
      <w:r w:rsidRPr="0070262E">
        <w:rPr>
          <w:b/>
        </w:rPr>
        <w:fldChar w:fldCharType="end"/>
      </w:r>
      <w:r>
        <w:rPr>
          <w:b/>
        </w:rPr>
        <w:t>A</w:t>
      </w:r>
      <w:r>
        <w:t>.</w:t>
      </w:r>
      <w:r w:rsidR="0049659E">
        <w:t xml:space="preserve">  A fluid sample was taken at the beginning and end of each temperature stage.  One additional sample</w:t>
      </w:r>
      <w:r w:rsidR="00040AE5">
        <w:t xml:space="preserve"> (#4)</w:t>
      </w:r>
      <w:r w:rsidR="0049659E">
        <w:t xml:space="preserve"> was </w:t>
      </w:r>
      <w:r w:rsidR="00B45D55">
        <w:t>drawn</w:t>
      </w:r>
      <w:r w:rsidR="0049659E">
        <w:t xml:space="preserve"> in the middle of the second temperature stage (300 </w:t>
      </w:r>
      <w:r w:rsidR="0049659E" w:rsidRPr="0049659E">
        <w:t>°C</w:t>
      </w:r>
      <w:r w:rsidR="0049659E">
        <w:t>).</w:t>
      </w:r>
      <w:r>
        <w:t xml:space="preserve">  </w:t>
      </w:r>
    </w:p>
    <w:p w14:paraId="6529A069" w14:textId="4AD1A64A" w:rsidR="00DD6B70" w:rsidRPr="00DD6B70" w:rsidRDefault="003F5469" w:rsidP="00DD6B70">
      <w:r>
        <w:t>E</w:t>
      </w:r>
      <w:r w:rsidR="008D7CD9">
        <w:t>stimated</w:t>
      </w:r>
      <w:r w:rsidR="00DD6B70">
        <w:t xml:space="preserve"> thermal maturity </w:t>
      </w:r>
      <w:r>
        <w:t xml:space="preserve">as a function of time </w:t>
      </w:r>
      <w:r w:rsidR="00DD6B70">
        <w:t xml:space="preserve">was </w:t>
      </w:r>
      <w:r w:rsidR="008D7CD9">
        <w:t>calculated</w:t>
      </w:r>
      <w:r w:rsidR="00DD6B70">
        <w:t xml:space="preserve"> </w:t>
      </w:r>
      <w:r w:rsidR="00B51AFC">
        <w:t>using</w:t>
      </w:r>
      <w:r w:rsidR="00DD6B70">
        <w:t xml:space="preserve"> </w:t>
      </w:r>
      <w:proofErr w:type="spellStart"/>
      <w:r w:rsidR="00304ECB">
        <w:t>EASY%Ro</w:t>
      </w:r>
      <w:proofErr w:type="spellEnd"/>
      <w:r w:rsidR="00304ECB">
        <w:t xml:space="preserve"> </w:t>
      </w:r>
      <w:r w:rsidR="00304ECB">
        <w:fldChar w:fldCharType="begin"/>
      </w:r>
      <w:r w:rsidR="00304ECB">
        <w:instrText xml:space="preserve"> ADDIN ZOTERO_ITEM CSL_CITATION {"citationID":"qNCEWf0A","properties":{"formattedCitation":"(Sweeney and Burnham, 1990)","plainCitation":"(Sweeney and Burnham, 1990)","noteIndex":0},"citationItems":[{"id":2367,"uris":["http://zotero.org/users/local/pytFPmJs/items/WVPCXL8N"],"uri":["http://zotero.org/users/local/pytFPmJs/items/WVPCXL8N"],"itemData":{"id":2367,"type":"article-journal","title":"Evaluation of a Simple Model of Vitrinite Reflectance Based on Chemical Kinetics (1)","container-title":"AAPG Bulletin","page":"1559–1570","volume":"74","issue":"10","author":[{"family":"Sweeney","given":"Jerry J"},{"family":"Burnham","given":"Alan K"}],"issued":{"date-parts":[["1990"]]}}}],"schema":"https://github.com/citation-style-language/schema/raw/master/csl-citation.json"} </w:instrText>
      </w:r>
      <w:r w:rsidR="00304ECB">
        <w:fldChar w:fldCharType="separate"/>
      </w:r>
      <w:r w:rsidR="00304ECB" w:rsidRPr="00304ECB">
        <w:rPr>
          <w:rFonts w:cs="Times New Roman"/>
        </w:rPr>
        <w:t>(Sweeney and Burnham, 1990)</w:t>
      </w:r>
      <w:r w:rsidR="00304ECB">
        <w:fldChar w:fldCharType="end"/>
      </w:r>
      <w:r w:rsidR="00575F9F">
        <w:t>, and</w:t>
      </w:r>
      <w:r w:rsidR="00DD6B70">
        <w:t xml:space="preserve"> is shown in </w:t>
      </w:r>
      <w:r w:rsidR="00DD6B70" w:rsidRPr="0070262E">
        <w:rPr>
          <w:b/>
        </w:rPr>
        <w:t>Fig. </w:t>
      </w:r>
      <w:r w:rsidR="00DD6B70" w:rsidRPr="0070262E">
        <w:rPr>
          <w:b/>
        </w:rPr>
        <w:fldChar w:fldCharType="begin"/>
      </w:r>
      <w:r w:rsidR="00DD6B70" w:rsidRPr="0070262E">
        <w:rPr>
          <w:b/>
        </w:rPr>
        <w:instrText xml:space="preserve"> REF figTprofile \h  \* MERGEFORMAT </w:instrText>
      </w:r>
      <w:r w:rsidR="00DD6B70" w:rsidRPr="0070262E">
        <w:rPr>
          <w:b/>
        </w:rPr>
      </w:r>
      <w:r w:rsidR="00DD6B70" w:rsidRPr="0070262E">
        <w:rPr>
          <w:b/>
        </w:rPr>
        <w:fldChar w:fldCharType="separate"/>
      </w:r>
      <w:r w:rsidR="00EB058D">
        <w:rPr>
          <w:b/>
          <w:noProof/>
        </w:rPr>
        <w:t>1</w:t>
      </w:r>
      <w:r w:rsidR="00DD6B70" w:rsidRPr="0070262E">
        <w:rPr>
          <w:b/>
        </w:rPr>
        <w:fldChar w:fldCharType="end"/>
      </w:r>
      <w:r w:rsidR="00DD6B70">
        <w:rPr>
          <w:b/>
        </w:rPr>
        <w:t>B</w:t>
      </w:r>
      <w:r w:rsidR="00DD6B70">
        <w:t>.  Maturities</w:t>
      </w:r>
      <w:r w:rsidR="00F96202">
        <w:t xml:space="preserve"> encountered in the experiment</w:t>
      </w:r>
      <w:r w:rsidR="00DD6B70">
        <w:t xml:space="preserve"> spanned the entire range of the oil window</w:t>
      </w:r>
      <w:r w:rsidR="006B337B">
        <w:t xml:space="preserve"> </w:t>
      </w:r>
      <w:r w:rsidR="006B337B">
        <w:fldChar w:fldCharType="begin"/>
      </w:r>
      <w:r w:rsidR="007A4BCB">
        <w:instrText xml:space="preserve"> ADDIN ZOTERO_ITEM CSL_CITATION {"citationID":"AM6pkQHH","properties":{"formattedCitation":"(ca. 0.5% to 1.3% {\\i{}R}\\sub o\\nosupersub{}-equivalent; Burnham, 2019)","plainCitation":"(ca. 0.5% to 1.3% Ro-equivalent; Burnham, 2019)","noteIndex":0},"citationItems":[{"id":3144,"uris":["http://zotero.org/users/local/pytFPmJs/items/V5ZJWN8B"],"uri":["http://zotero.org/users/local/pytFPmJs/items/V5ZJWN8B"],"itemData":{"id":3144,"type":"article-journal","title":"Kinetic models of vitrinite, kerogen, and bitumen reflectance","container-title":"Organic Geochemistry","page":"50-59","volume":"131","abstract":"Vitrinite reflectance is perhaps the most widely used property to calibrate paleothermal histories, and the most common model for that purpose is Easy%Ro. This paper reviews the origin of Easy%Ro as a simplification of Vitrimat. Weaknesses of the original versions are discussed, as are historical attempts to improve them. New versions of Vitrimat and Easy%Ro are presented that use substantially higher frequency factors and activation energies, and variations of these versions are derived for vitrinite itself and hydrogen-rich macerals and bitumen. The Vitrimat models are based on the original premise that reflectance correlates primarily with H/C ratio and secondarily with O/C ratio. With this approach, the reflectance of different types of organic matter is automatically calculated based on the initial composition of that organic matter. This general approach may also serve as a pathway with appropriate cross-reaction terms to calculate suppression of true vitrinite reflectance matured in oil-prone rocks containing significant concentrations of liptinite.","DOI":"10.1016/j.orggeochem.2019.03.007","ISSN":"0146-6380","journalAbbreviation":"Organic Geochemistry","author":[{"family":"Burnham","given":"Alan K."}],"issued":{"date-parts":[["2019",5,1]]}},"prefix":"ca. 0.5% to 1.3% &lt;i&gt;R&lt;/i&gt;&lt;sub&gt;o&lt;/sub&gt;-equivalent; "}],"schema":"https://github.com/citation-style-language/schema/raw/master/csl-citation.json"} </w:instrText>
      </w:r>
      <w:r w:rsidR="006B337B">
        <w:fldChar w:fldCharType="separate"/>
      </w:r>
      <w:r w:rsidR="007A4BCB" w:rsidRPr="007A4BCB">
        <w:rPr>
          <w:rFonts w:cs="Times New Roman"/>
          <w:szCs w:val="24"/>
        </w:rPr>
        <w:t xml:space="preserve">(ca. 0.5% to 1.3% </w:t>
      </w:r>
      <w:r w:rsidR="007A4BCB" w:rsidRPr="007A4BCB">
        <w:rPr>
          <w:rFonts w:cs="Times New Roman"/>
          <w:i/>
          <w:iCs/>
          <w:szCs w:val="24"/>
        </w:rPr>
        <w:t>R</w:t>
      </w:r>
      <w:r w:rsidR="007A4BCB" w:rsidRPr="007A4BCB">
        <w:rPr>
          <w:rFonts w:cs="Times New Roman"/>
          <w:szCs w:val="24"/>
          <w:vertAlign w:val="subscript"/>
        </w:rPr>
        <w:t>o</w:t>
      </w:r>
      <w:r w:rsidR="007A4BCB" w:rsidRPr="007A4BCB">
        <w:rPr>
          <w:rFonts w:cs="Times New Roman"/>
          <w:szCs w:val="24"/>
        </w:rPr>
        <w:t>-equivalent; Burnham, 2019)</w:t>
      </w:r>
      <w:r w:rsidR="006B337B">
        <w:fldChar w:fldCharType="end"/>
      </w:r>
      <w:r w:rsidR="00DD6B70">
        <w:t xml:space="preserve">.  </w:t>
      </w:r>
    </w:p>
    <w:p w14:paraId="13957BC5" w14:textId="31AC3B3C" w:rsidR="00DE6F7C" w:rsidRDefault="00DE6F7C" w:rsidP="00DE6F7C">
      <w:pPr>
        <w:pStyle w:val="Heading2"/>
      </w:pPr>
      <w:r>
        <w:t>Concentrations of aqueous species</w:t>
      </w:r>
    </w:p>
    <w:p w14:paraId="5F73E732" w14:textId="551D185C" w:rsidR="006F182F" w:rsidRDefault="006F182F" w:rsidP="006F182F">
      <w:pPr>
        <w:pStyle w:val="Heading3"/>
      </w:pPr>
      <w:r>
        <w:t>Inorganic species</w:t>
      </w:r>
    </w:p>
    <w:p w14:paraId="2B2DD7ED" w14:textId="424E233C" w:rsidR="00DE6F7C" w:rsidRDefault="00DE6F7C" w:rsidP="00DE6F7C">
      <w:r>
        <w:t xml:space="preserve">Measured concentrations of aqueous species are shown </w:t>
      </w:r>
      <w:r w:rsidR="00294B58">
        <w:t xml:space="preserve">in </w:t>
      </w:r>
      <w:r w:rsidR="00294B58">
        <w:rPr>
          <w:b/>
        </w:rPr>
        <w:t>Fig. </w:t>
      </w:r>
      <w:r w:rsidR="00294B58">
        <w:rPr>
          <w:b/>
        </w:rPr>
        <w:fldChar w:fldCharType="begin"/>
      </w:r>
      <w:r w:rsidR="00294B58">
        <w:rPr>
          <w:b/>
        </w:rPr>
        <w:instrText xml:space="preserve"> REF figConcs \h </w:instrText>
      </w:r>
      <w:r w:rsidR="00294B58">
        <w:rPr>
          <w:b/>
        </w:rPr>
      </w:r>
      <w:r w:rsidR="00294B58">
        <w:rPr>
          <w:b/>
        </w:rPr>
        <w:fldChar w:fldCharType="separate"/>
      </w:r>
      <w:r w:rsidR="00EB058D">
        <w:rPr>
          <w:b/>
          <w:noProof/>
        </w:rPr>
        <w:t>2</w:t>
      </w:r>
      <w:r w:rsidR="00294B58">
        <w:rPr>
          <w:b/>
        </w:rPr>
        <w:fldChar w:fldCharType="end"/>
      </w:r>
      <w:r>
        <w:t>. Concentrations of H</w:t>
      </w:r>
      <w:r w:rsidRPr="00A60D8A">
        <w:rPr>
          <w:vertAlign w:val="subscript"/>
        </w:rPr>
        <w:t>2</w:t>
      </w:r>
      <w:r>
        <w:t xml:space="preserve"> increased from undetectable (&lt;10 </w:t>
      </w:r>
      <w:proofErr w:type="spellStart"/>
      <w:r>
        <w:t>μmol</w:t>
      </w:r>
      <w:proofErr w:type="spellEnd"/>
      <w:r>
        <w:t xml:space="preserve">/kg) to up to 0.8 </w:t>
      </w:r>
      <w:proofErr w:type="spellStart"/>
      <w:r>
        <w:t>mmol</w:t>
      </w:r>
      <w:proofErr w:type="spellEnd"/>
      <w:r>
        <w:t>/kg at the end of the experiment. Increasing concentrations of H</w:t>
      </w:r>
      <w:r w:rsidRPr="00A60D8A">
        <w:rPr>
          <w:vertAlign w:val="subscript"/>
        </w:rPr>
        <w:t>2</w:t>
      </w:r>
      <w:r>
        <w:t xml:space="preserve"> within temperature stages of the experiment suggests that generation of petroleum, as opposed to a mineral redox buffer, is influencing the H</w:t>
      </w:r>
      <w:r w:rsidRPr="007D3FF1">
        <w:rPr>
          <w:vertAlign w:val="subscript"/>
        </w:rPr>
        <w:t>2</w:t>
      </w:r>
      <w:r>
        <w:t xml:space="preserve"> concentration. H</w:t>
      </w:r>
      <w:r w:rsidRPr="007D3FF1">
        <w:rPr>
          <w:vertAlign w:val="subscript"/>
        </w:rPr>
        <w:t>2</w:t>
      </w:r>
      <w:r>
        <w:t xml:space="preserve"> increased much more slowly during the &gt;300 °C stages compared to heating at 300 °C and below. </w:t>
      </w:r>
    </w:p>
    <w:p w14:paraId="2FB2D45A" w14:textId="113D422D" w:rsidR="00DE6F7C" w:rsidRDefault="00DE6F7C" w:rsidP="00DE6F7C">
      <w:r>
        <w:t>The concentration of ΣCO</w:t>
      </w:r>
      <w:r w:rsidRPr="007D3FF1">
        <w:rPr>
          <w:vertAlign w:val="subscript"/>
        </w:rPr>
        <w:t>2</w:t>
      </w:r>
      <w:r>
        <w:t xml:space="preserve"> increased during the early stages of the experiment, and leveled off at ~50 </w:t>
      </w:r>
      <w:proofErr w:type="spellStart"/>
      <w:r>
        <w:t>mmol</w:t>
      </w:r>
      <w:proofErr w:type="spellEnd"/>
      <w:r>
        <w:t>/kg at 350 °C.</w:t>
      </w:r>
      <w:r w:rsidR="007D3FF1">
        <w:t xml:space="preserve"> </w:t>
      </w:r>
      <w:r w:rsidR="000516E1">
        <w:t xml:space="preserve">The plateauing inorganic carbon concentration might </w:t>
      </w:r>
      <w:r>
        <w:t xml:space="preserve">indicate that carbonate reached saturation and began to precipitate </w:t>
      </w:r>
      <w:r w:rsidR="00F20154">
        <w:fldChar w:fldCharType="begin"/>
      </w:r>
      <w:r w:rsidR="00F20154">
        <w:instrText xml:space="preserve"> ADDIN ZOTERO_ITEM CSL_CITATION {"citationID":"ddoHlPS5","properties":{"formattedCitation":"(Seewald et al., 1998)","plainCitation":"(Seewald et al., 1998)","noteIndex":0},"citationItems":[{"id":266,"uris":["http://zotero.org/users/local/pytFPmJs/items/UMP9FRVK"],"uri":["http://zotero.org/users/local/pytFPmJs/items/UMP9FRVK"],"itemData":{"id":266,"type":"article-journal","title":"Laboratory and theoretical constraints on the generation and composition of natural gas","container-title":"Geochimica et Cosmochimica Acta","page":"1599–1617","volume":"62","issue":"9","DOI":"10.1016/s0016-7037(98)00000-3","author":[{"family":"Seewald","given":"Jeffrey S"},{"family":"Benitez-Nelson","given":"Bryan C"},{"family":"Whelan","given":"Jean K"}],"issued":{"date-parts":[["1998"]]}}}],"schema":"https://github.com/citation-style-language/schema/raw/master/csl-citation.json"} </w:instrText>
      </w:r>
      <w:r w:rsidR="00F20154">
        <w:fldChar w:fldCharType="separate"/>
      </w:r>
      <w:r w:rsidR="00F20154" w:rsidRPr="00F20154">
        <w:rPr>
          <w:rFonts w:cs="Times New Roman"/>
        </w:rPr>
        <w:t>(Seewald et al., 1998)</w:t>
      </w:r>
      <w:r w:rsidR="00F20154">
        <w:fldChar w:fldCharType="end"/>
      </w:r>
      <w:r w:rsidR="00C7500F">
        <w:t>.  Measurements of major cations may be used</w:t>
      </w:r>
      <w:r>
        <w:t xml:space="preserve"> to </w:t>
      </w:r>
      <w:r w:rsidR="00EA771B">
        <w:t>validate</w:t>
      </w:r>
      <w:r>
        <w:t xml:space="preserve"> this</w:t>
      </w:r>
      <w:r w:rsidR="00F307A7">
        <w:t xml:space="preserve"> interpretation</w:t>
      </w:r>
      <w:r>
        <w:t>. Production of CO</w:t>
      </w:r>
      <w:r w:rsidRPr="00CD7490">
        <w:rPr>
          <w:vertAlign w:val="subscript"/>
        </w:rPr>
        <w:t>2</w:t>
      </w:r>
      <w:r>
        <w:t xml:space="preserve"> as the most abundant product of hydrothermal alteration of kerogen is also consistent with prior experimental work</w:t>
      </w:r>
      <w:r w:rsidR="00F20154">
        <w:t xml:space="preserve"> </w:t>
      </w:r>
      <w:r w:rsidR="00F20154">
        <w:fldChar w:fldCharType="begin"/>
      </w:r>
      <w:r w:rsidR="00F20154">
        <w:instrText xml:space="preserve"> ADDIN ZOTERO_ITEM CSL_CITATION {"citationID":"nFdEJg1z","properties":{"formattedCitation":"(Seewald, 2003)","plainCitation":"(Seewald, 2003)","noteIndex":0},"citationItems":[{"id":265,"uris":["http://zotero.org/users/local/pytFPmJs/items/YSW8KJ28"],"uri":["http://zotero.org/users/local/pytFPmJs/items/YSW8KJ28"],"itemData":{"id":265,"type":"article-journal","title":"Organic–inorganic interactions in petroleum-producing sedimentary basins","container-title":"Nature","page":"327–333","volume":"426","issue":"6964","DOI":"10.1038/nature02132","author":[{"family":"Seewald","given":"Jeffrey S"}],"issued":{"date-parts":[["2003"]]}}}],"schema":"https://github.com/citation-style-language/schema/raw/master/csl-citation.json"} </w:instrText>
      </w:r>
      <w:r w:rsidR="00F20154">
        <w:fldChar w:fldCharType="separate"/>
      </w:r>
      <w:r w:rsidR="00F20154" w:rsidRPr="00F20154">
        <w:rPr>
          <w:rFonts w:cs="Times New Roman"/>
        </w:rPr>
        <w:t>(Seewald, 2003)</w:t>
      </w:r>
      <w:r w:rsidR="00F20154">
        <w:fldChar w:fldCharType="end"/>
      </w:r>
      <w:r>
        <w:t>. Alternatively, carbonate could have been released from the rock as it had not been decalcified prior to heating.</w:t>
      </w:r>
    </w:p>
    <w:p w14:paraId="6F64B399" w14:textId="0F2C033C" w:rsidR="006F182F" w:rsidRDefault="006F182F" w:rsidP="006F182F">
      <w:pPr>
        <w:pStyle w:val="Heading3"/>
      </w:pPr>
      <w:r>
        <w:t>Alkanes and alkenes</w:t>
      </w:r>
    </w:p>
    <w:p w14:paraId="7BE92A0F" w14:textId="57C40494" w:rsidR="0077152F" w:rsidRDefault="00DE6F7C" w:rsidP="00DE6F7C">
      <w:r>
        <w:t xml:space="preserve">Concentrations of methane increased </w:t>
      </w:r>
      <w:r w:rsidR="00A60D8A">
        <w:t>in every successive</w:t>
      </w:r>
      <w:r>
        <w:t xml:space="preserve"> </w:t>
      </w:r>
      <w:r w:rsidR="00A60D8A">
        <w:t>time step</w:t>
      </w:r>
      <w:r>
        <w:t xml:space="preserve">, as did concentrations of detected </w:t>
      </w:r>
      <w:r w:rsidRPr="00E970A8">
        <w:rPr>
          <w:i/>
        </w:rPr>
        <w:t>n</w:t>
      </w:r>
      <w:r>
        <w:t>-alkanes. Except for the beginning of the experiment, molar concentrations of C</w:t>
      </w:r>
      <w:r w:rsidRPr="00A60D8A">
        <w:rPr>
          <w:vertAlign w:val="subscript"/>
        </w:rPr>
        <w:t>1</w:t>
      </w:r>
      <w:r>
        <w:t xml:space="preserve"> and ΣC</w:t>
      </w:r>
      <w:r w:rsidRPr="00A60D8A">
        <w:rPr>
          <w:vertAlign w:val="subscript"/>
        </w:rPr>
        <w:t>2–4</w:t>
      </w:r>
      <w:r>
        <w:t xml:space="preserve"> were very similar and increased in near lock step.</w:t>
      </w:r>
    </w:p>
    <w:p w14:paraId="0268EEDE" w14:textId="77777777" w:rsidR="00D543DD" w:rsidRDefault="0048580A" w:rsidP="00D543DD">
      <w:r>
        <w:t xml:space="preserve">Alkenes (ethylene and propylene, </w:t>
      </w:r>
      <w:r w:rsidR="0049659E">
        <w:rPr>
          <w:b/>
        </w:rPr>
        <w:t>Fig. </w:t>
      </w:r>
      <w:r w:rsidR="0049659E">
        <w:rPr>
          <w:b/>
        </w:rPr>
        <w:fldChar w:fldCharType="begin"/>
      </w:r>
      <w:r w:rsidR="0049659E">
        <w:rPr>
          <w:b/>
        </w:rPr>
        <w:instrText xml:space="preserve"> REF figConcs \h </w:instrText>
      </w:r>
      <w:r w:rsidR="0049659E">
        <w:rPr>
          <w:b/>
        </w:rPr>
      </w:r>
      <w:r w:rsidR="0049659E">
        <w:rPr>
          <w:b/>
        </w:rPr>
        <w:fldChar w:fldCharType="separate"/>
      </w:r>
      <w:r w:rsidR="00EB058D">
        <w:rPr>
          <w:b/>
          <w:noProof/>
        </w:rPr>
        <w:t>2</w:t>
      </w:r>
      <w:r w:rsidR="0049659E">
        <w:rPr>
          <w:b/>
        </w:rPr>
        <w:fldChar w:fldCharType="end"/>
      </w:r>
      <w:r w:rsidR="0049659E">
        <w:rPr>
          <w:b/>
        </w:rPr>
        <w:t>D–E</w:t>
      </w:r>
      <w:r>
        <w:t xml:space="preserve">) rose in concentration with every increase in temperature, indicating generation of unsaturated hydrocarbons </w:t>
      </w:r>
      <w:r w:rsidR="0049659E">
        <w:t xml:space="preserve">via </w:t>
      </w:r>
      <w:proofErr w:type="spellStart"/>
      <w:r w:rsidR="0049659E">
        <w:t>thermolytic</w:t>
      </w:r>
      <w:proofErr w:type="spellEnd"/>
      <w:r w:rsidR="0049659E">
        <w:t xml:space="preserve"> processes.  While concentrations of </w:t>
      </w:r>
      <w:r w:rsidR="0049659E">
        <w:softHyphen/>
      </w:r>
      <w:r w:rsidR="0049659E">
        <w:rPr>
          <w:i/>
        </w:rPr>
        <w:t>n</w:t>
      </w:r>
      <w:r w:rsidR="0049659E">
        <w:t>-alkanes increased monotonically from the beginning t</w:t>
      </w:r>
      <w:r w:rsidR="00E970A8">
        <w:t>o end of each temperature stage, the concentrations of alkenes were flat—or in the 350 </w:t>
      </w:r>
      <w:r w:rsidR="00E970A8" w:rsidRPr="0049659E">
        <w:t>°C</w:t>
      </w:r>
      <w:r w:rsidR="00E970A8">
        <w:t xml:space="preserve"> stage, trended downwards—with time during each stage.  </w:t>
      </w:r>
      <w:r w:rsidR="00BD3875">
        <w:t>Concentrations of alkenes consistent with thermodynamic equilibrium at measured H</w:t>
      </w:r>
      <w:r w:rsidR="00BD3875">
        <w:rPr>
          <w:vertAlign w:val="subscript"/>
        </w:rPr>
        <w:t>2</w:t>
      </w:r>
      <w:r w:rsidR="00BD3875">
        <w:t xml:space="preserve"> concentrations are on the order of ~10</w:t>
      </w:r>
      <w:r w:rsidR="00BD3875" w:rsidRPr="00BD3875">
        <w:rPr>
          <w:vertAlign w:val="superscript"/>
        </w:rPr>
        <w:t>−7.3</w:t>
      </w:r>
      <w:r w:rsidR="00BD3875">
        <w:t xml:space="preserve"> and ~10</w:t>
      </w:r>
      <w:r w:rsidR="00BD3875" w:rsidRPr="00BD3875">
        <w:rPr>
          <w:vertAlign w:val="superscript"/>
        </w:rPr>
        <w:t>−6.5</w:t>
      </w:r>
      <w:r w:rsidR="00BD3875">
        <w:t xml:space="preserve"> </w:t>
      </w:r>
      <w:proofErr w:type="spellStart"/>
      <w:r w:rsidR="00BD3875">
        <w:t>mol</w:t>
      </w:r>
      <w:proofErr w:type="spellEnd"/>
      <w:r w:rsidR="00BD3875">
        <w:t>/kg for ethylene and propylene, respectively</w:t>
      </w:r>
      <w:r w:rsidR="00B90C48">
        <w:t>, at 350 </w:t>
      </w:r>
      <w:r w:rsidR="00B90C48" w:rsidRPr="0049659E">
        <w:t>°C</w:t>
      </w:r>
      <w:r w:rsidR="00BD3875">
        <w:t xml:space="preserve"> </w:t>
      </w:r>
      <w:r w:rsidR="00BD3875">
        <w:fldChar w:fldCharType="begin"/>
      </w:r>
      <w:r w:rsidR="00BD3875">
        <w:instrText xml:space="preserve"> ADDIN ZOTERO_ITEM CSL_CITATION {"citationID":"pFJi5syX","properties":{"formattedCitation":"(Reeves et al., 2012)","plainCitation":"(Reeves et al., 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P"}],"issued":{"date-parts":[["2012"]]}}}],"schema":"https://github.com/citation-style-language/schema/raw/master/csl-citation.json"} </w:instrText>
      </w:r>
      <w:r w:rsidR="00BD3875">
        <w:fldChar w:fldCharType="separate"/>
      </w:r>
      <w:r w:rsidR="00BD3875" w:rsidRPr="00BD3875">
        <w:rPr>
          <w:rFonts w:cs="Times New Roman"/>
        </w:rPr>
        <w:t>(Reeves et al., 2012)</w:t>
      </w:r>
      <w:r w:rsidR="00BD3875">
        <w:fldChar w:fldCharType="end"/>
      </w:r>
      <w:r w:rsidR="00BD3875">
        <w:t xml:space="preserve">.  </w:t>
      </w:r>
      <w:r w:rsidR="00D543DD">
        <w:t xml:space="preserve">These equilibrium concentrations are ~2 orders of magnitude lower than the observed alkene concentrations.  </w:t>
      </w:r>
    </w:p>
    <w:p w14:paraId="31084BA3" w14:textId="145C2D3F" w:rsidR="00BA1AD8" w:rsidRDefault="00D543DD" w:rsidP="00DE6F7C">
      <w:r>
        <w:rPr>
          <w:rFonts w:asciiTheme="majorHAnsi" w:hAnsiTheme="majorHAnsi" w:cstheme="majorHAnsi"/>
        </w:rPr>
        <w:lastRenderedPageBreak/>
        <w:t>Evidence from hydrothermal experiments suggests that metastable alkane/alkene equilibrium should be attained under hydrothermal conditions with half-equilibration times of several hundred hours or less at temperatures of 32</w:t>
      </w:r>
      <w:r w:rsidR="001F367B">
        <w:rPr>
          <w:rFonts w:asciiTheme="majorHAnsi" w:hAnsiTheme="majorHAnsi" w:cstheme="majorHAnsi"/>
        </w:rPr>
        <w:t>5</w:t>
      </w:r>
      <w:r>
        <w:rPr>
          <w:rFonts w:asciiTheme="majorHAnsi" w:hAnsiTheme="majorHAnsi" w:cstheme="majorHAnsi"/>
        </w:rPr>
        <w:t xml:space="preserve"> to 350</w:t>
      </w:r>
      <w:r>
        <w:t> </w:t>
      </w:r>
      <w:r w:rsidRPr="0049659E">
        <w:t>°C</w:t>
      </w:r>
      <w:r>
        <w:t xml:space="preserve"> </w:t>
      </w:r>
      <w:r>
        <w:fldChar w:fldCharType="begin"/>
      </w:r>
      <w:r w:rsidR="001F367B">
        <w:instrText xml:space="preserve"> ADDIN ZOTERO_ITEM CSL_CITATION {"citationID":"LHly2vQq","properties":{"formattedCitation":"(Seewald, 1994)","plainCitation":"(Seewald, 1994)","noteIndex":0},"citationItems":[{"id":262,"uris":["http://zotero.org/users/local/pytFPmJs/items/M4UWVF25"],"uri":["http://zotero.org/users/local/pytFPmJs/items/M4UWVF25"],"itemData":{"id":262,"type":"article-journal","title":"Evidence for metastable equilibrium between hydrocarbons under hydrothermal conditions","container-title":"Nature","page":"285-287","volume":"370","DOI":"10.1038/370285a0","author":[{"family":"Seewald","given":"Jeffrey S"}],"issued":{"date-parts":[["1994"]]}}}],"schema":"https://github.com/citation-style-language/schema/raw/master/csl-citation.json"} </w:instrText>
      </w:r>
      <w:r>
        <w:fldChar w:fldCharType="separate"/>
      </w:r>
      <w:r w:rsidR="001F367B" w:rsidRPr="001F367B">
        <w:rPr>
          <w:rFonts w:cs="Times New Roman"/>
        </w:rPr>
        <w:t>(Seewald, 1994)</w:t>
      </w:r>
      <w:r>
        <w:fldChar w:fldCharType="end"/>
      </w:r>
      <w:r>
        <w:rPr>
          <w:rFonts w:asciiTheme="majorHAnsi" w:hAnsiTheme="majorHAnsi" w:cstheme="majorHAnsi"/>
        </w:rPr>
        <w:t>.  Failure to achieve thermodynamic equilibrium within these timescales indicates that</w:t>
      </w:r>
      <w:r w:rsidR="007716D5">
        <w:rPr>
          <w:rFonts w:asciiTheme="majorHAnsi" w:hAnsiTheme="majorHAnsi" w:cstheme="majorHAnsi"/>
        </w:rPr>
        <w:t xml:space="preserve"> generation of</w:t>
      </w:r>
      <w:r>
        <w:rPr>
          <w:rFonts w:asciiTheme="majorHAnsi" w:hAnsiTheme="majorHAnsi" w:cstheme="majorHAnsi"/>
        </w:rPr>
        <w:t xml:space="preserve"> thermogenic alkene</w:t>
      </w:r>
      <w:r w:rsidR="007716D5">
        <w:rPr>
          <w:rFonts w:asciiTheme="majorHAnsi" w:hAnsiTheme="majorHAnsi" w:cstheme="majorHAnsi"/>
        </w:rPr>
        <w:t>s</w:t>
      </w:r>
      <w:r>
        <w:rPr>
          <w:rFonts w:asciiTheme="majorHAnsi" w:hAnsiTheme="majorHAnsi" w:cstheme="majorHAnsi"/>
        </w:rPr>
        <w:t xml:space="preserve"> </w:t>
      </w:r>
      <w:r w:rsidR="00E97521">
        <w:rPr>
          <w:rFonts w:asciiTheme="majorHAnsi" w:hAnsiTheme="majorHAnsi" w:cstheme="majorHAnsi"/>
        </w:rPr>
        <w:t>occurs concurrently with</w:t>
      </w:r>
      <w:r>
        <w:rPr>
          <w:rFonts w:asciiTheme="majorHAnsi" w:hAnsiTheme="majorHAnsi" w:cstheme="majorHAnsi"/>
        </w:rPr>
        <w:t xml:space="preserve"> alkane/alkene hydrogen exchange.  Various pyrolysis experiments have reported al</w:t>
      </w:r>
      <w:r w:rsidR="002A7AA3">
        <w:rPr>
          <w:rFonts w:asciiTheme="majorHAnsi" w:hAnsiTheme="majorHAnsi" w:cstheme="majorHAnsi"/>
        </w:rPr>
        <w:t xml:space="preserve">kene production </w:t>
      </w:r>
      <w:r w:rsidR="002A7AA3">
        <w:rPr>
          <w:rFonts w:asciiTheme="majorHAnsi" w:hAnsiTheme="majorHAnsi" w:cstheme="majorHAnsi"/>
        </w:rPr>
        <w:fldChar w:fldCharType="begin"/>
      </w:r>
      <w:r w:rsidR="00CA0CBD">
        <w:rPr>
          <w:rFonts w:asciiTheme="majorHAnsi" w:hAnsiTheme="majorHAnsi" w:cstheme="majorHAnsi"/>
        </w:rPr>
        <w:instrText xml:space="preserve"> ADDIN ZOTERO_ITEM CSL_CITATION {"citationID":"OOOpZRHc","properties":{"formattedCitation":"(Huizinga et al., 1987; Leif and Simoneit, 2000)","plainCitation":"(Huizinga et al., 1987; Leif and Simoneit, 2000)","noteIndex":0},"citationItems":[{"id":1518,"uris":["http://zotero.org/users/local/pytFPmJs/items/728MZC7S"],"uri":["http://zotero.org/users/local/pytFPmJs/items/728MZC7S"],"itemData":{"id":1518,"type":"article-journal","title":"The role of minerals in the thermal alteration of organic matter—IV. Generation of n-alkanes, acyclic isoprenoids, and alkenes in laboratory experiments","container-title":"Geochimica et Cosmochimica Acta","page":"1083–1097","volume":"51","issue":"5","DOI":"10.1016/0016-7037(87)90202-x","author":[{"family":"Huizinga","given":"Bradley J"},{"family":"Tannenbaum","given":"Eli"},{"family":"Kaplan","given":"Isaac R"}],"issued":{"date-parts":[["1987"]]}}},{"id":1737,"uris":["http://zotero.org/users/local/pytFPmJs/items/9E54ZYRQ"],"uri":["http://zotero.org/users/local/pytFPmJs/items/9E54ZYRQ"],"itemData":{"id":1737,"type":"article-journal","title":"The role of alkenes produced during hydrous pyrolysis of a shale","container-title":"Organic Geochemistry","page":"1189–1208","volume":"31","issue":"11","author":[{"family":"Leif","given":"Roald N"},{"family":"Simoneit","given":"Bernd RT"}],"issued":{"date-parts":[["2000"]]}}}],"schema":"https://github.com/citation-style-language/schema/raw/master/csl-citation.json"} </w:instrText>
      </w:r>
      <w:r w:rsidR="002A7AA3">
        <w:rPr>
          <w:rFonts w:asciiTheme="majorHAnsi" w:hAnsiTheme="majorHAnsi" w:cstheme="majorHAnsi"/>
        </w:rPr>
        <w:fldChar w:fldCharType="separate"/>
      </w:r>
      <w:r w:rsidR="00CA0CBD" w:rsidRPr="00CA0CBD">
        <w:rPr>
          <w:rFonts w:cs="Times New Roman"/>
        </w:rPr>
        <w:t>(Huizinga et al., 1987; Leif and Simoneit, 2000)</w:t>
      </w:r>
      <w:r w:rsidR="002A7AA3">
        <w:rPr>
          <w:rFonts w:asciiTheme="majorHAnsi" w:hAnsiTheme="majorHAnsi" w:cstheme="majorHAnsi"/>
        </w:rPr>
        <w:fldChar w:fldCharType="end"/>
      </w:r>
      <w:r>
        <w:rPr>
          <w:rFonts w:asciiTheme="majorHAnsi" w:hAnsiTheme="majorHAnsi" w:cstheme="majorHAnsi"/>
        </w:rPr>
        <w:t xml:space="preserve">, lending further support to the hypothesis that </w:t>
      </w:r>
      <w:r w:rsidR="00CF77B0">
        <w:t xml:space="preserve">continued production of alkenes </w:t>
      </w:r>
      <w:r>
        <w:t xml:space="preserve">competes with </w:t>
      </w:r>
      <w:r w:rsidR="00CF77B0">
        <w:t>their conversion into alkanes via hydrogenation</w:t>
      </w:r>
      <w:r>
        <w:t xml:space="preserve"> at these temperatures and timescales</w:t>
      </w:r>
      <w:r w:rsidR="002A7AA3">
        <w:t xml:space="preserve"> and under the redox conditions characterizing hydrothermal maturation of </w:t>
      </w:r>
      <w:r w:rsidR="00F146C6">
        <w:t xml:space="preserve">organic-rich </w:t>
      </w:r>
      <w:proofErr w:type="spellStart"/>
      <w:r w:rsidR="00F146C6">
        <w:t>mudrocks</w:t>
      </w:r>
      <w:proofErr w:type="spellEnd"/>
      <w:r w:rsidR="00CF77B0">
        <w:t xml:space="preserve">.  </w:t>
      </w:r>
    </w:p>
    <w:p w14:paraId="4CB643A0" w14:textId="2ED22898" w:rsidR="00646C9C" w:rsidRPr="00646C9C" w:rsidRDefault="00DB40CC" w:rsidP="00DE6F7C">
      <w:r>
        <w:rPr>
          <w:rFonts w:asciiTheme="majorHAnsi" w:hAnsiTheme="majorHAnsi" w:cstheme="majorHAnsi"/>
        </w:rPr>
        <w:t>Unlike the C</w:t>
      </w:r>
      <w:r>
        <w:rPr>
          <w:rFonts w:asciiTheme="majorHAnsi" w:hAnsiTheme="majorHAnsi" w:cstheme="majorHAnsi"/>
          <w:vertAlign w:val="subscript"/>
        </w:rPr>
        <w:t>2+</w:t>
      </w:r>
      <w:r>
        <w:rPr>
          <w:rFonts w:asciiTheme="majorHAnsi" w:hAnsiTheme="majorHAnsi" w:cstheme="majorHAnsi"/>
        </w:rPr>
        <w:t xml:space="preserve"> alkanes, </w:t>
      </w:r>
      <w:r w:rsidR="00A71A08">
        <w:rPr>
          <w:rFonts w:asciiTheme="majorHAnsi" w:hAnsiTheme="majorHAnsi" w:cstheme="majorHAnsi"/>
        </w:rPr>
        <w:t xml:space="preserve">methane </w:t>
      </w:r>
      <w:r w:rsidR="004D52B7">
        <w:rPr>
          <w:rFonts w:asciiTheme="majorHAnsi" w:hAnsiTheme="majorHAnsi" w:cstheme="majorHAnsi"/>
        </w:rPr>
        <w:t xml:space="preserve">cannot dehydrogenate to form </w:t>
      </w:r>
      <w:r>
        <w:rPr>
          <w:rFonts w:asciiTheme="majorHAnsi" w:hAnsiTheme="majorHAnsi" w:cstheme="majorHAnsi"/>
        </w:rPr>
        <w:t>an</w:t>
      </w:r>
      <w:r w:rsidR="0080719B">
        <w:rPr>
          <w:rFonts w:asciiTheme="majorHAnsi" w:hAnsiTheme="majorHAnsi" w:cstheme="majorHAnsi"/>
        </w:rPr>
        <w:t xml:space="preserve"> alkene</w:t>
      </w:r>
      <w:r>
        <w:rPr>
          <w:rFonts w:asciiTheme="majorHAnsi" w:hAnsiTheme="majorHAnsi" w:cstheme="majorHAnsi"/>
        </w:rPr>
        <w:t xml:space="preserve">.  </w:t>
      </w:r>
      <w:r w:rsidR="00001693">
        <w:rPr>
          <w:rFonts w:asciiTheme="majorHAnsi" w:hAnsiTheme="majorHAnsi" w:cstheme="majorHAnsi"/>
        </w:rPr>
        <w:t>Hence, hydrogen exchange of methane requires that the very stable C–H bond be broken</w:t>
      </w:r>
      <w:r w:rsidR="00FB5DE2">
        <w:rPr>
          <w:rFonts w:asciiTheme="majorHAnsi" w:hAnsiTheme="majorHAnsi" w:cstheme="majorHAnsi"/>
        </w:rPr>
        <w:t xml:space="preserve">.  </w:t>
      </w:r>
      <w:r w:rsidR="00FB5DE2" w:rsidRPr="004A21F1">
        <w:rPr>
          <w:rFonts w:asciiTheme="majorHAnsi" w:hAnsiTheme="majorHAnsi" w:cstheme="majorHAnsi"/>
        </w:rPr>
        <w:t xml:space="preserve">Under appropriate, generally water-absent conditions, methane exchanges hydrogen with certain catalytic </w:t>
      </w:r>
      <w:r w:rsidR="00546DDD" w:rsidRPr="004A21F1">
        <w:rPr>
          <w:rFonts w:asciiTheme="majorHAnsi" w:hAnsiTheme="majorHAnsi" w:cstheme="majorHAnsi"/>
        </w:rPr>
        <w:t xml:space="preserve">materials such as γ-alumina </w:t>
      </w:r>
      <w:r w:rsidR="006B4AFB" w:rsidRPr="004A21F1">
        <w:rPr>
          <w:rFonts w:asciiTheme="majorHAnsi" w:hAnsiTheme="majorHAnsi" w:cstheme="majorHAnsi"/>
        </w:rPr>
        <w:t xml:space="preserve">at </w:t>
      </w:r>
      <w:r w:rsidR="001621E5" w:rsidRPr="004A21F1">
        <w:rPr>
          <w:rFonts w:asciiTheme="majorHAnsi" w:hAnsiTheme="majorHAnsi" w:cstheme="majorHAnsi"/>
        </w:rPr>
        <w:t xml:space="preserve">room temperature </w:t>
      </w:r>
      <w:r w:rsidR="00755289" w:rsidRPr="004A21F1">
        <w:rPr>
          <w:rFonts w:asciiTheme="majorHAnsi" w:hAnsiTheme="majorHAnsi" w:cstheme="majorHAnsi"/>
        </w:rPr>
        <w:t>over hours to days</w:t>
      </w:r>
      <w:r w:rsidR="001621E5" w:rsidRPr="004A21F1">
        <w:rPr>
          <w:rFonts w:asciiTheme="majorHAnsi" w:hAnsiTheme="majorHAnsi" w:cstheme="majorHAnsi"/>
        </w:rPr>
        <w:t xml:space="preserve"> </w:t>
      </w:r>
      <w:r w:rsidR="00001693" w:rsidRPr="004A21F1">
        <w:rPr>
          <w:rFonts w:asciiTheme="majorHAnsi" w:hAnsiTheme="majorHAnsi" w:cstheme="majorHAnsi"/>
        </w:rPr>
        <w:fldChar w:fldCharType="begin"/>
      </w:r>
      <w:r w:rsidR="00FB5DE2" w:rsidRPr="004A21F1">
        <w:rPr>
          <w:rFonts w:asciiTheme="majorHAnsi" w:hAnsiTheme="majorHAnsi" w:cstheme="majorHAnsi"/>
        </w:rPr>
        <w:instrText xml:space="preserve"> ADDIN ZOTERO_ITEM CSL_CITATION {"citationID":"8NsFgxh9","properties":{"formattedCitation":"(Sattler, 2018, and refs. therein)","plainCitation":"(Sattler, 2018, and refs. therein)","noteIndex":0},"citationItems":[{"id":2666,"uris":["http://zotero.org/users/local/pytFPmJs/items/YSC59U4D"],"uri":["http://zotero.org/users/local/pytFPmJs/items/YSC59U4D"],"itemData":{"id":2666,"type":"article-journal","title":"Hydrogen/Deuterium (H/D) exchange catalysis in alkanes","container-title":"ACS Catalysis","page":"2296–2312","volume":"8","issue":"3","author":[{"family":"Sattler","given":"Aaron"}],"issued":{"date-parts":[["2018"]]}},"suffix":", and refs. therein"}],"schema":"https://github.com/citation-style-language/schema/raw/master/csl-citation.json"} </w:instrText>
      </w:r>
      <w:r w:rsidR="00001693" w:rsidRPr="004A21F1">
        <w:rPr>
          <w:rFonts w:asciiTheme="majorHAnsi" w:hAnsiTheme="majorHAnsi" w:cstheme="majorHAnsi"/>
        </w:rPr>
        <w:fldChar w:fldCharType="separate"/>
      </w:r>
      <w:r w:rsidR="00FB5DE2" w:rsidRPr="004A21F1">
        <w:rPr>
          <w:rFonts w:cs="Times New Roman"/>
        </w:rPr>
        <w:t>(Sattler, 2018, and refs. therein)</w:t>
      </w:r>
      <w:r w:rsidR="00001693" w:rsidRPr="004A21F1">
        <w:rPr>
          <w:rFonts w:asciiTheme="majorHAnsi" w:hAnsiTheme="majorHAnsi" w:cstheme="majorHAnsi"/>
        </w:rPr>
        <w:fldChar w:fldCharType="end"/>
      </w:r>
      <w:r w:rsidR="004A21F1" w:rsidRPr="004A21F1">
        <w:rPr>
          <w:rFonts w:asciiTheme="majorHAnsi" w:hAnsiTheme="majorHAnsi" w:cstheme="majorHAnsi"/>
        </w:rPr>
        <w:t xml:space="preserve"> [or with organometallic catalysts under even colder conditions </w:t>
      </w:r>
      <w:r w:rsidR="004A21F1" w:rsidRPr="004A21F1">
        <w:rPr>
          <w:rFonts w:asciiTheme="majorHAnsi" w:hAnsiTheme="majorHAnsi" w:cstheme="majorHAnsi"/>
        </w:rPr>
        <w:fldChar w:fldCharType="begin"/>
      </w:r>
      <w:r w:rsidR="004A21F1" w:rsidRPr="004A21F1">
        <w:rPr>
          <w:rFonts w:asciiTheme="majorHAnsi" w:hAnsiTheme="majorHAnsi" w:cstheme="majorHAnsi"/>
        </w:rPr>
        <w:instrText xml:space="preserve"> ADDIN ZOTERO_ITEM CSL_CITATION {"citationID":"tMIeu5sl","properties":{"formattedCitation":"(Golden et al., 2001)","plainCitation":"(Golden et al., 2001)","noteIndex":0},"citationItems":[{"id":104,"uris":["http://zotero.org/users/local/pytFPmJs/items/JQPD33J8"],"uri":["http://zotero.org/users/local/pytFPmJs/items/JQPD33J8"],"itemData":{"id":104,"type":"article-journal","title":"Exceptionally low-temperature carbon–hydrogen/carbon–deuterium exchange reactions of organic and organometallic compounds catalyzed by the Cp*(PMe₃)IrH(ClCH₂Cl)⁺ cation","container-title":"Journal of the American Chemical Society","page":"5837–5838","volume":"123","issue":"24","DOI":"10.1021/ja0155480","author":[{"family":"Golden","given":"Jeffery T"},{"family":"Andersen","given":"Richard A"},{"family":"Bergman","given":"Robert G"}],"issued":{"date-parts":[["2001",6]]}}}],"schema":"https://github.com/citation-style-language/schema/raw/master/csl-citation.json"} </w:instrText>
      </w:r>
      <w:r w:rsidR="004A21F1" w:rsidRPr="004A21F1">
        <w:rPr>
          <w:rFonts w:asciiTheme="majorHAnsi" w:hAnsiTheme="majorHAnsi" w:cstheme="majorHAnsi"/>
        </w:rPr>
        <w:fldChar w:fldCharType="separate"/>
      </w:r>
      <w:r w:rsidR="004A21F1" w:rsidRPr="004A21F1">
        <w:rPr>
          <w:rFonts w:cs="Times New Roman"/>
        </w:rPr>
        <w:t>(Golden et al., 2001)</w:t>
      </w:r>
      <w:r w:rsidR="004A21F1" w:rsidRPr="004A21F1">
        <w:rPr>
          <w:rFonts w:asciiTheme="majorHAnsi" w:hAnsiTheme="majorHAnsi" w:cstheme="majorHAnsi"/>
        </w:rPr>
        <w:fldChar w:fldCharType="end"/>
      </w:r>
      <w:r w:rsidR="004A21F1" w:rsidRPr="004A21F1">
        <w:rPr>
          <w:rFonts w:asciiTheme="majorHAnsi" w:hAnsiTheme="majorHAnsi" w:cstheme="majorHAnsi"/>
        </w:rPr>
        <w:t>]</w:t>
      </w:r>
      <w:r w:rsidR="00001693" w:rsidRPr="004A21F1">
        <w:rPr>
          <w:rFonts w:asciiTheme="majorHAnsi" w:hAnsiTheme="majorHAnsi" w:cstheme="majorHAnsi"/>
        </w:rPr>
        <w:t>.</w:t>
      </w:r>
      <w:r w:rsidR="00FB5DE2" w:rsidRPr="004A21F1">
        <w:rPr>
          <w:rFonts w:asciiTheme="majorHAnsi" w:hAnsiTheme="majorHAnsi" w:cstheme="majorHAnsi"/>
        </w:rPr>
        <w:t xml:space="preserve"> </w:t>
      </w:r>
      <w:r w:rsidR="003F6F70" w:rsidRPr="004A21F1">
        <w:rPr>
          <w:rFonts w:asciiTheme="majorHAnsi" w:hAnsiTheme="majorHAnsi" w:cstheme="majorHAnsi"/>
        </w:rPr>
        <w:t xml:space="preserve">However, such </w:t>
      </w:r>
      <w:r w:rsidR="003063A6" w:rsidRPr="004A21F1">
        <w:rPr>
          <w:rFonts w:asciiTheme="majorHAnsi" w:hAnsiTheme="majorHAnsi" w:cstheme="majorHAnsi"/>
        </w:rPr>
        <w:t>catalysts</w:t>
      </w:r>
      <w:r w:rsidR="00596E22" w:rsidRPr="004A21F1">
        <w:rPr>
          <w:rFonts w:asciiTheme="majorHAnsi" w:hAnsiTheme="majorHAnsi" w:cstheme="majorHAnsi"/>
        </w:rPr>
        <w:t xml:space="preserve"> in their active forms</w:t>
      </w:r>
      <w:r w:rsidR="003F6F70" w:rsidRPr="004A21F1">
        <w:rPr>
          <w:rFonts w:asciiTheme="majorHAnsi" w:hAnsiTheme="majorHAnsi" w:cstheme="majorHAnsi"/>
        </w:rPr>
        <w:t xml:space="preserve"> are </w:t>
      </w:r>
      <w:r w:rsidR="00761AEE" w:rsidRPr="004A21F1">
        <w:rPr>
          <w:rFonts w:asciiTheme="majorHAnsi" w:hAnsiTheme="majorHAnsi" w:cstheme="majorHAnsi"/>
        </w:rPr>
        <w:t xml:space="preserve">not </w:t>
      </w:r>
      <w:r w:rsidR="00596E22" w:rsidRPr="004A21F1">
        <w:rPr>
          <w:rFonts w:asciiTheme="majorHAnsi" w:hAnsiTheme="majorHAnsi" w:cstheme="majorHAnsi"/>
        </w:rPr>
        <w:t xml:space="preserve">known </w:t>
      </w:r>
      <w:r w:rsidR="004A21F1">
        <w:rPr>
          <w:rFonts w:asciiTheme="majorHAnsi" w:hAnsiTheme="majorHAnsi" w:cstheme="majorHAnsi"/>
        </w:rPr>
        <w:t>to occur naturally in aqueous environments</w:t>
      </w:r>
      <w:r w:rsidR="003F6F70" w:rsidRPr="004A21F1">
        <w:rPr>
          <w:rFonts w:asciiTheme="majorHAnsi" w:hAnsiTheme="majorHAnsi" w:cstheme="majorHAnsi"/>
        </w:rPr>
        <w:t xml:space="preserve">.  </w:t>
      </w:r>
      <w:r w:rsidR="003F6F70">
        <w:rPr>
          <w:rFonts w:asciiTheme="majorHAnsi" w:hAnsiTheme="majorHAnsi" w:cstheme="majorHAnsi"/>
        </w:rPr>
        <w:t xml:space="preserve">Experiments conducted </w:t>
      </w:r>
      <w:r w:rsidR="0016068B">
        <w:rPr>
          <w:rFonts w:asciiTheme="majorHAnsi" w:hAnsiTheme="majorHAnsi" w:cstheme="majorHAnsi"/>
        </w:rPr>
        <w:t xml:space="preserve">by Reeves et al. </w:t>
      </w:r>
      <w:r w:rsidR="0016068B">
        <w:rPr>
          <w:rFonts w:asciiTheme="majorHAnsi" w:hAnsiTheme="majorHAnsi" w:cstheme="majorHAnsi"/>
        </w:rPr>
        <w:fldChar w:fldCharType="begin"/>
      </w:r>
      <w:r w:rsidR="0016068B">
        <w:rPr>
          <w:rFonts w:asciiTheme="majorHAnsi" w:hAnsiTheme="majorHAnsi" w:cstheme="majorHAnsi"/>
        </w:rPr>
        <w:instrText xml:space="preserve"> ADDIN ZOTERO_ITEM CSL_CITATION {"citationID":"4uIukw6G","properties":{"formattedCitation":"(2012)","plainCitation":"(2012)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P"}],"issued":{"date-parts":[["2012"]]}},"suppress-author":true}],"schema":"https://github.com/citation-style-language/schema/raw/master/csl-citation.json"} </w:instrText>
      </w:r>
      <w:r w:rsidR="0016068B">
        <w:rPr>
          <w:rFonts w:asciiTheme="majorHAnsi" w:hAnsiTheme="majorHAnsi" w:cstheme="majorHAnsi"/>
        </w:rPr>
        <w:fldChar w:fldCharType="separate"/>
      </w:r>
      <w:r w:rsidR="0016068B" w:rsidRPr="0016068B">
        <w:rPr>
          <w:rFonts w:cs="Times New Roman"/>
        </w:rPr>
        <w:t>(2012)</w:t>
      </w:r>
      <w:r w:rsidR="0016068B">
        <w:rPr>
          <w:rFonts w:asciiTheme="majorHAnsi" w:hAnsiTheme="majorHAnsi" w:cstheme="majorHAnsi"/>
        </w:rPr>
        <w:fldChar w:fldCharType="end"/>
      </w:r>
      <w:r w:rsidR="0016068B">
        <w:rPr>
          <w:rFonts w:asciiTheme="majorHAnsi" w:hAnsiTheme="majorHAnsi" w:cstheme="majorHAnsi"/>
        </w:rPr>
        <w:t xml:space="preserve"> </w:t>
      </w:r>
      <w:r w:rsidR="003F6F70">
        <w:rPr>
          <w:rFonts w:asciiTheme="majorHAnsi" w:hAnsiTheme="majorHAnsi" w:cstheme="majorHAnsi"/>
        </w:rPr>
        <w:t xml:space="preserve">with </w:t>
      </w:r>
      <w:r w:rsidR="00595714">
        <w:rPr>
          <w:rFonts w:asciiTheme="majorHAnsi" w:hAnsiTheme="majorHAnsi" w:cstheme="majorHAnsi"/>
        </w:rPr>
        <w:t xml:space="preserve">aqueous </w:t>
      </w:r>
      <w:r w:rsidR="003F6F70">
        <w:rPr>
          <w:rFonts w:asciiTheme="majorHAnsi" w:hAnsiTheme="majorHAnsi" w:cstheme="majorHAnsi"/>
        </w:rPr>
        <w:t xml:space="preserve">methane in the presence of </w:t>
      </w:r>
      <w:r w:rsidR="00415D42">
        <w:rPr>
          <w:rFonts w:asciiTheme="majorHAnsi" w:hAnsiTheme="majorHAnsi" w:cstheme="majorHAnsi"/>
        </w:rPr>
        <w:t xml:space="preserve">iron-bearing minerals </w:t>
      </w:r>
      <w:r w:rsidR="0016068B">
        <w:rPr>
          <w:rFonts w:asciiTheme="majorHAnsi" w:hAnsiTheme="majorHAnsi" w:cstheme="majorHAnsi"/>
        </w:rPr>
        <w:t>in flexible-cell Au-</w:t>
      </w:r>
      <w:proofErr w:type="spellStart"/>
      <w:r w:rsidR="0016068B">
        <w:rPr>
          <w:rFonts w:asciiTheme="majorHAnsi" w:hAnsiTheme="majorHAnsi" w:cstheme="majorHAnsi"/>
        </w:rPr>
        <w:t>Ti</w:t>
      </w:r>
      <w:proofErr w:type="spellEnd"/>
      <w:r w:rsidR="0016068B">
        <w:rPr>
          <w:rFonts w:asciiTheme="majorHAnsi" w:hAnsiTheme="majorHAnsi" w:cstheme="majorHAnsi"/>
        </w:rPr>
        <w:t xml:space="preserve"> reaction vessels </w:t>
      </w:r>
      <w:r w:rsidR="00595714">
        <w:rPr>
          <w:rFonts w:asciiTheme="majorHAnsi" w:hAnsiTheme="majorHAnsi" w:cstheme="majorHAnsi"/>
        </w:rPr>
        <w:t>reveal</w:t>
      </w:r>
      <w:r w:rsidR="0016068B">
        <w:rPr>
          <w:rFonts w:asciiTheme="majorHAnsi" w:hAnsiTheme="majorHAnsi" w:cstheme="majorHAnsi"/>
        </w:rPr>
        <w:t>ed</w:t>
      </w:r>
      <w:r w:rsidR="00595714">
        <w:rPr>
          <w:rFonts w:asciiTheme="majorHAnsi" w:hAnsiTheme="majorHAnsi" w:cstheme="majorHAnsi"/>
        </w:rPr>
        <w:t xml:space="preserve"> little-to-no observable exchange even over</w:t>
      </w:r>
      <w:r w:rsidR="00E5034E">
        <w:rPr>
          <w:rFonts w:asciiTheme="majorHAnsi" w:hAnsiTheme="majorHAnsi" w:cstheme="majorHAnsi"/>
        </w:rPr>
        <w:t xml:space="preserve"> several</w:t>
      </w:r>
      <w:r w:rsidR="00595714">
        <w:rPr>
          <w:rFonts w:asciiTheme="majorHAnsi" w:hAnsiTheme="majorHAnsi" w:cstheme="majorHAnsi"/>
        </w:rPr>
        <w:t xml:space="preserve"> </w:t>
      </w:r>
      <w:r w:rsidR="00E5034E">
        <w:rPr>
          <w:rFonts w:asciiTheme="majorHAnsi" w:hAnsiTheme="majorHAnsi" w:cstheme="majorHAnsi"/>
        </w:rPr>
        <w:t>months</w:t>
      </w:r>
      <w:r w:rsidR="00595714">
        <w:rPr>
          <w:rFonts w:asciiTheme="majorHAnsi" w:hAnsiTheme="majorHAnsi" w:cstheme="majorHAnsi"/>
        </w:rPr>
        <w:t xml:space="preserve"> at temperatures as high as </w:t>
      </w:r>
      <w:r w:rsidR="00E5034E">
        <w:rPr>
          <w:rFonts w:asciiTheme="majorHAnsi" w:hAnsiTheme="majorHAnsi" w:cstheme="majorHAnsi"/>
        </w:rPr>
        <w:t xml:space="preserve">323 </w:t>
      </w:r>
      <w:r w:rsidR="00E5034E" w:rsidRPr="0049659E">
        <w:t>°C</w:t>
      </w:r>
      <w:r w:rsidR="001F367B">
        <w:t xml:space="preserve"> </w:t>
      </w:r>
      <w:r w:rsidR="001F367B">
        <w:fldChar w:fldCharType="begin"/>
      </w:r>
      <w:r w:rsidR="001F367B">
        <w:instrText xml:space="preserve"> ADDIN ZOTERO_ITEM CSL_CITATION {"citationID":"CfvIZIpZ","properties":{"formattedCitation":"(Reeves et al., 2012)","plainCitation":"(Reeves et al., 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P"}],"issued":{"date-parts":[["2012"]]}}}],"schema":"https://github.com/citation-style-language/schema/raw/master/csl-citation.json"} </w:instrText>
      </w:r>
      <w:r w:rsidR="001F367B">
        <w:fldChar w:fldCharType="separate"/>
      </w:r>
      <w:r w:rsidR="001F367B" w:rsidRPr="001F367B">
        <w:rPr>
          <w:rFonts w:cs="Times New Roman"/>
        </w:rPr>
        <w:t>(Reeves et al., 2012)</w:t>
      </w:r>
      <w:r w:rsidR="001F367B">
        <w:fldChar w:fldCharType="end"/>
      </w:r>
      <w:r w:rsidR="00E5034E">
        <w:t xml:space="preserve">. </w:t>
      </w:r>
      <w:r w:rsidR="008159B0">
        <w:t xml:space="preserve"> </w:t>
      </w:r>
      <w:r w:rsidR="00396FA1">
        <w:t>R</w:t>
      </w:r>
      <w:r w:rsidR="00646C9C">
        <w:t xml:space="preserve">ecently, Turner et al. </w:t>
      </w:r>
      <w:r w:rsidR="00646C9C">
        <w:fldChar w:fldCharType="begin"/>
      </w:r>
      <w:r w:rsidR="00646C9C">
        <w:instrText xml:space="preserve"> ADDIN ZOTERO_ITEM CSL_CITATION {"citationID":"kdH5jY6r","properties":{"formattedCitation":"(under review)","plainCitation":"(under review)","noteIndex":0},"citationItems":[{"id":3637,"uris":["http://zotero.org/users/local/pytFPmJs/items/B8QMFWBX"],"uri":["http://zotero.org/users/local/pytFPmJs/items/B8QMFWBX"],"itemData":{"id":3637,"type":"article-journal","title":"Experimental determination of hydrogen isotope exchange rates between methane and water under hydrothermal conditions","container-title":"Geochimica et Cosmochimica Acta","abstract":"The hydrogen isotopic composition of methane (CH4 ) is used as a fingerprint of gas origins. Exchange of hydrogen isotopes between CH4 and liquid water has been proposed to occur in both low- and high-temperature settings. However, despite environmental evidence for hydrogen isotope exchange between CH4 and liquid water, there are few experimental constraints on the kinetics of this process. Here we present results from hydrothermal experiments conducted to constrain the kinetics of hydrogen isotope exchange between CH4 and supercritical water. Seven isothermal experiments were performed over a temperature range of 376 to 420°C in which deuterium-enriched water and CH4 were reacted in flexible gold reaction cell systems. Rates of exchange were determined by measuring the change in the δD of CH4 over the time course of an experiment. Regression of derived second order rate constants vs. 1000/T (i.e., an Arrhenius plot) yields the following equation: ln(k r ) = -17.32 (±4.08, 1 s.e.) × 1000/T + 3.19 (±6.01, 1 s.e.) (units of k r of sec -1 [mol/L] -1 ) equivalent to an activation energy of 144.0 ± 33.9 kJ/mol (1 s.e.). These results indicate that without catalysts, CH4 will not exchange hydrogen isotopes with liquid water on a timescale shorter than the age of the Earth (i.e., billions of years) at temperatures below 100-125°C. Exchange at these temperatures is thought to occur due to the activity of life, and thus hydrogen isotopic equilibrium between methane and water may be a biosignature at low temperatures. At temperatures ranging from 125-200°C, hydrogen isotope exchange between CH4 and liquid water can occur on timescales of millions to hundreds of thousands of years, indicating that in thermogenic natural gas systems CH4 may isotopically equilibrate with water and achieve equilibrium isotopic compositions. Finally, the kinetics indicate that in deep-sea hydrothermal systems, the hydrogen (and thus clumped) isotopic composition of CH4 is likely set by formation and/or storage conditions isolated from the active flow regime. The determined kinetics indicate that once methane is entrained in circulating fluids, the expected time-temperature pathways are insufficient for measurable hydrogen isotope exchange between CH4 and water to occur.","note":"GCA-D-21-00928, under review","author":[{"family":"Turner","given":"Andrew C"},{"family":"Pester","given":"Nicholas J"},{"family":"Bill","given":"Markus"},{"family":"Conrad","given":"Mark E"},{"family":"Knauss","given":"Kevin G"},{"family":"Stolper","given":"Daniel A"}],"issued":{"literal":"under review"}},"suppress-author":true}],"schema":"https://github.com/citation-style-language/schema/raw/master/csl-citation.json"} </w:instrText>
      </w:r>
      <w:r w:rsidR="00646C9C">
        <w:fldChar w:fldCharType="separate"/>
      </w:r>
      <w:r w:rsidR="00646C9C" w:rsidRPr="00646C9C">
        <w:rPr>
          <w:rFonts w:cs="Times New Roman"/>
        </w:rPr>
        <w:t>(under review)</w:t>
      </w:r>
      <w:r w:rsidR="00646C9C">
        <w:fldChar w:fldCharType="end"/>
      </w:r>
      <w:r w:rsidR="00646C9C">
        <w:t xml:space="preserve"> conducted a set of experiments in flexible gold-cell hydrothermal reactors with CH</w:t>
      </w:r>
      <w:r w:rsidR="00646C9C">
        <w:rPr>
          <w:vertAlign w:val="subscript"/>
        </w:rPr>
        <w:t>4</w:t>
      </w:r>
      <w:r w:rsidR="00646C9C">
        <w:t xml:space="preserve"> dissolved in supercritical water at 376 to 420 °C to constrain the rate of CH</w:t>
      </w:r>
      <w:r w:rsidR="00646C9C">
        <w:rPr>
          <w:vertAlign w:val="subscript"/>
        </w:rPr>
        <w:t>4</w:t>
      </w:r>
      <w:r w:rsidR="00646C9C">
        <w:t>–H</w:t>
      </w:r>
      <w:r w:rsidR="00646C9C">
        <w:rPr>
          <w:vertAlign w:val="subscript"/>
        </w:rPr>
        <w:t>2</w:t>
      </w:r>
      <w:r w:rsidR="00646C9C">
        <w:t xml:space="preserve">O hydrogen isotope exchange.  Their results confirm </w:t>
      </w:r>
      <w:r w:rsidR="00195C62">
        <w:t xml:space="preserve">that exchange </w:t>
      </w:r>
      <w:r w:rsidR="00396FA1">
        <w:t xml:space="preserve">occurs over timescales of </w:t>
      </w:r>
      <w:r w:rsidR="00195C62">
        <w:t>hundreds of years at 300 °C and tens of years at 350 °C</w:t>
      </w:r>
      <w:r w:rsidR="00396FA1">
        <w:t xml:space="preserve"> (half-exchange, </w:t>
      </w:r>
      <w:r w:rsidR="00396FA1" w:rsidRPr="00195C62">
        <w:t>τ</w:t>
      </w:r>
      <w:r w:rsidR="00396FA1" w:rsidRPr="00195C62">
        <w:rPr>
          <w:vertAlign w:val="subscript"/>
        </w:rPr>
        <w:t>1/2</w:t>
      </w:r>
      <w:r w:rsidR="00396FA1">
        <w:t>)</w:t>
      </w:r>
      <w:r w:rsidR="00195C62">
        <w:t>, much longer than the duration of our experiment.</w:t>
      </w:r>
      <w:r w:rsidR="00396FA1">
        <w:t xml:space="preserve">  Therefore, hydrogen exchange of methane during </w:t>
      </w:r>
      <w:r w:rsidR="000F4D42">
        <w:t>our</w:t>
      </w:r>
      <w:r w:rsidR="00396FA1">
        <w:t xml:space="preserve"> experiment </w:t>
      </w:r>
      <w:r w:rsidR="000F4D42">
        <w:t xml:space="preserve">was </w:t>
      </w:r>
      <w:r w:rsidR="00396FA1">
        <w:t>limited or insignificant, and the hydrogen isotopic composition of the generated CH</w:t>
      </w:r>
      <w:r w:rsidR="00396FA1">
        <w:rPr>
          <w:vertAlign w:val="subscript"/>
        </w:rPr>
        <w:t>4</w:t>
      </w:r>
      <w:r w:rsidR="00396FA1">
        <w:t xml:space="preserve"> is controlled primarily by the processes of source rock-water hydrogen exchange and kinetic isotope fractionation during methane generation.  </w:t>
      </w:r>
    </w:p>
    <w:p w14:paraId="73A8DBC5" w14:textId="3563D729" w:rsidR="00DB40CC" w:rsidRPr="001955B3" w:rsidRDefault="00716AB2" w:rsidP="00DE6F7C">
      <w:pPr>
        <w:rPr>
          <w:rFonts w:asciiTheme="majorHAnsi" w:hAnsiTheme="majorHAnsi" w:cstheme="majorHAnsi"/>
        </w:rPr>
      </w:pPr>
      <w:r>
        <w:t xml:space="preserve">As discussed in the following section, this conclusion </w:t>
      </w:r>
      <w:r w:rsidR="00BE151D">
        <w:t>regarding the lack of significant CH</w:t>
      </w:r>
      <w:r w:rsidR="00BE151D">
        <w:rPr>
          <w:vertAlign w:val="subscript"/>
        </w:rPr>
        <w:t>4</w:t>
      </w:r>
      <w:r w:rsidR="00BE151D">
        <w:t>–H</w:t>
      </w:r>
      <w:r w:rsidR="00BE151D">
        <w:softHyphen/>
      </w:r>
      <w:r w:rsidR="00BE151D">
        <w:rPr>
          <w:vertAlign w:val="subscript"/>
        </w:rPr>
        <w:t>2</w:t>
      </w:r>
      <w:r w:rsidR="00BE151D">
        <w:t xml:space="preserve">O hydrogen exchange in our experiment </w:t>
      </w:r>
      <w:r>
        <w:t xml:space="preserve">is supported by the selective production of deuterated methane </w:t>
      </w:r>
      <w:proofErr w:type="spellStart"/>
      <w:r>
        <w:t>isotopologues</w:t>
      </w:r>
      <w:proofErr w:type="spellEnd"/>
      <w:r>
        <w:t>.</w:t>
      </w:r>
    </w:p>
    <w:p w14:paraId="7AAEC61C" w14:textId="59495223" w:rsidR="00DE6F7C" w:rsidRDefault="00DE6F7C" w:rsidP="00DE6F7C">
      <w:pPr>
        <w:pStyle w:val="Heading2"/>
      </w:pPr>
      <w:r>
        <w:t>Production of deuterated methane</w:t>
      </w:r>
      <w:r w:rsidR="00F618C2">
        <w:t xml:space="preserve"> </w:t>
      </w:r>
      <w:proofErr w:type="spellStart"/>
      <w:r w:rsidR="00F618C2">
        <w:t>isotopologues</w:t>
      </w:r>
      <w:proofErr w:type="spellEnd"/>
    </w:p>
    <w:p w14:paraId="045B7013" w14:textId="328368E3" w:rsidR="00C34DE2" w:rsidRDefault="00FB08EE" w:rsidP="00C34DE2">
      <w:r>
        <w:t xml:space="preserve">Mass spectra collected for standards </w:t>
      </w:r>
      <w:r w:rsidR="00124E29">
        <w:t xml:space="preserve">are shown in </w:t>
      </w:r>
      <w:r>
        <w:rPr>
          <w:b/>
        </w:rPr>
        <w:t>Fig. </w:t>
      </w:r>
      <w:r>
        <w:rPr>
          <w:b/>
        </w:rPr>
        <w:fldChar w:fldCharType="begin"/>
      </w:r>
      <w:r>
        <w:rPr>
          <w:b/>
        </w:rPr>
        <w:instrText xml:space="preserve"> REF figMSsamples \h </w:instrText>
      </w:r>
      <w:r>
        <w:rPr>
          <w:b/>
        </w:rPr>
      </w:r>
      <w:r>
        <w:rPr>
          <w:b/>
        </w:rPr>
        <w:fldChar w:fldCharType="separate"/>
      </w:r>
      <w:r w:rsidR="00EB058D">
        <w:rPr>
          <w:b/>
          <w:noProof/>
        </w:rPr>
        <w:t>4</w:t>
      </w:r>
      <w:r>
        <w:rPr>
          <w:b/>
        </w:rPr>
        <w:fldChar w:fldCharType="end"/>
      </w:r>
      <w:r w:rsidR="00124E29">
        <w:t xml:space="preserve">.  Fragment intensities were very similar to those determined by </w:t>
      </w:r>
      <w:proofErr w:type="spellStart"/>
      <w:r w:rsidR="00EC215D">
        <w:t>Dibeler</w:t>
      </w:r>
      <w:proofErr w:type="spellEnd"/>
      <w:r w:rsidR="00EC215D">
        <w:t xml:space="preserve"> and </w:t>
      </w:r>
      <w:proofErr w:type="spellStart"/>
      <w:r w:rsidR="00EC215D">
        <w:t>Mohler</w:t>
      </w:r>
      <w:proofErr w:type="spellEnd"/>
      <w:r w:rsidR="00EC215D">
        <w:t xml:space="preserve"> </w:t>
      </w:r>
      <w:r w:rsidR="00EC215D">
        <w:fldChar w:fldCharType="begin"/>
      </w:r>
      <w:r w:rsidR="00EC215D">
        <w:instrText xml:space="preserve"> ADDIN ZOTERO_ITEM CSL_CITATION {"citationID":"Q9oIvScI","properties":{"formattedCitation":"(1950)","plainCitation":"(1950)","noteIndex":0},"citationItems":[{"id":1203,"uris":["http://zotero.org/users/local/pytFPmJs/items/N6QIN738"],"uri":["http://zotero.org/users/local/pytFPmJs/items/N6QIN738"],"itemData":{"id":1203,"type":"article-journal","title":"Mass spectra of the deuteromethanes","container-title":"J. Research Nat. Bur. Standards","page":"441–444","volume":"45","author":[{"family":"Dibeler","given":"Vernon H"},{"family":"Mohler","given":"Fred L"}],"issued":{"date-parts":[["1950"]]}},"suppress-author":true}],"schema":"https://github.com/citation-style-language/schema/raw/master/csl-citation.json"} </w:instrText>
      </w:r>
      <w:r w:rsidR="00EC215D">
        <w:fldChar w:fldCharType="separate"/>
      </w:r>
      <w:r w:rsidR="00EC215D" w:rsidRPr="00EC215D">
        <w:rPr>
          <w:rFonts w:cs="Times New Roman"/>
        </w:rPr>
        <w:t>(1950)</w:t>
      </w:r>
      <w:r w:rsidR="00EC215D">
        <w:fldChar w:fldCharType="end"/>
      </w:r>
      <w:r w:rsidR="00124E29">
        <w:t xml:space="preserve">.  </w:t>
      </w:r>
      <w:r w:rsidR="00DA7AAC">
        <w:t xml:space="preserve">Mass spectra of samples are shown in </w:t>
      </w:r>
      <w:r>
        <w:rPr>
          <w:b/>
        </w:rPr>
        <w:t>Fig. </w:t>
      </w:r>
      <w:r>
        <w:rPr>
          <w:b/>
        </w:rPr>
        <w:fldChar w:fldCharType="begin"/>
      </w:r>
      <w:r>
        <w:rPr>
          <w:b/>
        </w:rPr>
        <w:instrText xml:space="preserve"> REF figMSstds \h </w:instrText>
      </w:r>
      <w:r>
        <w:rPr>
          <w:b/>
        </w:rPr>
      </w:r>
      <w:r>
        <w:rPr>
          <w:b/>
        </w:rPr>
        <w:fldChar w:fldCharType="separate"/>
      </w:r>
      <w:r w:rsidR="00EB058D">
        <w:rPr>
          <w:b/>
          <w:noProof/>
        </w:rPr>
        <w:t>3</w:t>
      </w:r>
      <w:r>
        <w:rPr>
          <w:b/>
        </w:rPr>
        <w:fldChar w:fldCharType="end"/>
      </w:r>
      <w:r w:rsidR="00C34DE2">
        <w:t xml:space="preserve">. </w:t>
      </w:r>
      <w:r w:rsidR="00DA7AAC">
        <w:t xml:space="preserve"> </w:t>
      </w:r>
      <w:r w:rsidR="00C34DE2">
        <w:t>No methane peaks of usable size could be obtained for time point #1.</w:t>
      </w:r>
      <w:r w:rsidR="00DA7AAC">
        <w:t xml:space="preserve">  All other time points yielded quantifiable extracted ion chromatogram peaks.</w:t>
      </w:r>
      <w:r w:rsidR="003D62A3">
        <w:t xml:space="preserve">  </w:t>
      </w:r>
    </w:p>
    <w:p w14:paraId="63F81651" w14:textId="74B7DF78" w:rsidR="00FB08EE" w:rsidRPr="00ED126F" w:rsidRDefault="005E5812" w:rsidP="00FB08EE">
      <w:r>
        <w:t xml:space="preserve">The mass spectra of commercial standards were used to fit the </w:t>
      </w:r>
      <w:r w:rsidR="00E350A4">
        <w:t>sample data using</w:t>
      </w:r>
      <w:r>
        <w:t xml:space="preserve"> a constrained </w:t>
      </w:r>
      <w:r w:rsidR="00E350A4">
        <w:t xml:space="preserve">linear </w:t>
      </w:r>
      <w:r>
        <w:t xml:space="preserve">least-squares </w:t>
      </w:r>
      <w:r w:rsidR="00E350A4">
        <w:t xml:space="preserve">solver </w:t>
      </w:r>
      <w:r>
        <w:t>(</w:t>
      </w:r>
      <w:proofErr w:type="spellStart"/>
      <w:r w:rsidRPr="005E5812">
        <w:rPr>
          <w:smallCaps/>
        </w:rPr>
        <w:t>lsqnonneg</w:t>
      </w:r>
      <w:proofErr w:type="spellEnd"/>
      <w:r>
        <w:t>) implemented in MATLAB.</w:t>
      </w:r>
      <w:r w:rsidR="00ED6AD8">
        <w:t xml:space="preserve"> </w:t>
      </w:r>
      <w:r w:rsidR="000C1585">
        <w:t xml:space="preserve"> Estimated </w:t>
      </w:r>
      <w:r w:rsidR="00ED6AD8">
        <w:t>relative abundances of methane-</w:t>
      </w:r>
      <w:r w:rsidR="00ED6AD8">
        <w:rPr>
          <w:i/>
        </w:rPr>
        <w:t>d</w:t>
      </w:r>
      <w:r w:rsidR="00ED6AD8">
        <w:t xml:space="preserve"> </w:t>
      </w:r>
      <w:proofErr w:type="spellStart"/>
      <w:r w:rsidR="00ED6AD8">
        <w:t>isotopologues</w:t>
      </w:r>
      <w:proofErr w:type="spellEnd"/>
      <w:r w:rsidR="000C1585">
        <w:t xml:space="preserve"> are shown in </w:t>
      </w:r>
      <w:r w:rsidR="000C1585" w:rsidRPr="00ED6AD8">
        <w:rPr>
          <w:b/>
        </w:rPr>
        <w:t>Fig. </w:t>
      </w:r>
      <w:r w:rsidR="000C1585" w:rsidRPr="00ED6AD8">
        <w:rPr>
          <w:b/>
        </w:rPr>
        <w:fldChar w:fldCharType="begin"/>
      </w:r>
      <w:r w:rsidR="000C1585" w:rsidRPr="00ED6AD8">
        <w:rPr>
          <w:b/>
        </w:rPr>
        <w:instrText xml:space="preserve"> REF figIsoAbundances \h </w:instrText>
      </w:r>
      <w:r w:rsidR="000C1585">
        <w:rPr>
          <w:b/>
        </w:rPr>
        <w:instrText xml:space="preserve"> \* MERGEFORMAT </w:instrText>
      </w:r>
      <w:r w:rsidR="000C1585" w:rsidRPr="00ED6AD8">
        <w:rPr>
          <w:b/>
        </w:rPr>
      </w:r>
      <w:r w:rsidR="000C1585" w:rsidRPr="00ED6AD8">
        <w:rPr>
          <w:b/>
        </w:rPr>
        <w:fldChar w:fldCharType="separate"/>
      </w:r>
      <w:r w:rsidR="00EB058D">
        <w:rPr>
          <w:b/>
          <w:noProof/>
        </w:rPr>
        <w:t>5</w:t>
      </w:r>
      <w:r w:rsidR="000C1585" w:rsidRPr="00ED6AD8">
        <w:rPr>
          <w:b/>
        </w:rPr>
        <w:fldChar w:fldCharType="end"/>
      </w:r>
      <w:r w:rsidR="000C1585">
        <w:rPr>
          <w:b/>
        </w:rPr>
        <w:t>A</w:t>
      </w:r>
      <w:r w:rsidR="00ED6AD8">
        <w:t>.</w:t>
      </w:r>
      <w:r w:rsidR="00807EED" w:rsidRPr="00691B59">
        <w:rPr>
          <w:rStyle w:val="FootnoteReference"/>
        </w:rPr>
        <w:footnoteReference w:id="2"/>
      </w:r>
      <w:r w:rsidR="00ED6AD8">
        <w:t xml:space="preserve">  Relative abundances were converted into absolute abundances (</w:t>
      </w:r>
      <w:r w:rsidR="00ED6AD8" w:rsidRPr="00ED6AD8">
        <w:rPr>
          <w:b/>
        </w:rPr>
        <w:t>Fig. </w:t>
      </w:r>
      <w:r w:rsidR="00ED6AD8" w:rsidRPr="00ED6AD8">
        <w:rPr>
          <w:b/>
        </w:rPr>
        <w:fldChar w:fldCharType="begin"/>
      </w:r>
      <w:r w:rsidR="00ED6AD8" w:rsidRPr="00ED6AD8">
        <w:rPr>
          <w:b/>
        </w:rPr>
        <w:instrText xml:space="preserve"> REF figIsoAbundances \h </w:instrText>
      </w:r>
      <w:r w:rsidR="00ED6AD8">
        <w:rPr>
          <w:b/>
        </w:rPr>
        <w:instrText xml:space="preserve"> \* MERGEFORMAT </w:instrText>
      </w:r>
      <w:r w:rsidR="00ED6AD8" w:rsidRPr="00ED6AD8">
        <w:rPr>
          <w:b/>
        </w:rPr>
      </w:r>
      <w:r w:rsidR="00ED6AD8" w:rsidRPr="00ED6AD8">
        <w:rPr>
          <w:b/>
        </w:rPr>
        <w:fldChar w:fldCharType="separate"/>
      </w:r>
      <w:r w:rsidR="00EB058D">
        <w:rPr>
          <w:b/>
          <w:noProof/>
        </w:rPr>
        <w:t>5</w:t>
      </w:r>
      <w:r w:rsidR="00ED6AD8" w:rsidRPr="00ED6AD8">
        <w:rPr>
          <w:b/>
        </w:rPr>
        <w:fldChar w:fldCharType="end"/>
      </w:r>
      <w:r w:rsidR="00ED6AD8">
        <w:rPr>
          <w:b/>
        </w:rPr>
        <w:t>B</w:t>
      </w:r>
      <w:r w:rsidR="00ED6AD8">
        <w:t xml:space="preserve">) by multiplying by the methane concentration. </w:t>
      </w:r>
      <w:r w:rsidR="00ED126F">
        <w:t xml:space="preserve"> The proportion of D in methane-bound hydrogen</w:t>
      </w:r>
      <w:r w:rsidR="0049505B">
        <w:t xml:space="preserve">, calculated from the </w:t>
      </w:r>
      <w:proofErr w:type="spellStart"/>
      <w:r w:rsidR="0049505B">
        <w:t>isotopologue</w:t>
      </w:r>
      <w:proofErr w:type="spellEnd"/>
      <w:r w:rsidR="0049505B">
        <w:t xml:space="preserve"> abundances,</w:t>
      </w:r>
      <w:r w:rsidR="00ED126F">
        <w:t xml:space="preserve"> is shown in </w:t>
      </w:r>
      <w:r w:rsidR="00ED126F">
        <w:rPr>
          <w:b/>
        </w:rPr>
        <w:t>Fig. </w:t>
      </w:r>
      <w:r w:rsidR="00ED126F">
        <w:rPr>
          <w:b/>
        </w:rPr>
        <w:fldChar w:fldCharType="begin"/>
      </w:r>
      <w:r w:rsidR="00ED126F">
        <w:rPr>
          <w:b/>
        </w:rPr>
        <w:instrText xml:space="preserve"> REF figDeuteration \h </w:instrText>
      </w:r>
      <w:r w:rsidR="00ED126F">
        <w:rPr>
          <w:b/>
        </w:rPr>
      </w:r>
      <w:r w:rsidR="00ED126F">
        <w:rPr>
          <w:b/>
        </w:rPr>
        <w:fldChar w:fldCharType="separate"/>
      </w:r>
      <w:r w:rsidR="00EB058D">
        <w:rPr>
          <w:b/>
          <w:noProof/>
        </w:rPr>
        <w:t>6</w:t>
      </w:r>
      <w:r w:rsidR="00ED126F">
        <w:rPr>
          <w:b/>
        </w:rPr>
        <w:fldChar w:fldCharType="end"/>
      </w:r>
      <w:r w:rsidR="00ED126F">
        <w:t>.</w:t>
      </w:r>
    </w:p>
    <w:p w14:paraId="4F65AED5" w14:textId="2F757B5D" w:rsidR="00DE6F7C" w:rsidRDefault="00DE6F7C" w:rsidP="00DE6F7C">
      <w:r>
        <w:t>Methane formed during the early stages of the experiment at 200 °C was primarily C</w:t>
      </w:r>
      <w:r w:rsidR="00673CE2" w:rsidRPr="00673CE2">
        <w:rPr>
          <w:vertAlign w:val="superscript"/>
        </w:rPr>
        <w:t>1</w:t>
      </w:r>
      <w:r>
        <w:t>H</w:t>
      </w:r>
      <w:r w:rsidRPr="0043165F">
        <w:rPr>
          <w:vertAlign w:val="subscript"/>
        </w:rPr>
        <w:t>4</w:t>
      </w:r>
      <w:r>
        <w:t xml:space="preserve"> with some CH</w:t>
      </w:r>
      <w:r w:rsidRPr="0043165F">
        <w:rPr>
          <w:vertAlign w:val="subscript"/>
        </w:rPr>
        <w:t>3</w:t>
      </w:r>
      <w:r>
        <w:t xml:space="preserve">D, whereas at higher temperatures, the </w:t>
      </w:r>
      <w:proofErr w:type="spellStart"/>
      <w:r>
        <w:t>isotopologues</w:t>
      </w:r>
      <w:proofErr w:type="spellEnd"/>
      <w:r>
        <w:t xml:space="preserve"> produced consist almost exclusively of CD</w:t>
      </w:r>
      <w:r w:rsidRPr="0043165F">
        <w:rPr>
          <w:vertAlign w:val="subscript"/>
        </w:rPr>
        <w:t>4</w:t>
      </w:r>
      <w:r>
        <w:t>, CHD</w:t>
      </w:r>
      <w:r w:rsidR="00ED126F">
        <w:rPr>
          <w:vertAlign w:val="subscript"/>
        </w:rPr>
        <w:t>3</w:t>
      </w:r>
      <w:r>
        <w:t>, and CH</w:t>
      </w:r>
      <w:r w:rsidR="00ED126F">
        <w:rPr>
          <w:vertAlign w:val="subscript"/>
        </w:rPr>
        <w:t>3</w:t>
      </w:r>
      <w:r>
        <w:t>D (</w:t>
      </w:r>
      <w:r w:rsidR="00ED126F" w:rsidRPr="00ED6AD8">
        <w:rPr>
          <w:b/>
        </w:rPr>
        <w:t>Fig. </w:t>
      </w:r>
      <w:r w:rsidR="00ED126F" w:rsidRPr="00ED6AD8">
        <w:rPr>
          <w:b/>
        </w:rPr>
        <w:fldChar w:fldCharType="begin"/>
      </w:r>
      <w:r w:rsidR="00ED126F" w:rsidRPr="00ED6AD8">
        <w:rPr>
          <w:b/>
        </w:rPr>
        <w:instrText xml:space="preserve"> REF figIsoAbundances \h </w:instrText>
      </w:r>
      <w:r w:rsidR="00ED126F">
        <w:rPr>
          <w:b/>
        </w:rPr>
        <w:instrText xml:space="preserve"> \* MERGEFORMAT </w:instrText>
      </w:r>
      <w:r w:rsidR="00ED126F" w:rsidRPr="00ED6AD8">
        <w:rPr>
          <w:b/>
        </w:rPr>
      </w:r>
      <w:r w:rsidR="00ED126F" w:rsidRPr="00ED6AD8">
        <w:rPr>
          <w:b/>
        </w:rPr>
        <w:fldChar w:fldCharType="separate"/>
      </w:r>
      <w:r w:rsidR="00EB058D">
        <w:rPr>
          <w:b/>
          <w:noProof/>
        </w:rPr>
        <w:t>5</w:t>
      </w:r>
      <w:r w:rsidR="00ED126F" w:rsidRPr="00ED6AD8">
        <w:rPr>
          <w:b/>
        </w:rPr>
        <w:fldChar w:fldCharType="end"/>
      </w:r>
      <w:r w:rsidR="00ED126F">
        <w:rPr>
          <w:b/>
        </w:rPr>
        <w:t>A</w:t>
      </w:r>
      <w:r w:rsidR="001B1A88">
        <w:rPr>
          <w:b/>
        </w:rPr>
        <w:t xml:space="preserve"> </w:t>
      </w:r>
      <w:r w:rsidR="001B1A88" w:rsidRPr="001B1A88">
        <w:t>and</w:t>
      </w:r>
      <w:r w:rsidR="001B1A88">
        <w:rPr>
          <w:b/>
        </w:rPr>
        <w:t xml:space="preserve"> Fig. </w:t>
      </w:r>
      <w:r w:rsidR="001B1A88">
        <w:rPr>
          <w:b/>
        </w:rPr>
        <w:fldChar w:fldCharType="begin"/>
      </w:r>
      <w:r w:rsidR="001B1A88">
        <w:rPr>
          <w:b/>
        </w:rPr>
        <w:instrText xml:space="preserve"> REF figDeuteration \h </w:instrText>
      </w:r>
      <w:r w:rsidR="001B1A88">
        <w:rPr>
          <w:b/>
        </w:rPr>
      </w:r>
      <w:r w:rsidR="001B1A88">
        <w:rPr>
          <w:b/>
        </w:rPr>
        <w:fldChar w:fldCharType="separate"/>
      </w:r>
      <w:r w:rsidR="00EB058D">
        <w:rPr>
          <w:b/>
          <w:noProof/>
        </w:rPr>
        <w:t>6</w:t>
      </w:r>
      <w:r w:rsidR="001B1A88">
        <w:rPr>
          <w:b/>
        </w:rPr>
        <w:fldChar w:fldCharType="end"/>
      </w:r>
      <w:r>
        <w:t xml:space="preserve">). These results suggest that at relatively lower temperatures of ~200 °C, the rate of methane generation </w:t>
      </w:r>
      <w:r>
        <w:lastRenderedPageBreak/>
        <w:t>approaches or exceeds the rate of D/H exchange between water and kerogen, whereas at higher temperatures, extensive D/H exchange between kerogen (or oils, if they are also precursors of methane) and water occurs prior to methane generation. CD</w:t>
      </w:r>
      <w:r w:rsidRPr="00F94FD9">
        <w:rPr>
          <w:vertAlign w:val="subscript"/>
        </w:rPr>
        <w:t>4</w:t>
      </w:r>
      <w:r>
        <w:t xml:space="preserve"> became the dominant methane species at temperatures of 300 °C and above, suggesting that</w:t>
      </w:r>
      <w:r w:rsidR="00697F69">
        <w:t xml:space="preserve"> </w:t>
      </w:r>
      <w:r>
        <w:t>more than 50% of all labile, methane-generating sites on kerogen were fully deuterated. Alternatively, the dominance of CD</w:t>
      </w:r>
      <w:r w:rsidRPr="00F94FD9">
        <w:rPr>
          <w:vertAlign w:val="subscript"/>
        </w:rPr>
        <w:t>4</w:t>
      </w:r>
      <w:r>
        <w:t xml:space="preserve"> might be explained by direct CH</w:t>
      </w:r>
      <w:r w:rsidRPr="0043165F">
        <w:rPr>
          <w:vertAlign w:val="subscript"/>
        </w:rPr>
        <w:t>4</w:t>
      </w:r>
      <w:r>
        <w:t>–H</w:t>
      </w:r>
      <w:r w:rsidRPr="0043165F">
        <w:rPr>
          <w:vertAlign w:val="subscript"/>
        </w:rPr>
        <w:t>2</w:t>
      </w:r>
      <w:r>
        <w:t xml:space="preserve">O isotopic exchange occurring after the generation of primarily non-deuterated methane. This is unlikely given the sluggish pace at which D/H exchange occurs for methane </w:t>
      </w:r>
      <w:r w:rsidR="007E1ED4">
        <w:fldChar w:fldCharType="begin"/>
      </w:r>
      <w:r w:rsidR="007E1ED4">
        <w:instrText xml:space="preserve"> ADDIN ZOTERO_ITEM CSL_CITATION {"citationID":"k21QH046","properties":{"formattedCitation":"(Reeves et al., 2012; Wang et al., 2018)","plainCitation":"(Reeves et al., 2012; Wang et al., 2018)","noteIndex":0},"citationItems":[{"id":237,"uris":["http://zotero.org/users/local/pytFPmJs/items/ZCLJRLYF"],"uri":["http://zotero.org/users/local/pytFPmJs/items/ZCLJRLYF"],"itemData":{"id":237,"type":"article-journal","title":"Hydrogen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P"}],"issued":{"date-parts":[["2012"]]}}},{"id":357,"uris":["http://zotero.org/users/local/pytFPmJs/items/8PFVWJN5"],"uri":["http://zotero.org/users/local/pytFPmJs/items/8PFVWJN5"],"itemData":{"id":357,"type":"article-journal","title":"Clumped isotopologue constraints on the origin of methane at seafloor hot springs","container-title":"Geochimica et Cosmochimica Acta","page":"141–158","volume":"223","DOI":"10.1016/j.gca.2017.11.030","author":[{"family":"Wang","given":"David T"},{"family":"Reeves","given":"Eoghan P"},{"family":"McDermott","given":"Jill M"},{"family":"Seewald","given":"Jeffrey S"},{"family":"Ono","given":"Shuhei"}],"issued":{"date-parts":[["2018"]]}}}],"schema":"https://github.com/citation-style-language/schema/raw/master/csl-citation.json"} </w:instrText>
      </w:r>
      <w:r w:rsidR="007E1ED4">
        <w:fldChar w:fldCharType="separate"/>
      </w:r>
      <w:r w:rsidR="007E1ED4" w:rsidRPr="007E1ED4">
        <w:rPr>
          <w:rFonts w:cs="Times New Roman"/>
        </w:rPr>
        <w:t>(Reeves et al., 2012; Wang et al., 2018)</w:t>
      </w:r>
      <w:r w:rsidR="007E1ED4">
        <w:fldChar w:fldCharType="end"/>
      </w:r>
      <w:r>
        <w:t>. Experiments in which normal water is heated in the presence of CD</w:t>
      </w:r>
      <w:r w:rsidRPr="0043165F">
        <w:rPr>
          <w:vertAlign w:val="subscript"/>
        </w:rPr>
        <w:t>4</w:t>
      </w:r>
      <w:r>
        <w:t xml:space="preserve"> while the D/H of water is monitored may yield a more sensitive determination of the rate </w:t>
      </w:r>
      <w:r w:rsidR="00C255DA">
        <w:t xml:space="preserve">of </w:t>
      </w:r>
      <w:r>
        <w:t>CH</w:t>
      </w:r>
      <w:r w:rsidRPr="0043165F">
        <w:rPr>
          <w:vertAlign w:val="subscript"/>
        </w:rPr>
        <w:t>4</w:t>
      </w:r>
      <w:r>
        <w:t>–H</w:t>
      </w:r>
      <w:r w:rsidRPr="0043165F">
        <w:rPr>
          <w:vertAlign w:val="subscript"/>
        </w:rPr>
        <w:t>2</w:t>
      </w:r>
      <w:r>
        <w:t>O</w:t>
      </w:r>
      <w:r w:rsidR="00C255DA">
        <w:t xml:space="preserve"> exchange</w:t>
      </w:r>
      <w:r>
        <w:t>.</w:t>
      </w:r>
    </w:p>
    <w:p w14:paraId="4888B60D" w14:textId="60CCB67E" w:rsidR="004476CF" w:rsidRDefault="00DE6F7C" w:rsidP="00DE6F7C">
      <w:r>
        <w:t>Production of C</w:t>
      </w:r>
      <w:r w:rsidR="00673CE2" w:rsidRPr="00673CE2">
        <w:rPr>
          <w:vertAlign w:val="superscript"/>
        </w:rPr>
        <w:t>1</w:t>
      </w:r>
      <w:r>
        <w:t>H</w:t>
      </w:r>
      <w:r w:rsidRPr="006871AE">
        <w:rPr>
          <w:vertAlign w:val="subscript"/>
        </w:rPr>
        <w:t>4</w:t>
      </w:r>
      <w:r w:rsidR="007F042D">
        <w:t xml:space="preserve"> in the first stage of the experiment (200 </w:t>
      </w:r>
      <w:r w:rsidR="007F042D" w:rsidRPr="007F042D">
        <w:t>°C</w:t>
      </w:r>
      <w:r w:rsidR="007F042D">
        <w:t xml:space="preserve">) </w:t>
      </w:r>
      <w:r>
        <w:t xml:space="preserve">indicates that the </w:t>
      </w:r>
      <w:r w:rsidR="00B90011">
        <w:t xml:space="preserve">earliest </w:t>
      </w:r>
      <w:r>
        <w:t>“capping” hydrogen der</w:t>
      </w:r>
      <w:r w:rsidR="00B90011">
        <w:t>ives</w:t>
      </w:r>
      <w:r>
        <w:t xml:space="preserve"> from kerogen or other H-containing species in the rock as opposed to</w:t>
      </w:r>
      <w:r w:rsidR="0013493E">
        <w:t xml:space="preserve"> from</w:t>
      </w:r>
      <w:r>
        <w:t xml:space="preserve"> </w:t>
      </w:r>
      <w:r w:rsidR="00E5645A">
        <w:t>the H atoms of</w:t>
      </w:r>
      <w:r w:rsidR="007F042D">
        <w:t xml:space="preserve"> </w:t>
      </w:r>
      <w:r>
        <w:t xml:space="preserve">water. </w:t>
      </w:r>
      <w:r w:rsidR="007F042D">
        <w:t xml:space="preserve"> </w:t>
      </w:r>
      <w:r w:rsidR="00741F83">
        <w:t>This can only be the case if kerogen h</w:t>
      </w:r>
      <w:r w:rsidR="00705241">
        <w:t>as</w:t>
      </w:r>
      <w:r w:rsidR="00741F83">
        <w:t xml:space="preserve"> not yet undergone</w:t>
      </w:r>
      <w:r w:rsidR="00225FDA">
        <w:t xml:space="preserve"> </w:t>
      </w:r>
      <w:r w:rsidR="00741F83">
        <w:t>D/H exchange.</w:t>
      </w:r>
      <w:r w:rsidR="004476CF">
        <w:rPr>
          <w:rStyle w:val="FootnoteReference"/>
        </w:rPr>
        <w:footnoteReference w:id="3"/>
      </w:r>
      <w:r w:rsidR="00705241">
        <w:t xml:space="preserve"> </w:t>
      </w:r>
      <w:r w:rsidR="00741F83">
        <w:t xml:space="preserve"> </w:t>
      </w:r>
      <w:r w:rsidR="004A0F64">
        <w:t>While constraints on timescales of D/H exchange a</w:t>
      </w:r>
      <w:r w:rsidR="00705241">
        <w:t xml:space="preserve">t 200 </w:t>
      </w:r>
      <w:r w:rsidR="00705241" w:rsidRPr="007F042D">
        <w:t>°C</w:t>
      </w:r>
      <w:r w:rsidR="004A0F64">
        <w:t xml:space="preserve"> are sparse, the available literature supports this assertion.  Experiments conducted with model hydrocarbons </w:t>
      </w:r>
      <w:r w:rsidR="00705241">
        <w:t xml:space="preserve">indicate that D/H </w:t>
      </w:r>
      <w:r w:rsidR="00741F83">
        <w:t>exchange of carbon-bound hydrogen</w:t>
      </w:r>
      <w:r w:rsidR="00705241">
        <w:t xml:space="preserve"> takes</w:t>
      </w:r>
      <w:r w:rsidR="00741F83">
        <w:t xml:space="preserve"> </w:t>
      </w:r>
      <w:r w:rsidR="0022651C">
        <w:t xml:space="preserve">at least </w:t>
      </w:r>
      <w:r w:rsidR="00327337">
        <w:t xml:space="preserve">several decades, much longer than the heating time in our experiment </w:t>
      </w:r>
      <w:r w:rsidR="00350627">
        <w:fldChar w:fldCharType="begin"/>
      </w:r>
      <w:r w:rsidR="00350627">
        <w:instrText xml:space="preserve"> ADDIN ZOTERO_ITEM CSL_CITATION {"citationID":"96D9GdlC","properties":{"formattedCitation":"(Sessions et al., 2004; Schimmelmann et al., 2006; Sessions, 2016; and refs. therein)","plainCitation":"(Sessions et al., 2004; Schimmelmann et al., 2006; Sessions, 2016; and refs. therein)","noteIndex":0},"citationItems":[{"id":270,"uris":["http://zotero.org/users/local/pytFPmJs/items/4ANVW8GU"],"uri":["http://zotero.org/users/local/pytFPmJs/items/4ANVW8GU"],"itemData":{"id":270,"type":"article-journal","title":"Isotopic exchange of carbon-bound hydrogen over geologic timescales","container-title":"Geochimica et Cosmochimica Acta","page":"1545–1559","volume":"68","issue":"7","DOI":"10.1016/j.gca.2003.06.004","author":[{"family":"Sessions","given":"Alex L"},{"family":"Sylva","given":"Sean P"},{"family":"Summons","given":"Roger E"},{"family":"Hayes","given":"John M"}],"issued":{"date-parts":[["2004"]]}}},{"id":258,"uris":["http://zotero.org/users/local/pytFPmJs/items/CIQB8XD4"],"uri":["http://zotero.org/users/local/pytFPmJs/items/CIQB8XD4"],"itemData":{"id":258,"type":"article-journal","title":"Hydrogen isotopic (D/H) composition of organic matter during diagenesis and thermal maturation","container-title":"Annual Review of Earth and Planetary Sciences","page":"501–533","volume":"34","DOI":"10.1146/annurev.earth.34.031405.125011","author":[{"family":"Schimmelmann","given":"Arndt"},{"family":"Sessions","given":"Alex L"},{"family":"Mastalerz","given":"Maria"}],"issued":{"date-parts":[["2006"]]}}},{"id":3563,"uris":["http://zotero.org/users/local/pytFPmJs/items/5FM9KGS9"],"uri":["http://zotero.org/users/local/pytFPmJs/items/5FM9KGS9"],"itemData":{"id":3563,"type":"article-journal","title":"Factors controlling the deuterium contents of sedimentary hydrocarbons","container-title":"Organic Geochemistry","page":"43-64","volume":"96","abstract":"The hydrogen isotopic compositions of sedimentary hydrocarbon molecules are now being used to address a range of scientific questions, from paleoclimate to environmental reconstruction to understanding of petroleum systems. Here I review the environmental, biological, and physical/chemical factors that influence the H isotopic compositions of sedimentary hydrocarbons. A hierarchy of four main controls can be recognized: (i) the composition of environmental water that serves as ultimate hydrogen source to the biosphere, (ii) physiologic and metabolic processes in organisms that fix water hydrogen into organic molecules, (iii) hydrogen exchange processes that alter D/H ratios slowly over time under geologic conditions, and (iv) kinetic fractionations that arise during the thermal conversion of sedimentary organic matter to liquid hydrocarbons. Variations in the terrestrial hydrologic cycle, and in biologic fractionations, create lipids with δD values spanning a huge range, and carrying abundant information about source organisms and environments. This information is gradually lost over geologic timescales due to hydrogen exchange, although the rates of this process appear to vary by orders of magnitude in clastic versus carbonate sediments. The H isotopes of hydrocarbons in many sediments of low to moderate thermal maturity may only be partially exchanged. Finally, additional kinetic fractionations are imposed during thermal cracking to generate mobile hydrocarbons. The δD values of sedimentary hydrocarbons are thus concluded to generally reflect a complicated combination of processes. Although it is tempting to view this as a failure of the isotopic record, there are numerous opportunities for understanding environmental, diagenetic, and catagenetic processes if we can learn to quantitatively disentangle the competing fractionations.","DOI":"10.1016/j.orggeochem.2016.02.012","ISSN":"0146-6380","journalAbbreviation":"Organic Geochemistry","author":[{"family":"Sessions","given":"Alex L."}],"issued":{"date-parts":[["2016",6,1]]}},"suffix":"; and refs. therein"}],"schema":"https://github.com/citation-style-language/schema/raw/master/csl-citation.json"} </w:instrText>
      </w:r>
      <w:r w:rsidR="00350627">
        <w:fldChar w:fldCharType="separate"/>
      </w:r>
      <w:r w:rsidR="00350627" w:rsidRPr="00350627">
        <w:rPr>
          <w:rFonts w:cs="Times New Roman"/>
        </w:rPr>
        <w:t>(Sessions et al., 2004; Schimmelmann et al., 2006; Sessions, 2016; and refs. therein)</w:t>
      </w:r>
      <w:r w:rsidR="00350627">
        <w:fldChar w:fldCharType="end"/>
      </w:r>
      <w:r w:rsidR="00741F83">
        <w:t xml:space="preserve">. </w:t>
      </w:r>
      <w:r w:rsidR="007F042D">
        <w:t xml:space="preserve"> </w:t>
      </w:r>
    </w:p>
    <w:p w14:paraId="504DE708" w14:textId="4A7B2B11" w:rsidR="00DE6F7C" w:rsidRPr="00092304" w:rsidRDefault="00DE6F7C" w:rsidP="00DE6F7C">
      <w:r>
        <w:t>Production of C</w:t>
      </w:r>
      <w:r w:rsidR="00673CE2" w:rsidRPr="00673CE2">
        <w:rPr>
          <w:vertAlign w:val="superscript"/>
        </w:rPr>
        <w:t>1</w:t>
      </w:r>
      <w:r>
        <w:t>H</w:t>
      </w:r>
      <w:r w:rsidRPr="006871AE">
        <w:rPr>
          <w:vertAlign w:val="subscript"/>
        </w:rPr>
        <w:t>4</w:t>
      </w:r>
      <w:r>
        <w:t xml:space="preserve"> and CH</w:t>
      </w:r>
      <w:r w:rsidRPr="006871AE">
        <w:rPr>
          <w:vertAlign w:val="subscript"/>
        </w:rPr>
        <w:t>3</w:t>
      </w:r>
      <w:r>
        <w:t>D appeared to cease by midway through the 300 °C stage</w:t>
      </w:r>
      <w:r w:rsidR="009E6B19">
        <w:t xml:space="preserve"> (</w:t>
      </w:r>
      <w:r w:rsidR="003629CD">
        <w:t>t</w:t>
      </w:r>
      <w:r w:rsidR="006217DB">
        <w:t xml:space="preserve">ime </w:t>
      </w:r>
      <w:r w:rsidR="003629CD">
        <w:t>p</w:t>
      </w:r>
      <w:r w:rsidR="006217DB">
        <w:t>oint</w:t>
      </w:r>
      <w:r w:rsidR="003629CD">
        <w:t xml:space="preserve"> #4, </w:t>
      </w:r>
      <w:r w:rsidR="009E6B19">
        <w:t>284 h</w:t>
      </w:r>
      <w:r w:rsidR="0068315E">
        <w:t>ours</w:t>
      </w:r>
      <w:r w:rsidR="009E6B19">
        <w:t>)</w:t>
      </w:r>
      <w:r w:rsidR="00660FA7">
        <w:t xml:space="preserve">, or was overshadowed by the </w:t>
      </w:r>
      <w:r w:rsidR="00A67D3F">
        <w:t>generation</w:t>
      </w:r>
      <w:r w:rsidR="00660FA7">
        <w:t xml:space="preserve"> of much larger quantities of the higher </w:t>
      </w:r>
      <w:proofErr w:type="spellStart"/>
      <w:r w:rsidR="00660FA7">
        <w:t>isotopologues</w:t>
      </w:r>
      <w:proofErr w:type="spellEnd"/>
      <w:r>
        <w:t>.</w:t>
      </w:r>
      <w:r w:rsidR="003F5B7D">
        <w:t xml:space="preserve"> </w:t>
      </w:r>
      <w:r>
        <w:t xml:space="preserve"> Continued (though relatively minor) production of methane that was not fully-deuterated (CHD</w:t>
      </w:r>
      <w:r w:rsidRPr="006871AE">
        <w:rPr>
          <w:vertAlign w:val="subscript"/>
        </w:rPr>
        <w:t>3</w:t>
      </w:r>
      <w:r>
        <w:t xml:space="preserve"> and CH</w:t>
      </w:r>
      <w:r w:rsidR="008E1D58">
        <w:rPr>
          <w:vertAlign w:val="subscript"/>
        </w:rPr>
        <w:t>3</w:t>
      </w:r>
      <w:r>
        <w:t xml:space="preserve">D, </w:t>
      </w:r>
      <w:r w:rsidR="008E1D58" w:rsidRPr="00ED6AD8">
        <w:rPr>
          <w:b/>
        </w:rPr>
        <w:t>Fig. </w:t>
      </w:r>
      <w:r w:rsidR="008E1D58" w:rsidRPr="00ED6AD8">
        <w:rPr>
          <w:b/>
        </w:rPr>
        <w:fldChar w:fldCharType="begin"/>
      </w:r>
      <w:r w:rsidR="008E1D58" w:rsidRPr="00ED6AD8">
        <w:rPr>
          <w:b/>
        </w:rPr>
        <w:instrText xml:space="preserve"> REF figIsoAbundances \h </w:instrText>
      </w:r>
      <w:r w:rsidR="008E1D58">
        <w:rPr>
          <w:b/>
        </w:rPr>
        <w:instrText xml:space="preserve"> \* MERGEFORMAT </w:instrText>
      </w:r>
      <w:r w:rsidR="008E1D58" w:rsidRPr="00ED6AD8">
        <w:rPr>
          <w:b/>
        </w:rPr>
      </w:r>
      <w:r w:rsidR="008E1D58" w:rsidRPr="00ED6AD8">
        <w:rPr>
          <w:b/>
        </w:rPr>
        <w:fldChar w:fldCharType="separate"/>
      </w:r>
      <w:r w:rsidR="00EB058D">
        <w:rPr>
          <w:b/>
          <w:noProof/>
        </w:rPr>
        <w:t>5</w:t>
      </w:r>
      <w:r w:rsidR="008E1D58" w:rsidRPr="00ED6AD8">
        <w:rPr>
          <w:b/>
        </w:rPr>
        <w:fldChar w:fldCharType="end"/>
      </w:r>
      <w:r w:rsidR="008E1D58">
        <w:rPr>
          <w:b/>
        </w:rPr>
        <w:t>B</w:t>
      </w:r>
      <w:r>
        <w:t xml:space="preserve">) suggests that kerogen or oil from which methane was generated </w:t>
      </w:r>
      <w:r w:rsidR="00E577A3">
        <w:t xml:space="preserve">still </w:t>
      </w:r>
      <w:r>
        <w:t>did not fully exchange before methane formed.</w:t>
      </w:r>
      <w:r w:rsidR="004E380B">
        <w:t xml:space="preserve">  </w:t>
      </w:r>
    </w:p>
    <w:p w14:paraId="01346638" w14:textId="65EDD0D7" w:rsidR="00972327" w:rsidRDefault="00972327" w:rsidP="00DE6F7C">
      <w:r>
        <w:t>I</w:t>
      </w:r>
      <w:r w:rsidR="00062770">
        <w:t>f</w:t>
      </w:r>
      <w:r w:rsidR="00307066">
        <w:t xml:space="preserve"> significant</w:t>
      </w:r>
      <w:r w:rsidR="00062770">
        <w:t xml:space="preserve"> exchange were to occur, either between water and kerogen, or between water and </w:t>
      </w:r>
      <w:r w:rsidR="00820613">
        <w:t xml:space="preserve">generated </w:t>
      </w:r>
      <w:r w:rsidR="00062770">
        <w:t xml:space="preserve">methane after </w:t>
      </w:r>
      <w:r w:rsidR="004A3C0F">
        <w:t>cracking</w:t>
      </w:r>
      <w:r>
        <w:t xml:space="preserve">, </w:t>
      </w:r>
      <w:r w:rsidR="00307066">
        <w:t xml:space="preserve">and this exchange occurs sequentially, </w:t>
      </w:r>
      <w:r w:rsidR="002163BA">
        <w:t>the</w:t>
      </w:r>
      <w:r w:rsidR="00871F85">
        <w:t xml:space="preserve"> predominant </w:t>
      </w:r>
      <w:proofErr w:type="spellStart"/>
      <w:r w:rsidR="00871F85">
        <w:t>isotopologue</w:t>
      </w:r>
      <w:proofErr w:type="spellEnd"/>
      <w:r w:rsidR="00871F85">
        <w:t xml:space="preserve"> would be expected to follow the</w:t>
      </w:r>
      <w:r w:rsidR="002163BA">
        <w:t xml:space="preserve"> progression </w:t>
      </w:r>
      <w:r>
        <w:t>C</w:t>
      </w:r>
      <w:r w:rsidR="00673CE2" w:rsidRPr="00673CE2">
        <w:rPr>
          <w:vertAlign w:val="superscript"/>
        </w:rPr>
        <w:t>1</w:t>
      </w:r>
      <w:r>
        <w:t>H</w:t>
      </w:r>
      <w:r>
        <w:rPr>
          <w:vertAlign w:val="subscript"/>
        </w:rPr>
        <w:t>4</w:t>
      </w:r>
      <w:r>
        <w:t xml:space="preserve"> </w:t>
      </w:r>
      <w:r w:rsidRPr="00972327">
        <w:t>→</w:t>
      </w:r>
      <w:r>
        <w:t xml:space="preserve"> CH</w:t>
      </w:r>
      <w:r>
        <w:rPr>
          <w:vertAlign w:val="subscript"/>
        </w:rPr>
        <w:t>3</w:t>
      </w:r>
      <w:r>
        <w:t xml:space="preserve">D </w:t>
      </w:r>
      <w:r w:rsidRPr="00972327">
        <w:t>→</w:t>
      </w:r>
      <w:r>
        <w:t xml:space="preserve"> CH</w:t>
      </w:r>
      <w:r>
        <w:rPr>
          <w:vertAlign w:val="subscript"/>
        </w:rPr>
        <w:t>2</w:t>
      </w:r>
      <w:r>
        <w:t>D</w:t>
      </w:r>
      <w:r>
        <w:rPr>
          <w:vertAlign w:val="subscript"/>
        </w:rPr>
        <w:t>2</w:t>
      </w:r>
      <w:r>
        <w:t xml:space="preserve"> </w:t>
      </w:r>
      <w:r w:rsidRPr="00972327">
        <w:t>→</w:t>
      </w:r>
      <w:r>
        <w:t xml:space="preserve"> CHD</w:t>
      </w:r>
      <w:r>
        <w:rPr>
          <w:vertAlign w:val="subscript"/>
        </w:rPr>
        <w:t>3</w:t>
      </w:r>
      <w:r>
        <w:t xml:space="preserve"> </w:t>
      </w:r>
      <w:r w:rsidRPr="00972327">
        <w:t>→</w:t>
      </w:r>
      <w:r>
        <w:t xml:space="preserve"> CD</w:t>
      </w:r>
      <w:r>
        <w:rPr>
          <w:vertAlign w:val="subscript"/>
        </w:rPr>
        <w:t>4</w:t>
      </w:r>
      <w:r>
        <w:t>.  Instead, CH</w:t>
      </w:r>
      <w:r>
        <w:rPr>
          <w:vertAlign w:val="subscript"/>
        </w:rPr>
        <w:t>2</w:t>
      </w:r>
      <w:r>
        <w:t>D</w:t>
      </w:r>
      <w:r>
        <w:rPr>
          <w:vertAlign w:val="subscript"/>
        </w:rPr>
        <w:t>2</w:t>
      </w:r>
      <w:r>
        <w:t xml:space="preserve"> represents a smaller fraction of the methane </w:t>
      </w:r>
      <w:proofErr w:type="spellStart"/>
      <w:r>
        <w:t>isotopologues</w:t>
      </w:r>
      <w:proofErr w:type="spellEnd"/>
      <w:r>
        <w:t xml:space="preserve"> than either CH</w:t>
      </w:r>
      <w:r>
        <w:rPr>
          <w:vertAlign w:val="subscript"/>
        </w:rPr>
        <w:t>3</w:t>
      </w:r>
      <w:r>
        <w:t>D or CHD</w:t>
      </w:r>
      <w:r>
        <w:rPr>
          <w:vertAlign w:val="subscript"/>
        </w:rPr>
        <w:t>3</w:t>
      </w:r>
      <w:r>
        <w:t xml:space="preserve"> at all times</w:t>
      </w:r>
      <w:r w:rsidR="004B36EE">
        <w:t>, and calculated proportions of CH</w:t>
      </w:r>
      <w:r w:rsidR="004B36EE">
        <w:rPr>
          <w:vertAlign w:val="subscript"/>
        </w:rPr>
        <w:t>2</w:t>
      </w:r>
      <w:r w:rsidR="004B36EE">
        <w:t>D</w:t>
      </w:r>
      <w:r w:rsidR="004B36EE">
        <w:rPr>
          <w:vertAlign w:val="subscript"/>
        </w:rPr>
        <w:t>2</w:t>
      </w:r>
      <w:r w:rsidR="004B36EE">
        <w:t xml:space="preserve"> do not exceed 10% at any point in the experiment (</w:t>
      </w:r>
      <w:r w:rsidR="004B36EE" w:rsidRPr="00ED6AD8">
        <w:rPr>
          <w:b/>
        </w:rPr>
        <w:t>Fig. </w:t>
      </w:r>
      <w:r w:rsidR="004B36EE" w:rsidRPr="00ED6AD8">
        <w:rPr>
          <w:b/>
        </w:rPr>
        <w:fldChar w:fldCharType="begin"/>
      </w:r>
      <w:r w:rsidR="004B36EE" w:rsidRPr="00ED6AD8">
        <w:rPr>
          <w:b/>
        </w:rPr>
        <w:instrText xml:space="preserve"> REF figIsoAbundances \h </w:instrText>
      </w:r>
      <w:r w:rsidR="004B36EE">
        <w:rPr>
          <w:b/>
        </w:rPr>
        <w:instrText xml:space="preserve"> \* MERGEFORMAT </w:instrText>
      </w:r>
      <w:r w:rsidR="004B36EE" w:rsidRPr="00ED6AD8">
        <w:rPr>
          <w:b/>
        </w:rPr>
      </w:r>
      <w:r w:rsidR="004B36EE" w:rsidRPr="00ED6AD8">
        <w:rPr>
          <w:b/>
        </w:rPr>
        <w:fldChar w:fldCharType="separate"/>
      </w:r>
      <w:r w:rsidR="00EB058D">
        <w:rPr>
          <w:b/>
          <w:noProof/>
        </w:rPr>
        <w:t>5</w:t>
      </w:r>
      <w:r w:rsidR="004B36EE" w:rsidRPr="00ED6AD8">
        <w:rPr>
          <w:b/>
        </w:rPr>
        <w:fldChar w:fldCharType="end"/>
      </w:r>
      <w:r w:rsidR="004B36EE">
        <w:rPr>
          <w:b/>
        </w:rPr>
        <w:t>A</w:t>
      </w:r>
      <w:r w:rsidR="004B36EE">
        <w:t>)</w:t>
      </w:r>
      <w:r>
        <w:t xml:space="preserve">.  </w:t>
      </w:r>
      <w:r w:rsidR="00921441">
        <w:t>A possible explanation is that</w:t>
      </w:r>
      <w:r w:rsidR="00FC0975">
        <w:t xml:space="preserve"> various</w:t>
      </w:r>
      <w:r w:rsidR="009754B1">
        <w:t xml:space="preserve"> </w:t>
      </w:r>
      <w:proofErr w:type="spellStart"/>
      <w:r w:rsidR="009754B1">
        <w:t>CH</w:t>
      </w:r>
      <w:r w:rsidR="009754B1">
        <w:rPr>
          <w:i/>
          <w:vertAlign w:val="subscript"/>
        </w:rPr>
        <w:t>x</w:t>
      </w:r>
      <w:proofErr w:type="spellEnd"/>
      <w:r w:rsidR="00921441">
        <w:t xml:space="preserve"> moieties (e.g., aromatic C vs. methylene C vs. heteroatom-bound C) may have significantly different propensities to exchange</w:t>
      </w:r>
      <w:r w:rsidR="009754B1">
        <w:t xml:space="preserve"> and hydrogenation (cracking)</w:t>
      </w:r>
      <w:r w:rsidR="00921441">
        <w:t>.</w:t>
      </w:r>
      <w:r w:rsidR="009754B1">
        <w:t xml:space="preserve">  Cracking that occurs much faster </w:t>
      </w:r>
      <w:r w:rsidR="00325DD1">
        <w:t>or slower</w:t>
      </w:r>
      <w:r w:rsidR="009754B1">
        <w:t xml:space="preserve"> than exchange may yield either</w:t>
      </w:r>
      <w:r w:rsidR="009D1A3D">
        <w:t xml:space="preserve"> fully-deuterated kerogen</w:t>
      </w:r>
      <w:r w:rsidR="009754B1">
        <w:t xml:space="preserve"> </w:t>
      </w:r>
      <w:r w:rsidR="009D1A3D">
        <w:t>(e.g., –CD</w:t>
      </w:r>
      <w:r w:rsidR="009D1A3D" w:rsidRPr="009D1A3D">
        <w:rPr>
          <w:vertAlign w:val="subscript"/>
        </w:rPr>
        <w:t>3</w:t>
      </w:r>
      <w:r w:rsidR="009D1A3D">
        <w:t>)</w:t>
      </w:r>
      <w:r w:rsidR="009754B1">
        <w:t xml:space="preserve"> or singly-deuterated methane</w:t>
      </w:r>
      <w:r w:rsidR="00FF1FF9">
        <w:t xml:space="preserve">, respectively, hence leading to an absence of </w:t>
      </w:r>
      <w:r w:rsidR="009754B1">
        <w:t>CH</w:t>
      </w:r>
      <w:r w:rsidR="009754B1">
        <w:rPr>
          <w:vertAlign w:val="subscript"/>
        </w:rPr>
        <w:t>2</w:t>
      </w:r>
      <w:r w:rsidR="009754B1">
        <w:t>D</w:t>
      </w:r>
      <w:r w:rsidR="009754B1">
        <w:rPr>
          <w:vertAlign w:val="subscript"/>
        </w:rPr>
        <w:t>2</w:t>
      </w:r>
      <w:r w:rsidR="00FF1FF9">
        <w:t>.</w:t>
      </w:r>
      <w:r w:rsidR="005559B3">
        <w:t xml:space="preserve">  Alternatively or additionally, </w:t>
      </w:r>
      <w:r w:rsidR="00DD5E43">
        <w:t>D/H exchange</w:t>
      </w:r>
      <w:r w:rsidR="005559B3">
        <w:t xml:space="preserve"> of partially-deuterated longer-chain hydrocarbon molecules</w:t>
      </w:r>
      <w:r w:rsidR="00DD5E43">
        <w:t xml:space="preserve"> with water</w:t>
      </w:r>
      <w:r w:rsidR="005559B3">
        <w:t xml:space="preserve"> may </w:t>
      </w:r>
      <w:r w:rsidR="00DD5E43">
        <w:t xml:space="preserve">be faster than cracking, </w:t>
      </w:r>
      <w:r w:rsidR="005559B3">
        <w:t>such that the production of CH</w:t>
      </w:r>
      <w:r w:rsidR="005559B3">
        <w:rPr>
          <w:vertAlign w:val="subscript"/>
        </w:rPr>
        <w:t>2</w:t>
      </w:r>
      <w:r w:rsidR="005559B3">
        <w:t>D</w:t>
      </w:r>
      <w:r w:rsidR="005559B3">
        <w:rPr>
          <w:vertAlign w:val="subscript"/>
        </w:rPr>
        <w:t>2</w:t>
      </w:r>
      <w:r w:rsidR="005559B3">
        <w:t xml:space="preserve"> is “skipped”.</w:t>
      </w:r>
      <w:r w:rsidR="00FF1FF9">
        <w:t xml:space="preserve"> </w:t>
      </w:r>
      <w:r w:rsidR="004F2C4F">
        <w:t>The absence of CH</w:t>
      </w:r>
      <w:r w:rsidR="004F2C4F">
        <w:rPr>
          <w:vertAlign w:val="subscript"/>
        </w:rPr>
        <w:t>2</w:t>
      </w:r>
      <w:r w:rsidR="004F2C4F">
        <w:t>D</w:t>
      </w:r>
      <w:r w:rsidR="004F2C4F">
        <w:softHyphen/>
      </w:r>
      <w:r w:rsidR="004F2C4F">
        <w:softHyphen/>
      </w:r>
      <w:r w:rsidR="004F2C4F">
        <w:rPr>
          <w:vertAlign w:val="subscript"/>
        </w:rPr>
        <w:t>2</w:t>
      </w:r>
      <w:r w:rsidR="004F2C4F">
        <w:t xml:space="preserve"> is additional evidence that exchange </w:t>
      </w:r>
      <w:r w:rsidR="001C214A">
        <w:t xml:space="preserve">between water and methane or methane and methane </w:t>
      </w:r>
      <w:r w:rsidR="00E67600">
        <w:t xml:space="preserve">at temperatures of 200 to 350 °C </w:t>
      </w:r>
      <w:r w:rsidR="001C214A">
        <w:t>is slow on the timescales relevant to these experiments</w:t>
      </w:r>
      <w:r w:rsidR="00507639">
        <w:t>, consistent with a prior set of experiments</w:t>
      </w:r>
      <w:r w:rsidR="001C214A">
        <w:t xml:space="preserve"> </w:t>
      </w:r>
      <w:r w:rsidR="00AF3A9C">
        <w:fldChar w:fldCharType="begin"/>
      </w:r>
      <w:r w:rsidR="00AF3A9C">
        <w:instrText xml:space="preserve"> ADDIN ZOTERO_ITEM CSL_CITATION {"citationID":"SIDrRtzM","properties":{"formattedCitation":"(Reeves et al., 2012)","plainCitation":"(Reeves et al., 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P"}],"issued":{"date-parts":[["2012"]]}}}],"schema":"https://github.com/citation-style-language/schema/raw/master/csl-citation.json"} </w:instrText>
      </w:r>
      <w:r w:rsidR="00AF3A9C">
        <w:fldChar w:fldCharType="separate"/>
      </w:r>
      <w:r w:rsidR="00AF3A9C" w:rsidRPr="00AF3A9C">
        <w:rPr>
          <w:rFonts w:cs="Times New Roman"/>
        </w:rPr>
        <w:t>(Reeves et al., 2012)</w:t>
      </w:r>
      <w:r w:rsidR="00AF3A9C">
        <w:fldChar w:fldCharType="end"/>
      </w:r>
      <w:r w:rsidR="001C214A">
        <w:t xml:space="preserve">.  </w:t>
      </w:r>
      <w:r w:rsidR="00D34321">
        <w:t xml:space="preserve">Rates of methane isotopic exchange </w:t>
      </w:r>
      <w:r w:rsidR="006D691F">
        <w:t>could</w:t>
      </w:r>
      <w:r w:rsidR="00D34321">
        <w:t xml:space="preserve"> </w:t>
      </w:r>
      <w:r w:rsidR="005A4188">
        <w:t xml:space="preserve">potentially </w:t>
      </w:r>
      <w:r w:rsidR="00D34321">
        <w:t>be better constrained by heating normal water in the presence of CD</w:t>
      </w:r>
      <w:r w:rsidR="00D34321">
        <w:rPr>
          <w:vertAlign w:val="subscript"/>
        </w:rPr>
        <w:t>4</w:t>
      </w:r>
      <w:r w:rsidR="00D34321">
        <w:t xml:space="preserve"> and monitoring the rate of increase </w:t>
      </w:r>
      <w:r w:rsidR="008E4400">
        <w:t xml:space="preserve">in the </w:t>
      </w:r>
      <w:proofErr w:type="spellStart"/>
      <w:r w:rsidR="00D34321" w:rsidRPr="00D34321">
        <w:t>δD</w:t>
      </w:r>
      <w:proofErr w:type="spellEnd"/>
      <w:r w:rsidR="008E4400">
        <w:t xml:space="preserve"> value of water</w:t>
      </w:r>
      <w:r w:rsidR="00D34321">
        <w:t xml:space="preserve">.  </w:t>
      </w:r>
    </w:p>
    <w:p w14:paraId="415E978B" w14:textId="3A9B4CC1" w:rsidR="001B65C9" w:rsidRDefault="000D46E9" w:rsidP="001B65C9">
      <w:r>
        <w:rPr>
          <w:b/>
        </w:rPr>
        <w:t>Fig. </w:t>
      </w:r>
      <w:r>
        <w:rPr>
          <w:b/>
        </w:rPr>
        <w:fldChar w:fldCharType="begin"/>
      </w:r>
      <w:r>
        <w:rPr>
          <w:b/>
        </w:rPr>
        <w:instrText xml:space="preserve"> REF figDeuteration \h </w:instrText>
      </w:r>
      <w:r>
        <w:rPr>
          <w:b/>
        </w:rPr>
      </w:r>
      <w:r>
        <w:rPr>
          <w:b/>
        </w:rPr>
        <w:fldChar w:fldCharType="separate"/>
      </w:r>
      <w:r w:rsidR="00EB058D">
        <w:rPr>
          <w:b/>
          <w:noProof/>
        </w:rPr>
        <w:t>6</w:t>
      </w:r>
      <w:r>
        <w:rPr>
          <w:b/>
        </w:rPr>
        <w:fldChar w:fldCharType="end"/>
      </w:r>
      <w:r>
        <w:rPr>
          <w:b/>
        </w:rPr>
        <w:t>A</w:t>
      </w:r>
      <w:r>
        <w:t xml:space="preserve"> </w:t>
      </w:r>
      <w:r w:rsidR="00581D19">
        <w:t>shows the p</w:t>
      </w:r>
      <w:r w:rsidR="00581D19" w:rsidRPr="00581D19">
        <w:t>ercentage of water-derived hydrogen in CH</w:t>
      </w:r>
      <w:r w:rsidR="00581D19" w:rsidRPr="000B70FA">
        <w:rPr>
          <w:vertAlign w:val="subscript"/>
        </w:rPr>
        <w:t>4</w:t>
      </w:r>
      <w:r w:rsidR="00581D19" w:rsidRPr="00581D19">
        <w:t xml:space="preserve"> vs</w:t>
      </w:r>
      <w:r w:rsidR="00A82816">
        <w:t>. estimated maturity (</w:t>
      </w:r>
      <w:proofErr w:type="spellStart"/>
      <w:r w:rsidR="00A82816">
        <w:t>EASY%Ro</w:t>
      </w:r>
      <w:proofErr w:type="spellEnd"/>
      <w:r w:rsidR="00A82816">
        <w:t>).</w:t>
      </w:r>
      <w:r w:rsidR="00581D19" w:rsidRPr="00581D19">
        <w:t xml:space="preserve"> Small symbol</w:t>
      </w:r>
      <w:r w:rsidR="00614058">
        <w:t xml:space="preserve">s are from Wei et al. </w:t>
      </w:r>
      <w:r w:rsidR="00614058">
        <w:fldChar w:fldCharType="begin"/>
      </w:r>
      <w:r w:rsidR="00614058">
        <w:instrText xml:space="preserve"> ADDIN ZOTERO_ITEM CSL_CITATION {"citationID":"2BzmnBc3","properties":{"formattedCitation":"(2019)","plainCitation":"(2019)","noteIndex":0},"citationItems":[{"id":368,"uris":["http://zotero.org/users/local/pytFPmJs/items/MIVMEMK6"],"uri":["http://zotero.org/users/local/pytFPmJs/items/MIVMEMK6"],"itemData":{"id":368,"type":"article-journal","title":"Influence of water hydrogen on the hydrogen stable isotope ratio of methane at low versus high temperatures of methanogenesis","container-title":"Organic Geochemistry","page":"137–147","volume":"128","DOI":"10.1016/j.orggeochem.2018.12.004","author":[{"family":"Wei","given":"Lin"},{"family":"Gao","given":"Zhiye"},{"family":"Mastalerz","given":"Maria"},{"family":"Schimmelmann","given":"Arndt"},{"family":"Gao","given":"Ling"},{"family":"Wang","given":"Xin"},{"family":"Liu","given":"Xiaoxue"},{"family":"Wang","given":"Ye"},{"family":"Qiu","given":"Zhen"}],"issued":{"date-parts":[["2019"]]}},"suppress-author":true}],"schema":"https://github.com/citation-style-language/schema/raw/master/csl-citation.json"} </w:instrText>
      </w:r>
      <w:r w:rsidR="00614058">
        <w:fldChar w:fldCharType="separate"/>
      </w:r>
      <w:r w:rsidR="00614058" w:rsidRPr="00614058">
        <w:rPr>
          <w:rFonts w:cs="Times New Roman"/>
        </w:rPr>
        <w:t>(2019)</w:t>
      </w:r>
      <w:r w:rsidR="00614058">
        <w:fldChar w:fldCharType="end"/>
      </w:r>
      <w:r w:rsidR="00581D19" w:rsidRPr="00581D19">
        <w:t>.</w:t>
      </w:r>
      <w:r w:rsidR="005B383A">
        <w:t xml:space="preserve">  Thermal maturity for the Wei et al. data were calculated from a time-temperature curve reconstructed from their described experimental procedures.</w:t>
      </w:r>
      <w:r w:rsidR="006A7E03">
        <w:t xml:space="preserve">  Both </w:t>
      </w:r>
      <w:r w:rsidR="0099534A">
        <w:t xml:space="preserve">studies </w:t>
      </w:r>
      <w:r w:rsidR="006A7E03">
        <w:t>yielded methane with an increasing percentage of water-derived hydrogen as thermal maturity increased.</w:t>
      </w:r>
      <w:r w:rsidR="0099534A">
        <w:t xml:space="preserve">  The </w:t>
      </w:r>
      <w:proofErr w:type="spellStart"/>
      <w:r w:rsidR="0099534A">
        <w:t>deuteration</w:t>
      </w:r>
      <w:proofErr w:type="spellEnd"/>
      <w:r w:rsidR="0099534A">
        <w:t xml:space="preserve"> vs. maturity trends are sub-parallel to each other</w:t>
      </w:r>
      <w:r w:rsidR="001B72DA">
        <w:t>.  The o</w:t>
      </w:r>
      <w:r w:rsidR="006A7E03">
        <w:t xml:space="preserve">bserved offset </w:t>
      </w:r>
      <w:r w:rsidR="00A82816">
        <w:t xml:space="preserve">between </w:t>
      </w:r>
      <w:r w:rsidR="006A7E03">
        <w:t>the Wei et al.</w:t>
      </w:r>
      <w:r w:rsidR="00A82816">
        <w:t xml:space="preserve"> experimental results and ours </w:t>
      </w:r>
      <w:r w:rsidR="006A7E03">
        <w:t>is probably due to</w:t>
      </w:r>
      <w:r w:rsidR="00581D19" w:rsidRPr="00581D19">
        <w:t xml:space="preserve"> the</w:t>
      </w:r>
      <w:r w:rsidR="006A7E03">
        <w:t xml:space="preserve"> different source rocks and</w:t>
      </w:r>
      <w:r w:rsidR="004F2F06">
        <w:t xml:space="preserve"> experi</w:t>
      </w:r>
      <w:r w:rsidR="00581D19" w:rsidRPr="00581D19">
        <w:t>mental condi</w:t>
      </w:r>
      <w:r w:rsidR="00253125">
        <w:t>tions,</w:t>
      </w:r>
      <w:r w:rsidR="006A7E03">
        <w:t xml:space="preserve"> including the use of </w:t>
      </w:r>
      <w:r w:rsidR="00581D19" w:rsidRPr="00581D19">
        <w:t>D</w:t>
      </w:r>
      <w:r w:rsidR="00581D19" w:rsidRPr="00253125">
        <w:rPr>
          <w:vertAlign w:val="subscript"/>
        </w:rPr>
        <w:t>2</w:t>
      </w:r>
      <w:r w:rsidR="00581D19" w:rsidRPr="00581D19">
        <w:t>O</w:t>
      </w:r>
      <w:r w:rsidR="00253125">
        <w:t xml:space="preserve"> instead of normal water</w:t>
      </w:r>
      <w:r w:rsidR="006A7E03">
        <w:t xml:space="preserve"> as the </w:t>
      </w:r>
      <w:r w:rsidR="006A7E03">
        <w:lastRenderedPageBreak/>
        <w:t>aqueous medium in our experiments</w:t>
      </w:r>
      <w:r w:rsidR="00581D19" w:rsidRPr="00581D19">
        <w:t>.</w:t>
      </w:r>
      <w:r w:rsidR="006A7E03">
        <w:t xml:space="preserve">  </w:t>
      </w:r>
      <w:r w:rsidR="00992C05">
        <w:t xml:space="preserve">By </w:t>
      </w:r>
      <w:r w:rsidR="005B383A">
        <w:t>the middle of the oil window</w:t>
      </w:r>
      <w:r w:rsidR="00992C05">
        <w:t xml:space="preserve"> (</w:t>
      </w:r>
      <w:proofErr w:type="spellStart"/>
      <w:r w:rsidR="00992C05">
        <w:t>EASY%Ro</w:t>
      </w:r>
      <w:proofErr w:type="spellEnd"/>
      <w:r w:rsidR="00992C05">
        <w:t xml:space="preserve"> = 0.75</w:t>
      </w:r>
      <w:r w:rsidR="00992C05" w:rsidRPr="00992C05">
        <w:t>–</w:t>
      </w:r>
      <w:r w:rsidR="00992C05">
        <w:t xml:space="preserve">0.9%), methane in both studies contained more than 50% of its hydrogen content derived from water. </w:t>
      </w:r>
    </w:p>
    <w:p w14:paraId="7DE61333" w14:textId="40DCC6EE" w:rsidR="001B65C9" w:rsidRPr="00DD191D" w:rsidRDefault="0099534A" w:rsidP="001B65C9">
      <w:pPr>
        <w:rPr>
          <w:b/>
        </w:rPr>
      </w:pPr>
      <w:r>
        <w:rPr>
          <w:b/>
        </w:rPr>
        <w:t xml:space="preserve">Fig. </w:t>
      </w:r>
      <w:r>
        <w:rPr>
          <w:b/>
        </w:rPr>
        <w:fldChar w:fldCharType="begin"/>
      </w:r>
      <w:r>
        <w:rPr>
          <w:b/>
        </w:rPr>
        <w:instrText xml:space="preserve"> REF figDeuteration \h </w:instrText>
      </w:r>
      <w:r>
        <w:rPr>
          <w:b/>
        </w:rPr>
      </w:r>
      <w:r>
        <w:rPr>
          <w:b/>
        </w:rPr>
        <w:fldChar w:fldCharType="separate"/>
      </w:r>
      <w:r w:rsidR="00EB058D">
        <w:rPr>
          <w:b/>
          <w:noProof/>
        </w:rPr>
        <w:t>6</w:t>
      </w:r>
      <w:r>
        <w:rPr>
          <w:b/>
        </w:rPr>
        <w:fldChar w:fldCharType="end"/>
      </w:r>
      <w:r>
        <w:rPr>
          <w:b/>
        </w:rPr>
        <w:t xml:space="preserve">B </w:t>
      </w:r>
      <w:r>
        <w:t>is a graph of cumulative CH</w:t>
      </w:r>
      <w:r>
        <w:rPr>
          <w:vertAlign w:val="subscript"/>
        </w:rPr>
        <w:t>4</w:t>
      </w:r>
      <w:r>
        <w:t xml:space="preserve"> generated plotted against percentage of methane </w:t>
      </w:r>
      <w:proofErr w:type="spellStart"/>
      <w:r>
        <w:t>deuteration</w:t>
      </w:r>
      <w:proofErr w:type="spellEnd"/>
      <w:r>
        <w:t>.</w:t>
      </w:r>
      <w:r>
        <w:rPr>
          <w:rStyle w:val="FootnoteReference"/>
        </w:rPr>
        <w:footnoteReference w:id="4"/>
      </w:r>
      <w:r>
        <w:t xml:space="preserve"> Because approximately</w:t>
      </w:r>
      <w:r w:rsidRPr="001B65C9">
        <w:t xml:space="preserve"> 100 µ</w:t>
      </w:r>
      <w:proofErr w:type="spellStart"/>
      <w:r w:rsidRPr="001B65C9">
        <w:t>mol</w:t>
      </w:r>
      <w:proofErr w:type="spellEnd"/>
      <w:r w:rsidRPr="001B65C9">
        <w:t xml:space="preserve"> </w:t>
      </w:r>
      <w:r>
        <w:t>of CH</w:t>
      </w:r>
      <w:r>
        <w:rPr>
          <w:vertAlign w:val="subscript"/>
        </w:rPr>
        <w:t>4</w:t>
      </w:r>
      <w:r>
        <w:t xml:space="preserve"> was</w:t>
      </w:r>
      <w:r w:rsidRPr="001B65C9">
        <w:t xml:space="preserve"> generated</w:t>
      </w:r>
      <w:r>
        <w:t xml:space="preserve"> in total</w:t>
      </w:r>
      <w:r w:rsidRPr="001B65C9">
        <w:t xml:space="preserve">, the </w:t>
      </w:r>
      <w:r w:rsidRPr="001B65C9">
        <w:rPr>
          <w:i/>
        </w:rPr>
        <w:t>x</w:t>
      </w:r>
      <w:r>
        <w:t>-axis of this panel</w:t>
      </w:r>
      <w:r w:rsidRPr="001B65C9">
        <w:t xml:space="preserve"> can be read as % of cumulative methane generation.  </w:t>
      </w:r>
      <w:r w:rsidR="002A365E">
        <w:t xml:space="preserve">At 50% </w:t>
      </w:r>
      <w:proofErr w:type="spellStart"/>
      <w:r w:rsidR="002A365E">
        <w:t>deuteration</w:t>
      </w:r>
      <w:proofErr w:type="spellEnd"/>
      <w:r w:rsidR="002A365E">
        <w:t xml:space="preserve">, </w:t>
      </w:r>
      <w:r w:rsidRPr="001B65C9">
        <w:t xml:space="preserve">only less than 10% of </w:t>
      </w:r>
      <w:r w:rsidR="004C69F1">
        <w:t>methane has been generated; stated another way</w:t>
      </w:r>
      <w:r w:rsidRPr="001B65C9">
        <w:t xml:space="preserve">, </w:t>
      </w:r>
      <w:r w:rsidR="00874826">
        <w:t xml:space="preserve">for </w:t>
      </w:r>
      <w:r w:rsidRPr="001B65C9">
        <w:t xml:space="preserve">90% of </w:t>
      </w:r>
      <w:r w:rsidR="00874826">
        <w:t xml:space="preserve">the </w:t>
      </w:r>
      <w:r w:rsidR="006426FB">
        <w:t>total</w:t>
      </w:r>
      <w:r w:rsidR="00CD5563">
        <w:t xml:space="preserve"> </w:t>
      </w:r>
      <w:r w:rsidR="00874826">
        <w:t xml:space="preserve">methane </w:t>
      </w:r>
      <w:r w:rsidR="00982753">
        <w:t>generated in the experiment</w:t>
      </w:r>
      <w:r w:rsidR="00874826">
        <w:t xml:space="preserve">, more than </w:t>
      </w:r>
      <w:r w:rsidR="004C69F1">
        <w:t>half</w:t>
      </w:r>
      <w:r w:rsidRPr="001B65C9">
        <w:t xml:space="preserve"> </w:t>
      </w:r>
      <w:r w:rsidR="00874826">
        <w:t xml:space="preserve">of the </w:t>
      </w:r>
      <w:r w:rsidRPr="001B65C9">
        <w:t>hydrogen</w:t>
      </w:r>
      <w:r w:rsidR="002A365E">
        <w:t xml:space="preserve"> content</w:t>
      </w:r>
      <w:r w:rsidRPr="001B65C9">
        <w:t xml:space="preserve"> </w:t>
      </w:r>
      <w:r w:rsidR="00874826">
        <w:t xml:space="preserve">is </w:t>
      </w:r>
      <w:r w:rsidR="004C69F1">
        <w:t>derived</w:t>
      </w:r>
      <w:r w:rsidRPr="001B65C9">
        <w:t xml:space="preserve"> from water.</w:t>
      </w:r>
      <w:r w:rsidR="00782951">
        <w:t xml:space="preserve">  From </w:t>
      </w:r>
      <w:r w:rsidR="00782951" w:rsidRPr="00ED6AD8">
        <w:rPr>
          <w:b/>
        </w:rPr>
        <w:t>Fig. </w:t>
      </w:r>
      <w:r w:rsidR="00782951" w:rsidRPr="00ED6AD8">
        <w:rPr>
          <w:b/>
        </w:rPr>
        <w:fldChar w:fldCharType="begin"/>
      </w:r>
      <w:r w:rsidR="00782951" w:rsidRPr="00ED6AD8">
        <w:rPr>
          <w:b/>
        </w:rPr>
        <w:instrText xml:space="preserve"> REF figIsoAbundances \h </w:instrText>
      </w:r>
      <w:r w:rsidR="00782951">
        <w:rPr>
          <w:b/>
        </w:rPr>
        <w:instrText xml:space="preserve"> \* MERGEFORMAT </w:instrText>
      </w:r>
      <w:r w:rsidR="00782951" w:rsidRPr="00ED6AD8">
        <w:rPr>
          <w:b/>
        </w:rPr>
      </w:r>
      <w:r w:rsidR="00782951" w:rsidRPr="00ED6AD8">
        <w:rPr>
          <w:b/>
        </w:rPr>
        <w:fldChar w:fldCharType="separate"/>
      </w:r>
      <w:r w:rsidR="00EB058D">
        <w:rPr>
          <w:b/>
          <w:noProof/>
        </w:rPr>
        <w:t>5</w:t>
      </w:r>
      <w:r w:rsidR="00782951" w:rsidRPr="00ED6AD8">
        <w:rPr>
          <w:b/>
        </w:rPr>
        <w:fldChar w:fldCharType="end"/>
      </w:r>
      <w:r w:rsidR="00782951">
        <w:rPr>
          <w:b/>
        </w:rPr>
        <w:t>A</w:t>
      </w:r>
      <w:r w:rsidR="00782951">
        <w:t xml:space="preserve">, the fully-deuterated </w:t>
      </w:r>
      <w:proofErr w:type="spellStart"/>
      <w:r w:rsidR="00782951">
        <w:t>isotopologue</w:t>
      </w:r>
      <w:proofErr w:type="spellEnd"/>
      <w:r w:rsidR="00782951">
        <w:t xml:space="preserve"> </w:t>
      </w:r>
      <w:r w:rsidR="001B65C9">
        <w:t>CD</w:t>
      </w:r>
      <w:r w:rsidR="001B65C9">
        <w:rPr>
          <w:vertAlign w:val="subscript"/>
        </w:rPr>
        <w:t>4</w:t>
      </w:r>
      <w:r w:rsidR="001B65C9">
        <w:t xml:space="preserve"> predominates towards the end of the experiment (time points #7</w:t>
      </w:r>
      <w:r w:rsidR="001B65C9" w:rsidRPr="001B65C9">
        <w:t>–</w:t>
      </w:r>
      <w:r w:rsidR="001B65C9">
        <w:t>9)</w:t>
      </w:r>
      <w:r w:rsidR="00782951">
        <w:t>.  These late time points</w:t>
      </w:r>
      <w:r w:rsidR="001B65C9">
        <w:t xml:space="preserve"> </w:t>
      </w:r>
      <w:r w:rsidR="00782951">
        <w:t>mark</w:t>
      </w:r>
      <w:r w:rsidR="001B65C9">
        <w:t xml:space="preserve"> the end of the oil window (</w:t>
      </w:r>
      <w:proofErr w:type="spellStart"/>
      <w:r w:rsidR="001B65C9">
        <w:t>EASY%Ro</w:t>
      </w:r>
      <w:proofErr w:type="spellEnd"/>
      <w:r w:rsidR="001B65C9">
        <w:t xml:space="preserve"> between 0.9 and 1.3%)</w:t>
      </w:r>
      <w:r w:rsidR="001B65C9">
        <w:rPr>
          <w:b/>
        </w:rPr>
        <w:t xml:space="preserve"> </w:t>
      </w:r>
      <w:r w:rsidR="001B65C9" w:rsidRPr="00CA29BF">
        <w:t>(</w:t>
      </w:r>
      <w:r w:rsidR="001B65C9">
        <w:rPr>
          <w:b/>
        </w:rPr>
        <w:t>Fig. </w:t>
      </w:r>
      <w:r w:rsidR="001B65C9">
        <w:rPr>
          <w:b/>
        </w:rPr>
        <w:fldChar w:fldCharType="begin"/>
      </w:r>
      <w:r w:rsidR="001B65C9">
        <w:rPr>
          <w:b/>
        </w:rPr>
        <w:instrText xml:space="preserve"> REF figDeuteration \h </w:instrText>
      </w:r>
      <w:r w:rsidR="001B65C9">
        <w:rPr>
          <w:b/>
        </w:rPr>
      </w:r>
      <w:r w:rsidR="001B65C9">
        <w:rPr>
          <w:b/>
        </w:rPr>
        <w:fldChar w:fldCharType="separate"/>
      </w:r>
      <w:r w:rsidR="00EB058D">
        <w:rPr>
          <w:b/>
          <w:noProof/>
        </w:rPr>
        <w:t>6</w:t>
      </w:r>
      <w:r w:rsidR="001B65C9">
        <w:rPr>
          <w:b/>
        </w:rPr>
        <w:fldChar w:fldCharType="end"/>
      </w:r>
      <w:r w:rsidR="001B65C9">
        <w:rPr>
          <w:b/>
        </w:rPr>
        <w:t>A</w:t>
      </w:r>
      <w:r w:rsidR="001B65C9">
        <w:t>)</w:t>
      </w:r>
      <w:r w:rsidR="00D55F45">
        <w:t>, suggesting that the immediate precursors of methane have already fully-exchan</w:t>
      </w:r>
      <w:r w:rsidR="00F945BD">
        <w:t>ged their hydrogens with water.  T</w:t>
      </w:r>
      <w:r w:rsidR="00D55F45">
        <w:t xml:space="preserve">he fourth (capping) H in methane </w:t>
      </w:r>
      <w:r w:rsidR="00F945BD">
        <w:t xml:space="preserve">may come directly from </w:t>
      </w:r>
      <w:r w:rsidR="00D55F45">
        <w:t>water</w:t>
      </w:r>
      <w:r w:rsidR="00F945BD">
        <w:t xml:space="preserve"> or may be abstracted from deuterated kerogen</w:t>
      </w:r>
      <w:r w:rsidR="00B90011">
        <w:t xml:space="preserve"> </w:t>
      </w:r>
      <w:r w:rsidR="00B90011">
        <w:fldChar w:fldCharType="begin"/>
      </w:r>
      <w:r w:rsidR="00B90011">
        <w:instrText xml:space="preserve"> ADDIN ZOTERO_ITEM CSL_CITATION {"citationID":"uwkIpHyE","properties":{"formattedCitation":"(Dong et al., 2021)","plainCitation":"(Dong et al., 2021)","noteIndex":0},"citationItems":[{"id":3530,"uris":["http://zotero.org/users/local/pytFPmJs/items/D95UAXBB"],"uri":["http://zotero.org/users/local/pytFPmJs/items/D95UAXBB"],"itemData":{"id":3530,"type":"article-journal","title":"Clumped isotope effects of thermogenic methane formation: insights from pyrolysis of hydrocarbons","container-title":"Geochimica et Cosmochimica Acta","abstract":"Methane clumped isotope analysis is a tool used to constrain the formation or equilibration temperatures of methane, or to differentiate methane of thermogenic, microbial or ‘abiotic’ origins. Geothermometry applications are based on the temperature dependence of relative abundances of multiply-substituted isotopologues in thermodynamic equilibrium, whereas assignments of biogenicity or ‘abiogenicity’ rely on kinetic isotope effects associated with synthesis, which disturb clumped isotope abundances away from expected equilibrium proportions. However, kinetic processes in thermogenesis or during post-generation storage of thermogenic gas may cause isotopic disequilibrium, confounding thermometry applications or leading to ‘false positive’ identifications of microbial or abiogenic gases. Non-equilibrated clumped isotope compositions have been observed in thermogenic gases including unconventional oil-associated gases and from coal pyrolysis experiments. The isotopic disequilibria might be caused by kinetic isotope effects expressed during gas migration (including extraction), or by irreversible chemical processes, such as breaking carbon-carbon bonds in an alkyl precursor. In this study, we performed controlled pyrolysis experiments at 400°C on n-octadecane (C18H38). We characterized the gas chemistry, and compound-specific carbon and hydrogen isotope and methane clumped isotope compositions of the gas products. We found that Δ13CH3D values (anomalies relative to a stochastic distribution of isotopes) appear to be relatively close to equilibrium at the experimental temperature, whereas Δ12CH2D2values are 30 to 40‰ lower than expected for equilibrium. The large deficit in Δ12CH2D2can be explained by assembling hydrogen atoms affected by two distinct kinetic isotope effects into a methane molecule, previously referred to as a ‘combinatorial effect’. We present a kinetic model that describes the full isotopic systematics, including anomalous Δ12CH2D2 deficits, of pyrolysis product methane. Finally, we propose a model for the isotope signatures of natural thermogenic methane where the non-equilibrium Δ12CH2D2 composition is a signature of the onset of catagenetic methane production. Our model also describes ways in which this signature disappears as further maturation drives Δ12CH2D2 to equilibrium through hydrogen exchange. Our findings demonstrate that anomalous depletion in Δ12CH2D2is not a unique signature for microbial or putative abiotic methane, and specifically, it can be generated during pyrolytic chemistry.","URL":"https://www.sciencedirect.com/science/article/pii/S0016703721001551","DOI":"10.1016/j.gca.2021.03.009","ISSN":"0016-7037","journalAbbreviation":"Geochimica et Cosmochimica Acta","author":[{"family":"Dong","given":"Guannan"},{"family":"Xie","given":"Hao"},{"family":"Formolo","given":"Michael"},{"family":"Lawson","given":"Michael"},{"family":"Sessions","given":"Alex"},{"family":"Eiler","given":"John"}],"issued":{"date-parts":[["2021",3,18]]}}}],"schema":"https://github.com/citation-style-language/schema/raw/master/csl-citation.json"} </w:instrText>
      </w:r>
      <w:r w:rsidR="00B90011">
        <w:fldChar w:fldCharType="separate"/>
      </w:r>
      <w:r w:rsidR="00B90011" w:rsidRPr="00B90011">
        <w:rPr>
          <w:rFonts w:cs="Times New Roman"/>
        </w:rPr>
        <w:t>(Dong et al., 2021)</w:t>
      </w:r>
      <w:r w:rsidR="00B90011">
        <w:fldChar w:fldCharType="end"/>
      </w:r>
      <w:r w:rsidR="001B65C9">
        <w:t xml:space="preserve">. </w:t>
      </w:r>
    </w:p>
    <w:p w14:paraId="68B2A32E" w14:textId="27767AB9" w:rsidR="00DE6F7C" w:rsidRDefault="005B7361" w:rsidP="005B7361">
      <w:pPr>
        <w:pStyle w:val="Heading1"/>
      </w:pPr>
      <w:r>
        <w:t>Discussion</w:t>
      </w:r>
    </w:p>
    <w:p w14:paraId="5C9DA958" w14:textId="4313F24E" w:rsidR="005B7361" w:rsidRDefault="00AA2707" w:rsidP="005B7361">
      <w:pPr>
        <w:pStyle w:val="Heading2"/>
      </w:pPr>
      <w:r>
        <w:t>I</w:t>
      </w:r>
      <w:r w:rsidR="005B7361">
        <w:t>nterpretation of D/H and clumped isotope signatures of CH</w:t>
      </w:r>
      <w:r w:rsidR="005B7361">
        <w:rPr>
          <w:vertAlign w:val="subscript"/>
        </w:rPr>
        <w:t>4</w:t>
      </w:r>
    </w:p>
    <w:p w14:paraId="379E82AD" w14:textId="2727804F" w:rsidR="00E73511" w:rsidRDefault="00D1464E" w:rsidP="00557B6D">
      <w:r>
        <w:t>Efforts to understand the D/H ratios of natural gas hydrocarbons have generally been centered around determining the influence of thermal maturity,</w:t>
      </w:r>
      <w:r w:rsidR="000817A0">
        <w:t xml:space="preserve"> organic-inorganic interactions,</w:t>
      </w:r>
      <w:r>
        <w:t xml:space="preserve"> catalysts, and/or biological processes on the fractionation of hydroge</w:t>
      </w:r>
      <w:r w:rsidR="008B4856">
        <w:t>n isotopes in these molecules during their generation</w:t>
      </w:r>
      <w:r w:rsidR="000817A0">
        <w:t>, alteration,</w:t>
      </w:r>
      <w:r w:rsidR="008B4856">
        <w:t xml:space="preserve"> and/or destruction</w:t>
      </w:r>
      <w:r w:rsidR="003412CB">
        <w:t xml:space="preserve"> in</w:t>
      </w:r>
      <w:r w:rsidR="005C0B72">
        <w:t xml:space="preserve"> source rocks and reservoirs of</w:t>
      </w:r>
      <w:r w:rsidR="003412CB">
        <w:t xml:space="preserve"> sedimentary basins</w:t>
      </w:r>
      <w:r w:rsidR="008B4856">
        <w:t xml:space="preserve">.  </w:t>
      </w:r>
      <w:r>
        <w:t xml:space="preserve"> </w:t>
      </w:r>
      <w:r w:rsidR="00583F8A">
        <w:t xml:space="preserve">Examples of </w:t>
      </w:r>
      <w:r w:rsidR="00B206EE">
        <w:t>quantitatively-based numerical models</w:t>
      </w:r>
      <w:r w:rsidR="00E73511">
        <w:t xml:space="preserve"> are those of </w:t>
      </w:r>
      <w:r w:rsidR="00E73511">
        <w:fldChar w:fldCharType="begin"/>
      </w:r>
      <w:r w:rsidR="004F198B">
        <w:instrText xml:space="preserve"> ADDIN ZOTERO_ITEM CSL_CITATION {"citationID":"YYsL0JD4","properties":{"formattedCitation":"(Sackett, 1978; Berner et al., 1995; Clayton, 2003; Tang et al., 2005; Lu et al., 2011, 2021; Ni et al., 2011, 2012)","plainCitation":"(Sackett, 1978; Berner et al., 1995; Clayton, 2003; Tang et al., 2005; Lu et al., 2011, 2021; Ni et al., 2011, 2012)","noteIndex":0},"citationItems":[{"id":247,"uris":["http://zotero.org/users/local/pytFPmJs/items/B879FSYT"],"uri":["http://zotero.org/users/local/pytFPmJs/items/B879FSYT"],"itemData":{"id":247,"type":"article-journal","title":"Carbon and hydrogen isotope effects during the thermocatalytic production of hydrocarbons in laboratory simulation experiments","container-title":"Geochimica et Cosmochimica Acta","page":"571–580","volume":"42","issue":"6","DOI":"10.1016/0016-7037(78)90002-9","author":[{"family":"Sackett","given":"William M"}],"issued":{"date-parts":[["1978"]]}}},{"id":19,"uris":["http://zotero.org/users/local/pytFPmJs/items/CQIQQVBU"],"uri":["http://zotero.org/users/local/pytFPmJs/items/CQIQQVBU"],"itemData":{"id":19,"type":"article-journal","title":"Primary cracking of algal and landplant kerogens: kinetic models of isotope variations in methane, ethane and propane","container-title":"Chemical Geology","page":"233–245","volume":"126","issue":"3","DOI":"10.1016/0009-2541(95)00120-4","author":[{"family":"Berner","given":"Ulrich"},{"family":"Faber","given":"Eckhard"},{"family":"Scheeder","given":"Georg"},{"family":"Panten","given":"Dieter"}],"issued":{"date-parts":[["1995"]]}}},{"id":58,"uris":["http://zotero.org/users/local/pytFPmJs/items/ANEA62YG"],"uri":["http://zotero.org/users/local/pytFPmJs/items/ANEA62YG"],"itemData":{"id":58,"type":"article-journal","title":"Hydrogen isotope systematics of thermally generated natural gas","container-title":"International Meeting on Organic Geochemistry, 21st, Kraków, Poland, Book Abstr. Part I","page":"51–52","author":[{"family":"Clayton","given":"C"}],"issued":{"date-parts":[["2003"]]}}},{"id":295,"uris":["http://zotero.org/users/local/pytFPmJs/items/UDUSZFFZ"],"uri":["http://zotero.org/users/local/pytFPmJs/items/UDUSZFFZ"],"itemData":{"id":295,"type":"article-journal","title":"A kinetic model for thermally induced hydrogen and carbon isotope fractionation of individual &lt;i&gt;n&lt;/i&gt;-alkanes in crude oil","container-title":"Geochimica et Cosmochimica Acta","page":"4505–4520","volume":"69","issue":"18","DOI":"10.1016/j.gca.2004.12.026","author":[{"family":"Tang","given":"Yongchun"},{"family":"Huang","given":"Yongsong"},{"family":"Ellis","given":"Geoffrey S"},{"family":"Wang","given":"Yi"},{"family":"Kralert","given":"Paul G"},{"family":"Gillaizeau","given":"Bruno"},{"family":"Ma","given":"Qisheng"},{"family":"Hwang","given":"Rong"}],"issued":{"date-parts":[["2005"]]}}},{"id":3656,"uris":["http://zotero.org/users/local/pytFPmJs/items/QBPPD4RV"],"uri":["http://zotero.org/users/local/pytFPmJs/items/QBPPD4RV"],"itemData":{"id":3656,"type":"article-journal","title":"The Impact of Aqueous Medium on Gas Yields and Kinetic Behaviors of Hydrogen Isotope Fractionation during Organic Matter Thermal Degradation","container-title":"Acta Geologica Sinica - English Edition","page":"1466-1477","volume":"85","issue":"6","abstract":"Abstract: In order to recognize the impact of aqueous medium on gas yields and the kinetic behaviors of hydrogen isotope fractionation during organic matter thermal degradation, the gold tube apparatus was used to conduct thermal simulation experiments by mixing the nC18 with the water of different properties and proportions. The yields of natural gas components, the relation among hydrogen isotope composition of each component and the experimental temperatures vs. heating rates have been obtained, and the results indicate that under the higher temperature conditions, the hydrous experiment has obvious impact on gas yields, such as when more water is added, higher amounts of hydrocarbon gas and H2 are yielded, and the existence of water obviously prolongs the temperature interval with the existence of heavy hydrocarbon gas. It also shows that the hydrogen isotope of hydrocarbon gas generated by the hydrous experiment is obviously lighter than that generated by the anhydrous experiment, and with the increasing amount of added water, the δD value of hydrocarbon gas gradually decreases. Compared with gas yields, the variation of δ5D value is more sensitive to aqueous medium in the thermal simulation experiment. However, compared with the amount of the added water, the aqueous medium property has smaller impact on the gas yields, which still shows the inherit effect on hydrogen isotope composition of aqueous medium. Through the model simulation and the isotope fractionation behavior analysis, it is validated that the hydrogen isotope fractionation process can be well described by the chemical kinetic model. The difference of reaction fraction of normal methane and D-containing methane is large, corresponding to the same activation energy. The content of normal methane is obviously higher in the part with lower activation energy, while the content of D-containing methane is higher in the part with higher activation energy. Therefore, it will result in larger hydrogen isotope fractionation amplitude, and the δD values will be more sensitive to the variation of maturity. Meanwhile, the average activation energy of methane generation from nC18 in the hydrous experiment is higher than that in the anhydrous experiment, and the greater amount of added water, the larger the average activation energy of methane generation reaction. This has laid foundation for its exploratory application in the study of gas reservoir forming history and the gas-source correlation, which indicates the research and application prospects in this orientation.","DOI":"10.1111/j.1755-6724.2011.00599.x","ISSN":"1000-9515","journalAbbreviation":"Acta Geologica Sinica - English Edition","author":[{"family":"Lu","given":"Shuangfang"},{"family":"Wang","given":"Min"},{"family":"Xue","given":"Haitao"},{"family":"Li","given":"Jijun"},{"family":"Chen","given":"Fangwen"},{"family":"Xu","given":"Qingxia"}],"issued":{"date-parts":[["2011",12,1]]}}},{"id":3654,"uris":["http://zotero.org/users/local/pytFPmJs/items/RCV7AX6J"],"uri":["http://zotero.org/users/local/pytFPmJs/items/RCV7AX6J"],"itemData":{"id":3654,"type":"article-journal","title":"Kinetics and fractionation of hydrogen isotopes during gas formation from representative functional groups","container-title":"Petroleum Science","page":"1021-1032","volume":"18","issue":"4","abstract":"A gold tube simulation device was used to study the cleavage of representative compounds into gas. The goal of this study is to investigate hydrogen isotope composition change of gaseous hydrocarbons during maturity. Gas chromatography and isotopic analyses were conducted to determine how the yield of natural gas components and their hydrogen isotopic composition were related to experimental temperature and heating rate. A chemical kinetic model for the generation of each component of the natural gas and for the hydrogen isotopic fractionation was established and calibrated based on the results. Results indicate that the hydrogen isotopic fractionation during the evolution of various gas-forming organic materials can be satisfactorily described by chemical kinetic models. During regular methane generation, the reactions at low–activation–energy region had a greater contribution than the high–activation-energy region. While the reactions with high–activation-energy region had greater contribution of deuterium-rich methane. Compared with carbon isotope fractionation, this results in a greater hydrogen isotopic fractionation, which is more sensitive to changes in maturity. This study lays a foundation for further investigations of genesis and maturity of natural gas provided by hydrogen isotopic fractionation. It also provides fundamental knowledge for investigating the filling history of natural gas reservoir and for identifying.","DOI":"10.1016/j.petsci.2020.09.001","ISSN":"1995-8226","journalAbbreviation":"Petroleum Science","author":[{"family":"Lu","given":"Shuang-Fang"},{"family":"Feng","given":"Guo-Qi"},{"family":"Shao","given":"Ming-Li"},{"family":"Li","given":"Ji-Jun"},{"family":"Xue","given":"Hai-Tao"},{"family":"Wang","given":"Min"},{"family":"Chen","given":"Fang-Wen"},{"family":"Li","given":"Wen-Biao"},{"family":"Pang","given":"Xiao-Ting"}],"issued":{"date-parts":[["2021",8,15]]}}},{"id":210,"uris":["http://zotero.org/users/local/pytFPmJs/items/EF8XE7MB"],"uri":["http://zotero.org/users/local/pytFPmJs/items/EF8XE7MB"],"itemData":{"id":210,"type":"article-journal","title":"Fundamental studies on kinetic isotope effect (KIE) of hydrogen isotope fractionation in natural gas systems","container-title":"Geochimica et Cosmochimica Acta","page":"2696–2707","volume":"75","issue":"10","DOI":"10.1016/j.gca.2011.02.016","author":[{"family":"Ni","given":"Yunyan"},{"family":"Ma","given":"Qisheng"},{"family":"Ellis","given":"Geoffrey S"},{"family":"Dai","given":"Jinxing"},{"family":"Katz","given":"Barry"},{"family":"Zhang","given":"Shuichang"},{"family":"Tang","given":"Yongchun"}],"issued":{"date-parts":[["2011"]]}}},{"id":3668,"uris":["http://zotero.org/users/local/pytFPmJs/items/PQ7KXMDM"],"uri":["http://zotero.org/users/local/pytFPmJs/items/PQ7KXMDM"],"itemData":{"id":3668,"type":"article-journal","title":"Using Carbon and Hydrogen Isotopes to Quantify Gas Maturity, Formation Temperature, and Formation Age — Specific Applications for Gas Fields from the Tarim Basin, China","container-title":"Energy Exploration &amp; Exploitation","page":"273-293","volume":"30","issue":"2","abstract":"The kinetic fractionation model for hydrogen isotope fractionation for methane, ethane and propane formation is tested in this study. The model agrees very well with the current existing model of carbon isotope fractionation for coal-derived gas from the Kuqa depression, Tarim basin, China. The strong correlation of carbon and hydrogen isotopes between theory and field data proves that it is unlikely that hydrogen isotopes will exchange with water under the gas formation condition. Using both gas carbon and hydrogen isotopes can further constrain our prediction of gas maturity, formation age and accumulation patterns for a natural gas system. Based on the carbon and hydrogen isotope fractionation model and field data, our results show the gas in the Kuqa depression was overmature in the central depression with Ro values up to 1.9?2.0% in the Kela 2 gas field and the gas maturity was much lower in the southern Front Uplift with Ro values ranging from 1.3% to 1.7%, which agree well with the distribution characteristics of the maturity of the local source rocks. However, the predicted gas maturity in the Front Uplift was relatively higher than that of the local source rocks, which probably indicates natural gases in the Front Uplift were migrated from the central depression. Our prediction demonstrates that natural gases in the Kuqa depression were formed during the last 3?5 million years and the gas formation temperature was 170?200°C, which is consistent with the burial history of the depression. According to our results, the potential accumulation pattern for the gas in the Kuqa depression is that gases were formed at depth and expelled from the Kuqa depression and migrated vertically along faults to some traps and formed giant gas fields, or migrated from north to south and accumulated in the Front Uplift or mixed with previous oil fields and formed condensate oil gas fields.","DOI":"10.1260/0144-5987.30.2.273","ISSN":"0144-5987","journalAbbreviation":"Energy Exploration &amp; Exploitation","author":[{"family":"Ni","given":"Yunyan"},{"family":"Liao","given":"Fengrong"},{"family":"Dai","given":"Jinxing"},{"family":"Zou","given":"Caineng"},{"family":"Zhu","given":"Guangyou"},{"family":"Zhang","given":"Bin"},{"family":"Liu","given":"Quanyou"}],"issued":{"date-parts":[["2012",4,1]]}}}],"schema":"https://github.com/citation-style-language/schema/raw/master/csl-citation.json"} </w:instrText>
      </w:r>
      <w:r w:rsidR="00E73511">
        <w:fldChar w:fldCharType="separate"/>
      </w:r>
      <w:r w:rsidR="004F198B" w:rsidRPr="004F198B">
        <w:rPr>
          <w:rFonts w:cs="Times New Roman"/>
        </w:rPr>
        <w:t>(Sackett, 1978; Berner et al., 1995; Clayton, 2003; Tang et al., 2005; Lu et al., 2011, 2021; Ni et al., 2011, 2012)</w:t>
      </w:r>
      <w:r w:rsidR="00E73511">
        <w:fldChar w:fldCharType="end"/>
      </w:r>
      <w:r w:rsidR="001E762F">
        <w:t>.</w:t>
      </w:r>
    </w:p>
    <w:p w14:paraId="21F90691" w14:textId="66C01005" w:rsidR="00FA05B0" w:rsidRDefault="00F12B13" w:rsidP="00557B6D">
      <w:r>
        <w:t>Correct i</w:t>
      </w:r>
      <w:r w:rsidRPr="00F12B13">
        <w:t xml:space="preserve">nterpretation of </w:t>
      </w:r>
      <w:proofErr w:type="spellStart"/>
      <w:r w:rsidRPr="00F12B13">
        <w:t>δD</w:t>
      </w:r>
      <w:proofErr w:type="spellEnd"/>
      <w:r w:rsidRPr="00F12B13">
        <w:t xml:space="preserve"> values and c</w:t>
      </w:r>
      <w:r>
        <w:t>lumped isotope signatures of CH</w:t>
      </w:r>
      <w:r>
        <w:rPr>
          <w:vertAlign w:val="subscript"/>
        </w:rPr>
        <w:t>4</w:t>
      </w:r>
      <w:r w:rsidR="005E4212">
        <w:t xml:space="preserve"> depends</w:t>
      </w:r>
      <w:r>
        <w:t xml:space="preserve"> on</w:t>
      </w:r>
      <w:r w:rsidR="005E4212">
        <w:t xml:space="preserve"> </w:t>
      </w:r>
      <w:r>
        <w:t xml:space="preserve">understanding the </w:t>
      </w:r>
      <w:r w:rsidR="007A2492">
        <w:t>relative kinetics of</w:t>
      </w:r>
      <w:r w:rsidR="00BF5F0A">
        <w:t xml:space="preserve"> (</w:t>
      </w:r>
      <w:r w:rsidR="00BF5F0A">
        <w:rPr>
          <w:i/>
        </w:rPr>
        <w:t>a</w:t>
      </w:r>
      <w:r w:rsidR="00BF5F0A">
        <w:t>)</w:t>
      </w:r>
      <w:r w:rsidR="007A2492">
        <w:t xml:space="preserve"> </w:t>
      </w:r>
      <w:r w:rsidR="00F3059E">
        <w:t>methane generation</w:t>
      </w:r>
      <w:r w:rsidR="00D4703D">
        <w:t xml:space="preserve"> from kerogen maturation or cracking</w:t>
      </w:r>
      <w:r w:rsidR="00B72E04">
        <w:t xml:space="preserve"> of high</w:t>
      </w:r>
      <w:r w:rsidR="00FE4DA9">
        <w:t>-</w:t>
      </w:r>
      <w:r w:rsidR="00B72E04">
        <w:t>molecular weight hydrocarbons</w:t>
      </w:r>
      <w:r w:rsidR="00EC5AD3">
        <w:t>;</w:t>
      </w:r>
      <w:r w:rsidR="00F3059E">
        <w:t xml:space="preserve"> </w:t>
      </w:r>
      <w:r w:rsidR="00BF5F0A">
        <w:t>(</w:t>
      </w:r>
      <w:r w:rsidR="00BF5F0A" w:rsidRPr="00BF5F0A">
        <w:rPr>
          <w:i/>
        </w:rPr>
        <w:t>b</w:t>
      </w:r>
      <w:r w:rsidR="00BF5F0A">
        <w:t>)</w:t>
      </w:r>
      <w:r w:rsidR="00EC5AD3">
        <w:t xml:space="preserve"> </w:t>
      </w:r>
      <w:r w:rsidR="007A2492">
        <w:t>hydrogen exchange</w:t>
      </w:r>
      <w:r w:rsidR="00EC5AD3">
        <w:t xml:space="preserve"> of</w:t>
      </w:r>
      <w:r w:rsidR="003221B8">
        <w:t xml:space="preserve"> methane precursor molecules</w:t>
      </w:r>
      <w:r w:rsidR="00EC5AD3">
        <w:t xml:space="preserve"> with other organic molecules and/or water;</w:t>
      </w:r>
      <w:r w:rsidR="00F3059E">
        <w:t xml:space="preserve"> and (</w:t>
      </w:r>
      <w:r w:rsidR="00F3059E">
        <w:rPr>
          <w:i/>
        </w:rPr>
        <w:t>c</w:t>
      </w:r>
      <w:r w:rsidR="00F3059E">
        <w:t xml:space="preserve">) </w:t>
      </w:r>
      <w:r w:rsidR="003221B8">
        <w:t xml:space="preserve">direct or indirect </w:t>
      </w:r>
      <w:r w:rsidR="00F3059E">
        <w:t>hydrogen exchange between CH</w:t>
      </w:r>
      <w:r w:rsidR="00F3059E">
        <w:rPr>
          <w:vertAlign w:val="subscript"/>
        </w:rPr>
        <w:t>4</w:t>
      </w:r>
      <w:r w:rsidR="00F3059E">
        <w:t xml:space="preserve"> and H</w:t>
      </w:r>
      <w:r w:rsidR="00F3059E">
        <w:rPr>
          <w:vertAlign w:val="subscript"/>
        </w:rPr>
        <w:t>2</w:t>
      </w:r>
      <w:r w:rsidR="00F3059E">
        <w:t>O</w:t>
      </w:r>
      <w:r>
        <w:t>.</w:t>
      </w:r>
      <w:r w:rsidR="00BF5F0A">
        <w:t xml:space="preserve">  </w:t>
      </w:r>
      <w:r w:rsidR="00FA05B0">
        <w:t xml:space="preserve">Timescales of all of these processes range between years to tens of </w:t>
      </w:r>
      <w:r w:rsidR="001E69F3">
        <w:t>billions</w:t>
      </w:r>
      <w:r w:rsidR="00FA05B0">
        <w:t xml:space="preserve"> of years at the peak </w:t>
      </w:r>
      <w:r w:rsidR="001E69F3">
        <w:t>hydrocarbon</w:t>
      </w:r>
      <w:r w:rsidR="00FA05B0">
        <w:t xml:space="preserve">-generating temperatures of 100 to 200 </w:t>
      </w:r>
      <w:r w:rsidR="00FA05B0" w:rsidRPr="00BF5F0A">
        <w:t>°C</w:t>
      </w:r>
      <w:r w:rsidR="00304544">
        <w:t>, hence the relative importance of these three processes broadly governs the amount of organic-derived and water-derived H in CH</w:t>
      </w:r>
      <w:r w:rsidR="00304544">
        <w:rPr>
          <w:vertAlign w:val="subscript"/>
        </w:rPr>
        <w:t>4</w:t>
      </w:r>
      <w:r w:rsidR="00304544">
        <w:t xml:space="preserve">.  </w:t>
      </w:r>
      <w:r w:rsidR="00484788">
        <w:t>These three processes are discussed separately here with respect to the experimental results</w:t>
      </w:r>
      <w:r w:rsidR="00304544">
        <w:t xml:space="preserve"> and how they apply to the interpretation of isotope and </w:t>
      </w:r>
      <w:proofErr w:type="spellStart"/>
      <w:r w:rsidR="00304544">
        <w:t>isotopologue</w:t>
      </w:r>
      <w:proofErr w:type="spellEnd"/>
      <w:r w:rsidR="00304544">
        <w:t xml:space="preserve"> ratios of CH</w:t>
      </w:r>
      <w:r w:rsidR="00304544">
        <w:rPr>
          <w:vertAlign w:val="subscript"/>
        </w:rPr>
        <w:t>4</w:t>
      </w:r>
      <w:r w:rsidR="00484788">
        <w:t xml:space="preserve">. </w:t>
      </w:r>
    </w:p>
    <w:p w14:paraId="6E7DB3C9" w14:textId="04C0EF8B" w:rsidR="00304544" w:rsidRDefault="00304544" w:rsidP="00304544">
      <w:pPr>
        <w:pStyle w:val="Heading3"/>
      </w:pPr>
      <w:r>
        <w:t>Methane generation</w:t>
      </w:r>
    </w:p>
    <w:p w14:paraId="51E5D257" w14:textId="49D8866F" w:rsidR="004B1191" w:rsidRPr="004B1191" w:rsidRDefault="00DF651F" w:rsidP="004B1191">
      <w:r>
        <w:t>M</w:t>
      </w:r>
      <w:r w:rsidR="00C76663">
        <w:t xml:space="preserve">ethane is generated directly </w:t>
      </w:r>
      <w:r>
        <w:t xml:space="preserve">during </w:t>
      </w:r>
      <w:proofErr w:type="spellStart"/>
      <w:r>
        <w:t>catagenesis</w:t>
      </w:r>
      <w:proofErr w:type="spellEnd"/>
      <w:r>
        <w:t xml:space="preserve"> via</w:t>
      </w:r>
      <w:r w:rsidR="008A05FB">
        <w:t xml:space="preserve"> </w:t>
      </w:r>
      <w:r w:rsidR="00FE4DA9">
        <w:t>cleavage</w:t>
      </w:r>
      <w:r w:rsidR="008A05FB">
        <w:t xml:space="preserve"> of methyl groups from</w:t>
      </w:r>
      <w:r w:rsidR="00C76663">
        <w:t xml:space="preserve"> kerogen</w:t>
      </w:r>
      <w:r w:rsidR="00184774">
        <w:t>.  It is also generated</w:t>
      </w:r>
      <w:r>
        <w:t xml:space="preserve"> via cracking of</w:t>
      </w:r>
      <w:r w:rsidR="00C76663">
        <w:t xml:space="preserve"> high- and low-molecular weight hydrocarbons</w:t>
      </w:r>
      <w:r>
        <w:t xml:space="preserve">, </w:t>
      </w:r>
      <w:r w:rsidR="000D2CA4">
        <w:t xml:space="preserve">low-molecular weight </w:t>
      </w:r>
      <w:r>
        <w:t>organic acids,</w:t>
      </w:r>
      <w:r w:rsidR="00C76663">
        <w:t xml:space="preserve"> and other organic molecules</w:t>
      </w:r>
      <w:r>
        <w:t xml:space="preserve"> in source rocks and/or high-temperature reservoirs</w:t>
      </w:r>
      <w:r w:rsidR="00C76663">
        <w:t xml:space="preserve">.  </w:t>
      </w:r>
      <w:r w:rsidR="000D3092">
        <w:t>Thermogenic methane</w:t>
      </w:r>
      <w:r w:rsidR="00734938">
        <w:t xml:space="preserve"> production occurs over a very wide range of temperatures, with some reports of commercial volumes of thermogenic natural gas generated at temperatures</w:t>
      </w:r>
      <w:r w:rsidR="008F17BF">
        <w:t xml:space="preserve"> lower than 8</w:t>
      </w:r>
      <w:r w:rsidR="00057003">
        <w:t>6</w:t>
      </w:r>
      <w:r w:rsidR="008F17BF">
        <w:t xml:space="preserve"> </w:t>
      </w:r>
      <w:r w:rsidR="008F17BF" w:rsidRPr="00BF5F0A">
        <w:t>°C</w:t>
      </w:r>
      <w:r w:rsidR="008F17BF">
        <w:t xml:space="preserve"> </w:t>
      </w:r>
      <w:r w:rsidR="008F17BF">
        <w:fldChar w:fldCharType="begin"/>
      </w:r>
      <w:r w:rsidR="008F17BF">
        <w:instrText xml:space="preserve"> ADDIN ZOTERO_ITEM CSL_CITATION {"citationID":"skAKJwFH","properties":{"formattedCitation":"(Laplante, 1974)","plainCitation":"(Laplante, 1974)","noteIndex":0},"citationItems":[{"id":3599,"uris":["http://zotero.org/users/local/pytFPmJs/items/5S7KVIDD"],"uri":["http://zotero.org/users/local/pytFPmJs/items/5S7KVIDD"],"itemData":{"id":3599,"type":"article-journal","title":"Hydrocarbon Generation in Gulf Coast Tertiary Sediments","container-title":"AAPG Bulletin","page":"1281-1289","volume":"58","issue":"7","abstract":"Organic detritus deposited in sediments is composed principally of carbon, hydrogen, oxygen, and nitrogen, and has the potential for the generation of hydrocarbons. At the time of deposition, only small amounts of hydrocarbons are present. The. type and quantity of hydrocarbons eventually generated depend largely on the hydrogen content of the kerogen.With increased burial, disseminated sedimentary organic matter undergoes carbonization by processes very similar to the thermochemical reactions causing coalification. Carbonization is a thermal process marked by the generation of volatiles relatively rich in oxygen and hydrogen and by the formation of a kerogen residue increasingly enriched in carbon. The most significant oxygen-rich volatile is carbon dioxide, and the most significant hydrogen-rich volatiles are hydrocarbons.By measuring changes in the elemental composition of the kerogen as a function of depth, the principal volatile products of the carbonization reactions can be determined. Data from Oligocene and younger Cenozoic samples from the Louisiana Gulf Coast indicate that carbon dioxide is the principal volatile product of the early stage of carbonization and that hydrocarbons are not significant products until the later stages. The amounts of hydrocarbons generated during kerogen carbonization are vast compared to those formed by any other natural source or process.The data indicate that carbonization or, more specifically, hydrocarbon generation is a rate-controlled process which follows the principles of chemical kinetics. That is, the younger the sediment, the higher the temperature required to reach the level of carbonization associated with hydrocarbon generation. For example, significant hydrocarbon generation occurs in the Oligocene at a temperature of 170°F (77°C), in the lower Miocene at a temperature of 186°F (86°C), and in the upper Miocene at a temperature of 205 °F (96°C). Higher temperatures are required for significant hydrocarbon generation in post-Miocene sediment.These results support the conclusions of earlier research geochemists that kerogen with relatively low hydrogen contents, e.g., similar to percentages found in coals, is restricted principally to gas generation during carbonization. Thus, the relatively low hydrogen content in kerogen from selected Louisiana wells suggests that the sections penetrated are better sources for gas than for oil.","DOI":"10.1306/83D91664-16C7-11D7-8645000102C1865D","ISSN":"0149-1423","journalAbbreviation":"AAPG Bulletin","author":[{"family":"Laplante","given":"Roger E."}],"issued":{"date-parts":[["1974",7,1]]}}}],"schema":"https://github.com/citation-style-language/schema/raw/master/csl-citation.json"} </w:instrText>
      </w:r>
      <w:r w:rsidR="008F17BF">
        <w:fldChar w:fldCharType="separate"/>
      </w:r>
      <w:r w:rsidR="008F17BF" w:rsidRPr="008F17BF">
        <w:rPr>
          <w:rFonts w:cs="Times New Roman"/>
        </w:rPr>
        <w:t>(Laplante, 1974)</w:t>
      </w:r>
      <w:r w:rsidR="008F17BF">
        <w:fldChar w:fldCharType="end"/>
      </w:r>
      <w:r w:rsidR="00E83C76">
        <w:t>, perhaps even</w:t>
      </w:r>
      <w:r w:rsidR="00734938">
        <w:t xml:space="preserve"> lower than 62 </w:t>
      </w:r>
      <w:r w:rsidR="00734938" w:rsidRPr="00BF5F0A">
        <w:t>°C</w:t>
      </w:r>
      <w:r w:rsidR="00734938">
        <w:t xml:space="preserve"> </w:t>
      </w:r>
      <w:r w:rsidR="00734938">
        <w:fldChar w:fldCharType="begin"/>
      </w:r>
      <w:r w:rsidR="00734938">
        <w:instrText xml:space="preserve"> ADDIN ZOTERO_ITEM CSL_CITATION {"citationID":"kKn3e4rX","properties":{"formattedCitation":"(Rowe and Muehlenbachs, 1999)","plainCitation":"(Rowe and Muehlenbachs, 1999)","noteIndex":0},"citationItems":[{"id":2163,"uris":["http://zotero.org/users/local/pytFPmJs/items/ZZ6AL29X"],"uri":["http://zotero.org/users/local/pytFPmJs/items/ZZ6AL29X"],"itemData":{"id":2163,"type":"article-journal","title":"Low-temperature thermal generation of hydrocarbon gases in shallow shales","container-title":"Nature","page":"61–63","volume":"398","issue":"6722","author":[{"family":"Rowe","given":"Devon"},{"family":"Muehlenbachs","given":"Karlis"}],"issued":{"date-parts":[["1999"]]}}}],"schema":"https://github.com/citation-style-language/schema/raw/master/csl-citation.json"} </w:instrText>
      </w:r>
      <w:r w:rsidR="00734938">
        <w:fldChar w:fldCharType="separate"/>
      </w:r>
      <w:r w:rsidR="00734938" w:rsidRPr="00734938">
        <w:rPr>
          <w:rFonts w:cs="Times New Roman"/>
        </w:rPr>
        <w:t>(Rowe and Muehlenbachs, 1999)</w:t>
      </w:r>
      <w:r w:rsidR="00734938">
        <w:fldChar w:fldCharType="end"/>
      </w:r>
      <w:r w:rsidR="00734938">
        <w:t>.</w:t>
      </w:r>
      <w:r w:rsidR="00FE4DA9">
        <w:t xml:space="preserve">  </w:t>
      </w:r>
      <w:r w:rsidR="00B95367">
        <w:t xml:space="preserve">Thermal maturities of corresponding source rocks </w:t>
      </w:r>
      <w:r w:rsidR="00940A2B">
        <w:t xml:space="preserve">of putative low-temperature hydrocarbon gases </w:t>
      </w:r>
      <w:r w:rsidR="004354A3">
        <w:t>and condensates were</w:t>
      </w:r>
      <w:r w:rsidR="00B95367">
        <w:t xml:space="preserve"> </w:t>
      </w:r>
      <w:r w:rsidR="001F724F">
        <w:t xml:space="preserve">estimated </w:t>
      </w:r>
      <w:r w:rsidR="004354A3">
        <w:t>to be as low as</w:t>
      </w:r>
      <w:r w:rsidR="00B95367">
        <w:t xml:space="preserve"> </w:t>
      </w:r>
      <w:r w:rsidR="001F724F">
        <w:t>~0.25 to 0.4%</w:t>
      </w:r>
      <w:r w:rsidR="00B95367" w:rsidRPr="00B95367">
        <w:t xml:space="preserve"> </w:t>
      </w:r>
      <w:r w:rsidR="00B95367">
        <w:t>R</w:t>
      </w:r>
      <w:r w:rsidR="00B95367">
        <w:rPr>
          <w:vertAlign w:val="subscript"/>
        </w:rPr>
        <w:t>o</w:t>
      </w:r>
      <w:r w:rsidR="00E83C76">
        <w:t xml:space="preserve"> </w:t>
      </w:r>
      <w:r w:rsidR="00E83C76">
        <w:fldChar w:fldCharType="begin"/>
      </w:r>
      <w:r w:rsidR="0078015A">
        <w:instrText xml:space="preserve"> ADDIN ZOTERO_ITEM CSL_CITATION {"citationID":"KclRXgOy","properties":{"formattedCitation":"(Laplante, 1974; Stahl, 1977; Purcell et al., 1979; Connan and Cassou, 1980; Snowdon, 1980; Jenden et al., 1993; Muscio et al., 1994; Rowe and Muehlenbachs, 1999; Ramaswamy, 2002)","plainCitation":"(Laplante, 1974; Stahl, 1977; Purcell et al., 1979; Connan and Cassou, 1980; Snowdon, 1980; Jenden et al., 1993; Muscio et al., 1994; Rowe and Muehlenbachs, 1999; Ramaswamy, 2002)","noteIndex":0},"citationItems":[{"id":3599,"uris":["http://zotero.org/users/local/pytFPmJs/items/5S7KVIDD"],"uri":["http://zotero.org/users/local/pytFPmJs/items/5S7KVIDD"],"itemData":{"id":3599,"type":"article-journal","title":"Hydrocarbon Generation in Gulf Coast Tertiary Sediments","container-title":"AAPG Bulletin","page":"1281-1289","volume":"58","issue":"7","abstract":"Organic detritus deposited in sediments is composed principally of carbon, hydrogen, oxygen, and nitrogen, and has the potential for the generation of hydrocarbons. At the time of deposition, only small amounts of hydrocarbons are present. The. type and quantity of hydrocarbons eventually generated depend largely on the hydrogen content of the kerogen.With increased burial, disseminated sedimentary organic matter undergoes carbonization by processes very similar to the thermochemical reactions causing coalification. Carbonization is a thermal process marked by the generation of volatiles relatively rich in oxygen and hydrogen and by the formation of a kerogen residue increasingly enriched in carbon. The most significant oxygen-rich volatile is carbon dioxide, and the most significant hydrogen-rich volatiles are hydrocarbons.By measuring changes in the elemental composition of the kerogen as a function of depth, the principal volatile products of the carbonization reactions can be determined. Data from Oligocene and younger Cenozoic samples from the Louisiana Gulf Coast indicate that carbon dioxide is the principal volatile product of the early stage of carbonization and that hydrocarbons are not significant products until the later stages. The amounts of hydrocarbons generated during kerogen carbonization are vast compared to those formed by any other natural source or process.The data indicate that carbonization or, more specifically, hydrocarbon generation is a rate-controlled process which follows the principles of chemical kinetics. That is, the younger the sediment, the higher the temperature required to reach the level of carbonization associated with hydrocarbon generation. For example, significant hydrocarbon generation occurs in the Oligocene at a temperature of 170°F (77°C), in the lower Miocene at a temperature of 186°F (86°C), and in the upper Miocene at a temperature of 205 °F (96°C). Higher temperatures are required for significant hydrocarbon generation in post-Miocene sediment.These results support the conclusions of earlier research geochemists that kerogen with relatively low hydrogen contents, e.g., similar to percentages found in coals, is restricted principally to gas generation during carbonization. Thus, the relatively low hydrogen content in kerogen from selected Louisiana wells suggests that the sections penetrated are better sources for gas than for oil.","DOI":"10.1306/83D91664-16C7-11D7-8645000102C1865D","ISSN":"0149-1423","journalAbbreviation":"AAPG Bulletin","author":[{"family":"Laplante","given":"Roger E."}],"issued":{"date-parts":[["1974",7,1]]}}},{"id":2336,"uris":["http://zotero.org/users/local/pytFPmJs/items/GVCV4L4V"],"uri":["http://zotero.org/users/local/pytFPmJs/items/GVCV4L4V"],"itemData":{"id":2336,"type":"article-journal","title":"Carbon and nitrogen isotopes in hydrocarbon research and exploration","container-title":"Chemical Geology","page":"121–149","volume":"20","author":[{"family":"Stahl","given":"Wolfgang J"}],"issued":{"date-parts":[["1977"]]}}},{"id":3601,"uris":["http://zotero.org/users/local/pytFPmJs/items/PFNIJ5VH"],"uri":["http://zotero.org/users/local/pytFPmJs/items/PFNIJ5VH"],"itemData":{"id":3601,"type":"article-journal","title":"Geochemical Characteristics of Sedimentary Rocks in Scotian Basin","container-title":"AAPG Bulletin","page":"87-105","volume":"63","issue":"1","abstract":"The Sable and Abenaki subbasins, within the Scotian basin, have been areas of active and continuous deposition since Triassic time. Mesozoic-Cenozoic sedimentary rocks in excess of 12,000 m (40,000 ft) accumulated without major unconformities. Present temperatures are therefore believed to be the maximum, and threshold levels required for the generation of hydrocarbons probably were reached in the Cretaceous.The organic carbon is sufficient (1 to 3%) to have generated significant amounts of hydrocarbons, but the organic matter type (dominantly terrestrial) and the time and temperature relations appear responsible for the absence of good source rocks.Organic matter coloration and type, light gas analyses, and C15+ extract data all suggest that the Sable and Abenaki subbasins are thermally immature. As a result there is a marginally mature zone about 2,000 m thick which is characterized by shows of gas, condensate, and light oils. The presence of condensates, in particular, above the mature zone, is in contrast to the normal sequence of hydrocarbons in mature petroleum provinces.","DOI":"10.1306/C1EA55C1-16C9-11D7-8645000102C1865D","ISSN":"0149-1423","journalAbbreviation":"AAPG Bulletin","author":[{"family":"Purcell","given":"L. P."},{"family":"Rashid","given":"M. A."},{"family":"Hardy","given":"I. A."}],"issued":{"date-parts":[["1979",1,1]]}}},{"id":3587,"uris":["http://zotero.org/users/local/pytFPmJs/items/Z6K54NX2"],"uri":["http://zotero.org/users/local/pytFPmJs/items/Z6K54NX2"],"itemData":{"id":3587,"type":"article-journal","title":"Properties of gases and petroleum liquids derived from terrestrial kerogen at various maturation levels","container-title":"Geochimica et Cosmochimica Acta","page":"1-23","volume":"44","issue":"1","abstract":"This study deals mainly with shale-sandstone series in which the disseminated kerogen is mostly composed of land-derived debris. Organic matter was characterized by microscopic and chemical techniques. The kerogen maturity was assessed by microscopic studies, mainly by means of vitrinite reflectance measurements. The chemical properties of shale kerogens and of oil and gas shows, were examined in several sedimentary basins in different parts of the world. Oil and gas properties were tentatively interpreted in terms of maturity, using a comparison of oil properties with the kerogen features of shales interbedded in the impregnated sandstone reservoirs. The synthesis is documented in several case histories including those from New Zealand, Colombia, Australia, Indonesia. In low maturity stages (immature zone), dry gas with minor condensate is observed, whereas in higher maturity levels (oil window), wet gas with high paraffinic crudes is generally recorded. Pristane to n-C17 ratios allow a distinction to be made between immature (often &gt; 1.0) and mature (&lt; 1.0) condensates, i.e. intensively cracked crude oils. I-C4 to n-C4 ratios enable an adequate discrimination to be made between gases produced with immature condensates (i-C4n-C4 &gt; 0.80) and those produced with high wax crudes or mature condensates (i-C4n-C4 &lt; 0.80). Shallow depth condensates and their related gases have been identified as immature fluids. Properties of some mature condensates are given as references. This study offers a maturity framework as a guide for oil and gas show prediction in shale-sandstone sequences containing land-derived kerogen.","DOI":"10.1016/0016-7037(80)90173-8","ISSN":"0016-7037","journalAbbreviation":"Geochimica et Cosmochimica Acta","author":[{"family":"Connan","given":"J."},{"family":"Cassou","given":"A.M."}],"issued":{"date-parts":[["1980",1,1]]}}},{"id":3597,"uris":["http://zotero.org/users/local/pytFPmJs/items/WCCLDA5I"],"uri":["http://zotero.org/users/local/pytFPmJs/items/WCCLDA5I"],"itemData":{"id":3597,"type":"chapter","title":"Resinite—A potential petroleum source in the upper Cretaceous/Tertiary of the Beaufort-Mackenzie Basin","container-title":"Facts and Principles of World Petroleum Occurrence","collection-title":"CSPG Special Publications","collection-number":"Memoir 6","page":"509-521","abstract":"Fine-grained sedimentary rocks containing significant quantities of hydrocarbon (&gt;50 mg/g Org C) occur in the Upper Cretaceous/Tertiary sediments of the Mackenzie Delta. These good to excellent potential petroleum source rocks are anomalous because they contain predominantly herbaceous and coaly organic matter (atomic H/C sime.gif (56 bytes) 0.8) and also because they occur at low levels of thermal alteration (vitrinite reflectance R0 max ≤ 0.7). The large amounts of saturated hydrocarbon which were apparently derived from diterpenoid compounds and the presence of autofluorescent resins in the kerogen suggest that the high resinite content of the sediments may be the reason for the petroleum source potential in this geological setting. The geological parameters (physical, chemical, and/or biological) which controlled the spatial and temporal distribution of these resins is not well understood. Thus prediction of the location of optimum source rock zones has not yet been attempted. It is reasonable to assume, however, that there are other occurrences of this phenomenon and that several excellent potential petroleum source rocks do exist in this sedimentary basin.","URL":"https://archives.datapages.com/data/cspg_sp/data/006/006001/509_cspgsp0060509.htm","author":[{"family":"Snowdon","given":"LR"}],"editor":[{"family":"Miall","given":"A. D."}],"issued":{"date-parts":[["1980"]]}}},{"id":3589,"uris":["http://zotero.org/users/local/pytFPmJs/items/C4929DWA"],"uri":["http://zotero.org/users/local/pytFPmJs/items/C4929DWA"],"itemData":{"id":3589,"type":"article-journal","title":"Mixing of Thermogenic Natural Gases in Northern Appalachian Basin","container-title":"AAPG Bulletin","page":"980-998","volume":"77","issue":"6","abstract":"Stable isotopic studies were undertaken to investigate the origin of 20 oil-associated and non-associated gases from western and central New York State in the northern Appalachian basin. Gas wetness (C2–C5/C1–C5), methane δ13C, and methane δD values range from 0.8 to 26.9%, –47.9 to –30.7‰, and –305 to –143‰, respectively. Corresponding ethane and propane δ13C values range from –40.9 to –32.0‰ and –34.9 to –27.9‰. These data are interpreted to indicate a thermogenic origin with source rock maturities ranging from early mature (equivalent vitrinite reflectance, Ro, approximately 0.5%) to post-mature (equivalent Ro &amp;gt; 2.0%). Inferred gas maturities generally increase with increasing reservoir age: from Late to Middle Devonian (Marcellus and overlying rocks), Middle Devonian to latest silurian (Oriskany, Onondaga, Akron), silurian (Lock-port, Herkimer, Medina), to Ordovician (Queenston and Black River).Oil and gas in many Late to Middle Devonian reservoirs may have migrated from interbedded organic-rich shales. In other reservoirs, particularly those of Ordovician and Silurian age, unusual “isotopic reversals” (methane δ13C &amp;gt; ethane δ13C) suggest that gas generated locally from equivalent-age rocks within the oil window mixed with post-mature gas migrated from deeply buried sources to the south and southeast. The post-mature gas was probably sourced from Middle to Late Ordovician shales. Regional migration of Middle Ordovician gas may have occurred along the Middle Ordovician Knox unconformity. Gas was presumably channeled into overlying Silurian and Devonian reservoirs along faults and fractures.","DOI":"10.1306/BDFF8DBC-1718-11D7-8645000102C1865D","ISSN":"0149-1423","journalAbbreviation":"AAPG Bulletin","author":[{"family":"Jenden","given":"P. D."},{"family":"Drazan","given":"D. J."},{"family":"Kaplan","given":"I. R."}],"issued":{"date-parts":[["1993",6,1]]}}},{"id":3591,"uris":["http://zotero.org/users/local/pytFPmJs/items/G6AQ2WGB"],"uri":["http://zotero.org/users/local/pytFPmJs/items/G6AQ2WGB"],"itemData":{"id":3591,"type":"article-journal","title":"Occurrence of thermogenic gas in the immature zone—implications from the Bakken in-source reservoir system","container-title":"Organic Geochemistry","page":"461-476","volume":"22","issue":"3","abstract":"The Bakken petroleum system has been the subject of intense research. Nevertheless, results of the present organic geochemical study revealed new and previously unreported findings. Most interestingly, immature (&lt;0.7% R0) Bakken Shales are charged with high concentrations of indigenous gas as revealed by thermovaporization-gas chromatography. Both closed and open system pyrolysis experiments elucidated that generation of thermogenic gaseous hydrocarbons early on in maturation seems to be a feasible process in the case of the Bakken. Interestingly, a considerable portion of the immature kerogen macromolecule is made up of diaromatic carotenoid structures which might be related to the unusual high gas generative capacity. A good correlation of gas yield with organic richness (TOC) for the immature Bakken might indicate that the light hydrocarbons are adsorbed to the organic matter and are at the same time indigenous. Alternatively to the hypothesis of early gas generation, the catagenetic/metagenetic formation of gas and its intraformational migration into the immature zone has to be considered as well. However, the likelihood of intraformational migration within the overpressured Bakken Formation is rather low.","DOI":"10.1016/0146-6380(94)90119-8","ISSN":"0146-6380","journalAbbreviation":"Organic Geochemistry","author":[{"family":"Muscio","given":"G.P.A."},{"family":"Horsfield","given":"B."},{"family":"Welte","given":"D.H."}],"issued":{"date-parts":[["1994",12,1]]}}},{"id":2163,"uris":["http://zotero.org/users/local/pytFPmJs/items/ZZ6AL29X"],"uri":["http://zotero.org/users/local/pytFPmJs/items/ZZ6AL29X"],"itemData":{"id":2163,"type":"article-journal","title":"Low-temperature thermal generation of hydrocarbon gases in shallow shales","container-title":"Nature","page":"61–63","volume":"398","issue":"6722","author":[{"family":"Rowe","given":"Devon"},{"family":"Muehlenbachs","given":"Karlis"}],"issued":{"date-parts":[["1999"]]}}},{"id":3594,"uris":["http://zotero.org/users/local/pytFPmJs/items/ZYHVYM88"],"uri":["http://zotero.org/users/local/pytFPmJs/items/ZYHVYM88"],"itemData":{"id":3594,"type":"article-journal","title":"A field evidence for mineral-catalyzed formation of gas during coal maturation","container-title":"Oil &amp; gas journal","page":"32-36","volume":"100","issue":"38","ISSN":"0030-1388","journalAbbreviation":"Oil &amp; gas journal","author":[{"family":"Ramaswamy","given":"Gopal"}],"issued":{"date-parts":[["2002"]]}}}],"schema":"https://github.com/citation-style-language/schema/raw/master/csl-citation.json"} </w:instrText>
      </w:r>
      <w:r w:rsidR="00E83C76">
        <w:fldChar w:fldCharType="separate"/>
      </w:r>
      <w:r w:rsidR="0078015A" w:rsidRPr="0078015A">
        <w:rPr>
          <w:rFonts w:cs="Times New Roman"/>
        </w:rPr>
        <w:t>(Laplante, 1974; Stahl, 1977; Purcell et al., 1979; Connan and Cassou, 1980; Snowdon, 1980; Jenden et al., 1993; Muscio et al., 1994; Rowe and Muehlenbachs, 1999; Ramaswamy, 2002)</w:t>
      </w:r>
      <w:r w:rsidR="00E83C76">
        <w:fldChar w:fldCharType="end"/>
      </w:r>
      <w:r w:rsidR="00FC395B">
        <w:t xml:space="preserve">.  </w:t>
      </w:r>
      <w:r w:rsidR="000F12AE">
        <w:t>K</w:t>
      </w:r>
      <w:r w:rsidR="00FE4DA9">
        <w:t xml:space="preserve">erogen </w:t>
      </w:r>
      <w:r w:rsidR="009B0D64">
        <w:t xml:space="preserve">moieties </w:t>
      </w:r>
      <w:r w:rsidR="0078015A">
        <w:t>will</w:t>
      </w:r>
      <w:r w:rsidR="000F12AE">
        <w:t xml:space="preserve"> </w:t>
      </w:r>
      <w:r w:rsidR="00B95367">
        <w:t xml:space="preserve">not </w:t>
      </w:r>
      <w:r w:rsidR="0078015A">
        <w:t xml:space="preserve">have </w:t>
      </w:r>
      <w:r w:rsidR="00B95367">
        <w:t>undergone much D/H exchange</w:t>
      </w:r>
      <w:r w:rsidR="000F12AE">
        <w:t xml:space="preserve"> at these low thermal maturities</w:t>
      </w:r>
      <w:r w:rsidR="00B95367">
        <w:t xml:space="preserve"> </w:t>
      </w:r>
      <w:r w:rsidR="00B95367">
        <w:fldChar w:fldCharType="begin"/>
      </w:r>
      <w:r w:rsidR="00B95367">
        <w:instrText xml:space="preserve"> ADDIN ZOTERO_ITEM CSL_CITATION {"citationID":"L9w9M18n","properties":{"formattedCitation":"(Dawson et al., 2005; Maslen et al., 2012; Vinnichenko et al., 2021)","plainCitation":"(Dawson et al., 2005; Maslen et al., 2012; Vinnichenko et al., 2021)","noteIndex":0},"citationItems":[{"id":3582,"uris":["http://zotero.org/users/local/pytFPmJs/items/U3W6AV64"],"uri":["http://zotero.org/users/local/pytFPmJs/items/U3W6AV64"],"itemData":{"id":3582,"type":"article-journal","title":"Effect of maturation on the indigenous δD signatures of individual hydrocarbons in sediments and crude oils from the Perth Basin (Western Australia)","container-title":"Organic Geochemistry","page":"95-104","volume":"36","issue":"1","abstract":"We measured the stable hydrogen isotopic composition (δD) of selected aliphatic hydrocarbons in nine sediments of various maturity and two crude oils, all from the northern Perth Basin (on-shore, Western Australia). The sediments and crude oils are from the Lower Triassic Hovea Member (Sapropelic Interval) of the Kockatea Shale. The n-alkanes, pristane and phytane from two immature sediments have δD values that represent the expected isotopic compositions of their precursors. Phytane is enriched in deuterium (D) relative to pristane in all sediment extracts and crude oils; this is attributed to either different sources, or to different isotopic effects during their derivation from phytol. With increasing maturity, pristane and phytane become enriched in D while the n-alkanes generally remain at a constant isotopic composition. A more rapid enrichment of D in isoprenoids relative to n-alkanes with increasing maturity suggests that hydrogen isotopic exchange is occurring via a carbocation mechanism. The phytane diastereomer ratio for each of the sediments correlates linearly with the progressive enrichment of D in phytane and therefore maturity, suggesting that significant hydrogen exchange occurs at the chiral carbons of phytane. The δD values of pristane and phytane from the crude oils are similar or more positive relative to the δD values of the n-alkanes. The average δD values of pristane and phytane for the sediments correlate well with equivalent vitrinite reflectance values, as does the conventional biomarker maturity parameter Ts/Tm, indicating that δD values may be useful for establishing maturity over a wider range than conventional biomarker parameters. The results provide further evidence that care must be taken not to over-interpret δD values of sedimentary hydrocarbons in samples of high thermal maturity.","DOI":"10.1016/j.orggeochem.2004.06.020","ISSN":"0146-6380","journalAbbreviation":"Organic Geochemistry","author":[{"family":"Dawson","given":"Daniel"},{"family":"Grice","given":"Kliti"},{"family":"Alexander","given":"Robert"}],"issued":{"date-parts":[["2005",1,1]]}}},{"id":3580,"uris":["http://zotero.org/users/local/pytFPmJs/items/WC2PLJ7P"],"uri":["http://zotero.org/users/local/pytFPmJs/items/WC2PLJ7P"],"itemData":{"id":3580,"type":"chapter","title":"Stable Hydrogen Isotopes of Isoprenoids and N-Alkanes as a Proxy for Estimating the Thermal History of Sediments Through Geological Time:","container-title":"Analyzing the Thermal History of Sedimentary Basins: Methods and Case Studies","publisher":"SEPM Society for Sedimentary Geology","page":"0","volume":"103","abstract":"The effect of thermal maturation on the δD values of individual petroleum hydrocarbons (n-alkanes and regular isoprenoids) from sedimentary organic matter over geological timescales has been explored in six different sedimentary sequences covering a wide range of maturities; i.e., 0.53%–1.6% vitrinite reflectance (Ro or equivalent; i.e., Re, Rc). These include new data and recently reported literature data on formations ranging in age from the Early Cretaceous to the Permian. The application of Deuterium/Hydrogen (D/H) of biomarkers as a maturity proxy for Devonian source rocks from the Western Canada Sedimentary Basin is also presented here, extending this application to much older sediments than previously studied. In each case, pristane and phytane are predominantly derived from the lipid side chain of chlorophyll a present in most photosynthetic organisms, with an additional (but minor) contribution to pristane from tocopherol of land plants in selected cases. The n-alkanes represent contributions of algae, bacteria, and in certain cases higher plants. In general, the n-alkanes, pristane, and phytane from relatively immature sediments have δD values that retain the isotopic signature of their natural product precursors; i.e., biosynthesized lipid components made up of acetyl and isoprene subunits, respectively. With increasing maturity, pristane and phytane become more enriched in deuterium (D), while the n-alkanes generally remain at a constant isotopic composition until an overmature level is reached, at which point there is a significant enrichment of D in n-alkanes. The enrichment of D in pristane and phytane with increasing maturity correlates strongly with changes in traditional maturity parameters, including vitrinite reflectance, Tmax, and molecular parameters, providing evidence that D enrichment is associated with thermal maturation.","ISBN":"978-1-56576-315-9","editor":[{"family":"Harris","given":"Nicholas B."},{"family":"Peters","given":"Kenneth E."}],"author":[{"family":"Maslen","given":"Ercin"},{"family":"Grice","given":"Kliti"},{"family":"Dawson","given":"Daniel"},{"family":"Wang","given":"Sue"},{"family":"Horsfield","given":"Brian"}],"issued":{"date-parts":[["2012",1,1]]},"accessed":{"date-parts":[["2021",6,12]]}}},{"id":3577,"uris":["http://zotero.org/users/local/pytFPmJs/items/U6FS36AK"],"uri":["http://zotero.org/users/local/pytFPmJs/items/U6FS36AK"],"itemData":{"id":3577,"type":"article-journal","title":"Substantial maturity influence on carbon and hydrogen isotopic composition of n-alkanes in sedimentary rocks","container-title":"Organic Geochemistry","page":"104171","volume":"152","abstract":"Carbon (δ13C) and hydrogen (δ2H) compound-specific isotope analyses on sedimentary hydrocarbons are widely used for ecological reconstructions and oil-source rock or oil-oil correlations. However, the effects of thermal alteration on isotopic composition are not fully understood, potentially imparting a bias on interpretation of older and more mature sedimentary sequences. We measured δ13C and δ2H of n-alkanes in 23 extracted bitumens from the 1.64 Ga Paleoproterozoic Barney Creek Formation in the southern McArthur Basin, Australia. The samples cover a wide range of thermal maturities with calculated vitrinite reflectance (Rc) values from 0.4% to 1.3%. Our results illustrate that while δ13C of kerogen remains relatively constant, the δ13C and δ2H of n-alkanes have a strong positive correlation with thermal maturity. Average δ13Calk increase by 6.8‰ and δ2Halk by 69‰ among the samples in the analysed maturity range. At the same time, the carbon isotopic offset between n-alkanes and kerogen (Δδ13Calk–ker) climbs from 1.3‰ to 8.5‰ with increasing maturity. Therefore, the substantial maturity influence on stable carbon and hydrogen isotopes of n-alkanes must be considered in palaeoecological and petroleum correlation studies. In the initial stages of maturation, n-alkanes from the Barney Creek Formation display increasingly positive “isotope slopes” in plots of δ13Calk against carbon number. However, with further maturation, the slopes became increasingly negative. The isotope slope inversion indicates that the dominant mechanisms for n-alkane generation and degradation changed during the progression from early diagenesis to metagenesis. Numerical models suggest that the formation of positive and negative isotope slopes may be driven by the balance of the formation of n-alkanes from kerogen and their subsequent degradation, and by dependence of the degradation rate constant k on n-alkane chain length.","DOI":"10.1016/j.orggeochem.2020.104171","ISSN":"0146-6380","journalAbbreviation":"Organic Geochemistry","author":[{"family":"Vinnichenko","given":"Galina"},{"family":"Jarrett","given":"Amber J.M."},{"family":"Maldegem","given":"Lennart M.","non-dropping-particle":"van"},{"family":"Brocks","given":"Jochen J."}],"issued":{"date-parts":[["2021",2,1]]}}}],"schema":"https://github.com/citation-style-language/schema/raw/master/csl-citation.json"} </w:instrText>
      </w:r>
      <w:r w:rsidR="00B95367">
        <w:fldChar w:fldCharType="separate"/>
      </w:r>
      <w:r w:rsidR="00B95367" w:rsidRPr="00B95367">
        <w:rPr>
          <w:rFonts w:cs="Times New Roman"/>
        </w:rPr>
        <w:t>(Dawson et al., 2005; Maslen et al., 2012; Vinnichenko et al., 2021)</w:t>
      </w:r>
      <w:r w:rsidR="00B95367">
        <w:fldChar w:fldCharType="end"/>
      </w:r>
      <w:r w:rsidR="000F12AE">
        <w:t>, and thus CH</w:t>
      </w:r>
      <w:r w:rsidR="000F12AE">
        <w:rPr>
          <w:vertAlign w:val="subscript"/>
        </w:rPr>
        <w:t>4</w:t>
      </w:r>
      <w:r w:rsidR="000F12AE">
        <w:t xml:space="preserve"> generated </w:t>
      </w:r>
      <w:r w:rsidR="009B0D64">
        <w:t xml:space="preserve">from immature or </w:t>
      </w:r>
      <w:r w:rsidR="009B0D64">
        <w:lastRenderedPageBreak/>
        <w:t xml:space="preserve">marginally-mature source rocks </w:t>
      </w:r>
      <w:r w:rsidR="000F12AE">
        <w:t xml:space="preserve">will partially inherit its hydrogen </w:t>
      </w:r>
      <w:r w:rsidR="00B9376B">
        <w:t>and their corresponding C</w:t>
      </w:r>
      <w:r w:rsidR="00B9376B" w:rsidRPr="00B9376B">
        <w:t>–</w:t>
      </w:r>
      <w:r w:rsidR="00B9376B">
        <w:t>H linkages</w:t>
      </w:r>
      <w:r w:rsidR="00B9376B" w:rsidRPr="00B9376B">
        <w:t xml:space="preserve"> </w:t>
      </w:r>
      <w:r w:rsidR="000F12AE">
        <w:t>from the precursor</w:t>
      </w:r>
      <w:r w:rsidR="009B0D64">
        <w:t xml:space="preserve"> organic matter</w:t>
      </w:r>
      <w:r w:rsidR="00FC395B">
        <w:t xml:space="preserve">. </w:t>
      </w:r>
      <w:r w:rsidR="004B1191">
        <w:t xml:space="preserve"> Since methyl groups of wood (and presumably other </w:t>
      </w:r>
      <w:r w:rsidR="00FD07E6">
        <w:t xml:space="preserve">naturally-occurring </w:t>
      </w:r>
      <w:r w:rsidR="004B1191">
        <w:t xml:space="preserve">organic </w:t>
      </w:r>
      <w:r w:rsidR="006D375C">
        <w:t>matter</w:t>
      </w:r>
      <w:r w:rsidR="004B1191">
        <w:t xml:space="preserve">) </w:t>
      </w:r>
      <w:r w:rsidR="00FD07E6">
        <w:t>carry</w:t>
      </w:r>
      <w:r w:rsidR="004B1191">
        <w:t xml:space="preserve"> clumped isotope values </w:t>
      </w:r>
      <w:r w:rsidR="00FD07E6">
        <w:t xml:space="preserve">that deviate from equilibrium </w:t>
      </w:r>
      <w:r w:rsidR="004B1191">
        <w:fldChar w:fldCharType="begin"/>
      </w:r>
      <w:r w:rsidR="00C9673F">
        <w:instrText xml:space="preserve"> ADDIN ZOTERO_ITEM CSL_CITATION {"citationID":"4IeKGU1a","properties":{"formattedCitation":"(Lloyd et al., 2021)","plainCitation":"(Lloyd et al., 2021)","noteIndex":0},"citationItems":[{"id":3545,"uris":["http://zotero.org/users/local/pytFPmJs/items/Y6EF2WQ4"],"uri":["http://zotero.org/users/local/pytFPmJs/items/Y6EF2WQ4"],"itemData":{"id":3545,"type":"article-journal","title":"Clumped 13CH2D and 12CHD2 compositions of methyl groups from wood and synthetic monomers: Methods, experimental and theoretical calibrations, and initial results","container-title":"Geochimica et Cosmochimica Acta","page":"233-275","volume":"297","abstract":"Methyl groups are found in numerous biogenic and synthetic materials including geologically preserved materials such as wood. The carbon and hydrogen isotope compositions of methyl groups are used as tracers in biogeochemical cycles, as paleothermometers, and to determine the hydrogen isotopic composition of ancient rain. Here we present analyses of resolved 13C–D (13CH2D) and D–D (12CHD2) clumped isotope compositions of methyl groups as new variables for the study of methyl groups in the present and past. We first present chemical methods to extract, purify, and derivatize methyl groups from methoxyl (R–O–CH3) groups as CH3F and CH3Cl, and high-resolution mass spectrometric techniques to determine the clumped isotope compositions of these species. We achieve precisions for 13C–D clumping of ±0.25‰ and D–D clumping of ±2.5‰. We anchor our clumped isotopic measurements to a thermodynamic reference frame by first calculating the theoretical temperature dependences of 13C–D and D–D clumping in CH3Cl, then placing our measurements onto this reference frame through experimental internal isotopic equilibration of CH3Cl at 200 °C. Finally, we provide and analyze an initial dataset of clumped 13C–D and D–D compositions of methyl groups from various commercial/synthetic monomers and environmental woods. We observe ranges in clumped isotope compositions of </w:instrText>
      </w:r>
      <w:r w:rsidR="00C9673F">
        <w:rPr>
          <w:rFonts w:ascii="Cambria Math" w:hAnsi="Cambria Math" w:cs="Cambria Math"/>
        </w:rPr>
        <w:instrText>∼</w:instrText>
      </w:r>
      <w:r w:rsidR="00C9673F">
        <w:instrText>11</w:instrText>
      </w:r>
      <w:r w:rsidR="00C9673F">
        <w:rPr>
          <w:rFonts w:cs="Times New Roman"/>
        </w:rPr>
        <w:instrText>‰</w:instrText>
      </w:r>
      <w:r w:rsidR="00C9673F">
        <w:instrText xml:space="preserve"> in 13C</w:instrText>
      </w:r>
      <w:r w:rsidR="00C9673F">
        <w:rPr>
          <w:rFonts w:cs="Times New Roman"/>
        </w:rPr>
        <w:instrText>–</w:instrText>
      </w:r>
      <w:r w:rsidR="00C9673F">
        <w:instrText xml:space="preserve">D and </w:instrText>
      </w:r>
      <w:r w:rsidR="00C9673F">
        <w:rPr>
          <w:rFonts w:ascii="Cambria Math" w:hAnsi="Cambria Math" w:cs="Cambria Math"/>
        </w:rPr>
        <w:instrText>∼</w:instrText>
      </w:r>
      <w:r w:rsidR="00C9673F">
        <w:instrText>48</w:instrText>
      </w:r>
      <w:r w:rsidR="00C9673F">
        <w:rPr>
          <w:rFonts w:cs="Times New Roman"/>
        </w:rPr>
        <w:instrText>‰</w:instrText>
      </w:r>
      <w:r w:rsidR="00C9673F">
        <w:instrText xml:space="preserve"> in D–D, and systematic differences within these ranges between methyl groups from commercial monomers and wood. Specifically, commercial clumped 13C–D compositions are between 0 and 3‰, which correspond to apparent equilibrium temperatures between 170 °C and the infinite temperature limit. In contrast, the clumped 13C–D compositions of wood methoxyl groups are distinctively high (9.50–11.25‰) and 3–6‰ higher than would be expected if formed in internal isotopic equilibrium at Earth-surface temperatures. Commercial/synthetic methyl and wood methoxyl clumped D–D compositions are also distinct: −5 to +13‰ in commercial monomers vs. −35 to −8‰ in wood—such negative values cannot result from formation in isotopic equilibrium and require kinetic processes to have occurred. These results indicate that wood methoxyl groups are formed out of isotopic equilibrium and that clumped isotope compositions of methyl groups may be useful tracers of methyl group sources and sinks in the environment. For instance, isotopic clumping in methyl groups may be useful for understanding controls on isotopic clumping in methane produced by methylotrophic methanogens.","DOI":"10.1016/j.gca.2020.10.008","ISSN":"0016-7037","journalAbbreviation":"Geochimica et Cosmochimica Acta","author":[{"family":"Lloyd","given":"Max K."},{"family":"Eldridge","given":"Daniel L."},{"family":"Stolper","given":"Daniel A."}],"issued":{"date-parts":[["2021",3,15]]}}}],"schema":"https://github.com/citation-style-language/schema/raw/master/csl-citation.json"} </w:instrText>
      </w:r>
      <w:r w:rsidR="004B1191">
        <w:fldChar w:fldCharType="separate"/>
      </w:r>
      <w:r w:rsidR="00C9673F" w:rsidRPr="00C9673F">
        <w:rPr>
          <w:rFonts w:cs="Times New Roman"/>
        </w:rPr>
        <w:t>(Lloyd et al., 2021)</w:t>
      </w:r>
      <w:r w:rsidR="004B1191">
        <w:fldChar w:fldCharType="end"/>
      </w:r>
      <w:r w:rsidR="004B1191">
        <w:t xml:space="preserve">, </w:t>
      </w:r>
      <w:r w:rsidR="00D81C86">
        <w:t xml:space="preserve">and because equilibrium methyl group clumping values </w:t>
      </w:r>
      <w:r w:rsidR="00742659">
        <w:t>[</w:t>
      </w:r>
      <w:r w:rsidR="00742659" w:rsidRPr="00D81C86">
        <w:t>Δ</w:t>
      </w:r>
      <w:r w:rsidR="00742659">
        <w:t>(</w:t>
      </w:r>
      <w:r w:rsidR="00742659">
        <w:rPr>
          <w:vertAlign w:val="superscript"/>
        </w:rPr>
        <w:t>13</w:t>
      </w:r>
      <w:r w:rsidR="00742659">
        <w:t>CH</w:t>
      </w:r>
      <w:r w:rsidR="00742659">
        <w:rPr>
          <w:vertAlign w:val="subscript"/>
        </w:rPr>
        <w:t>2</w:t>
      </w:r>
      <w:r w:rsidR="00742659">
        <w:t>D</w:t>
      </w:r>
      <w:r w:rsidR="00742659" w:rsidRPr="00D81C86">
        <w:t>–</w:t>
      </w:r>
      <w:r w:rsidR="00742659">
        <w:t>R)</w:t>
      </w:r>
      <w:r w:rsidR="008C2283">
        <w:t xml:space="preserve"> values</w:t>
      </w:r>
      <w:r w:rsidR="00742659">
        <w:t xml:space="preserve">] </w:t>
      </w:r>
      <w:r w:rsidR="00D81C86">
        <w:t xml:space="preserve">are quite similar to </w:t>
      </w:r>
      <w:r w:rsidR="00D81C86" w:rsidRPr="00D81C86">
        <w:t>Δ</w:t>
      </w:r>
      <w:r w:rsidR="00D81C86">
        <w:rPr>
          <w:vertAlign w:val="superscript"/>
        </w:rPr>
        <w:t>13</w:t>
      </w:r>
      <w:r w:rsidR="00D81C86">
        <w:t>CH</w:t>
      </w:r>
      <w:r w:rsidR="00D81C86">
        <w:rPr>
          <w:vertAlign w:val="subscript"/>
        </w:rPr>
        <w:t>3</w:t>
      </w:r>
      <w:r w:rsidR="00D81C86">
        <w:t>D values of CH</w:t>
      </w:r>
      <w:r w:rsidR="00D81C86">
        <w:rPr>
          <w:vertAlign w:val="subscript"/>
        </w:rPr>
        <w:softHyphen/>
        <w:t>4</w:t>
      </w:r>
      <w:r w:rsidR="00D81C86">
        <w:softHyphen/>
        <w:t xml:space="preserve"> at these temperatures</w:t>
      </w:r>
      <w:r w:rsidR="00B46440">
        <w:t xml:space="preserve"> </w:t>
      </w:r>
      <w:r w:rsidR="00B46440">
        <w:fldChar w:fldCharType="begin"/>
      </w:r>
      <w:r w:rsidR="00C9673F">
        <w:instrText xml:space="preserve"> ADDIN ZOTERO_ITEM CSL_CITATION {"citationID":"9Qf4z2U1","properties":{"formattedCitation":"(within several tenths of a permil; Wang et al., 2015; Lloyd et al., 2021)","plainCitation":"(within several tenths of a permil; Wang et al., 2015; Lloyd et al., 2021)","noteIndex":0},"citationItems":[{"id":315,"uris":["http://zotero.org/users/local/pytFPmJs/items/2NNXXN9A"],"uri":["http://zotero.org/users/local/pytFPmJs/items/2NNXXN9A"],"itemData":{"id":315,"type":"article-journal","title":"Nonequilibrium clumped isotope signals in microbial methane","container-title":"Science","page":"428-431","volume":"348","issue":"6233","abstract":"Methane is a key component in the global carbon cycle, with a wide range of anthropogenic and natural sources. Although isotopic compositions of methane have traditionally aided source identification, the abundance of its multiply substituted “clumped” isotopologues (for example, 13CH3D) has recently emerged as a proxy for determining methane-formation temperatures. However, the effect of biological processes on methane’s clumped isotopologue signature is poorly constrained. We show that methanogenesis proceeding at relatively high rates in cattle, surface environments, and laboratory cultures exerts kinetic control on 13CH3D abundances and results in anomalously elevated formation-temperature estimates. We demonstrate quantitatively that H2 availability accounts for this effect. Clumped methane thermometry can therefore provide constraints on the generation of methane in diverse settings, including continental serpentinization sites and ancient, deep groundwaters.","DOI":"10.1126/science.aaa4326","author":[{"family":"Wang","given":"David T."},{"family":"Gruen","given":"Danielle S."},{"family":"Lollar","given":"Barbara Sherwood"},{"family":"Hinrichs","given":"Kai-Uwe"},{"family":"Stewart","given":"Lucy C."},{"family":"Holden","given":"James F."},{"family":"Hristov","given":"Alexander N."},{"family":"Pohlman","given":"John W."},{"family":"Morrill","given":"Penny L."},{"family":"Könneke","given":"Martin"},{"family":"Delwiche","given":"Kyle B."},{"family":"Reeves","given":"Eoghan P."},{"family":"Sutcliffe","given":"Chelsea N."},{"family":"Ritter","given":"Daniel J."},{"family":"Seewald","given":"Jeffrey S."},{"family":"McIntosh","given":"Jennifer C."},{"family":"Hemond","given":"Harold F."},{"family":"Kubo","given":"Michael D."},{"family":"Cardace","given":"Dawn"},{"family":"Hoehler","given":"Tori M."},{"family":"Ono","given":"Shuhei"}],"issued":{"date-parts":[["2015"]]}},"prefix":"within several tenths of a permil;"},{"id":3545,"uris":["http://zotero.org/users/local/pytFPmJs/items/Y6EF2WQ4"],"uri":["http://zotero.org/users/local/pytFPmJs/items/Y6EF2WQ4"],"itemData":{"id":3545,"type":"article-journal","title":"Clumped 13CH2D and 12CHD2 compositions of methyl groups from wood and synthetic monomers: Methods, experimental and theoretical calibrations, and initial results","container-title":"Geochimica et Cosmochimica Acta","page":"233-275","volume":"297","abstract":"Methyl groups are found in numerous biogenic and synthetic materials including geologically preserved materials such as wood. The carbon and hydrogen isotope compositions of methyl groups are used as tracers in biogeochemical cycles, as paleothermometers, and to determine the hydrogen isotopic composition of ancient rain. Here we present analyses of resolved 13C–D (13CH2D) and D–D (12CHD2) clumped isotope compositions of methyl groups as new variables for the study of methyl groups in the present and past. We first present chemical methods to extract, purify, and derivatize methyl groups from methoxyl (R–O–CH3) groups as CH3F and CH3Cl, and high-resolution mass spectrometric techniques to determine the clumped isotope compositions of these species. We achieve precisions for 13C–D clumping of ±0.25‰ and D–D clumping of ±2.5‰. We anchor our clumped isotopic measurements to a thermodynamic reference frame by first calculating the theoretical temperature dependences of 13C–D and D–D clumping in CH3Cl, then placing our measurements onto this reference frame through experimental internal isotopic equilibration of CH3Cl at 200 °C. Finally, we provide and analyze an initial dataset of clumped 13C–D and D–D compositions of methyl groups from various commercial/synthetic monomers and environmental woods. We observe ranges in clumped isotope compositions of </w:instrText>
      </w:r>
      <w:r w:rsidR="00C9673F">
        <w:rPr>
          <w:rFonts w:ascii="Cambria Math" w:hAnsi="Cambria Math" w:cs="Cambria Math"/>
        </w:rPr>
        <w:instrText>∼</w:instrText>
      </w:r>
      <w:r w:rsidR="00C9673F">
        <w:instrText>11</w:instrText>
      </w:r>
      <w:r w:rsidR="00C9673F">
        <w:rPr>
          <w:rFonts w:cs="Times New Roman"/>
        </w:rPr>
        <w:instrText>‰</w:instrText>
      </w:r>
      <w:r w:rsidR="00C9673F">
        <w:instrText xml:space="preserve"> in 13C</w:instrText>
      </w:r>
      <w:r w:rsidR="00C9673F">
        <w:rPr>
          <w:rFonts w:cs="Times New Roman"/>
        </w:rPr>
        <w:instrText>–</w:instrText>
      </w:r>
      <w:r w:rsidR="00C9673F">
        <w:instrText xml:space="preserve">D and </w:instrText>
      </w:r>
      <w:r w:rsidR="00C9673F">
        <w:rPr>
          <w:rFonts w:ascii="Cambria Math" w:hAnsi="Cambria Math" w:cs="Cambria Math"/>
        </w:rPr>
        <w:instrText>∼</w:instrText>
      </w:r>
      <w:r w:rsidR="00C9673F">
        <w:instrText>48</w:instrText>
      </w:r>
      <w:r w:rsidR="00C9673F">
        <w:rPr>
          <w:rFonts w:cs="Times New Roman"/>
        </w:rPr>
        <w:instrText>‰</w:instrText>
      </w:r>
      <w:r w:rsidR="00C9673F">
        <w:instrText xml:space="preserve"> in D</w:instrText>
      </w:r>
      <w:r w:rsidR="00C9673F">
        <w:rPr>
          <w:rFonts w:cs="Times New Roman"/>
        </w:rPr>
        <w:instrText>–</w:instrText>
      </w:r>
      <w:r w:rsidR="00C9673F">
        <w:instrText xml:space="preserve">D, and systematic differences within these ranges between methyl groups from commercial monomers and wood. Specifically, commercial clumped 13C–D compositions are between 0 and 3‰, which correspond to apparent equilibrium temperatures between 170 °C and the infinite temperature limit. In contrast, the clumped 13C–D compositions of wood methoxyl groups are distinctively high (9.50–11.25‰) and 3–6‰ higher than would be expected if formed in internal isotopic equilibrium at Earth-surface temperatures. Commercial/synthetic methyl and wood methoxyl clumped D–D compositions are also distinct: −5 to +13‰ in commercial monomers vs. −35 to −8‰ in wood—such negative values cannot result from formation in isotopic equilibrium and require kinetic processes to have occurred. These results indicate that wood methoxyl groups are formed out of isotopic equilibrium and that clumped isotope compositions of methyl groups may be useful tracers of methyl group sources and sinks in the environment. For instance, isotopic clumping in methyl groups may be useful for understanding controls on isotopic clumping in methane produced by methylotrophic methanogens.","DOI":"10.1016/j.gca.2020.10.008","ISSN":"0016-7037","journalAbbreviation":"Geochimica et Cosmochimica Acta","author":[{"family":"Lloyd","given":"Max K."},{"family":"Eldridge","given":"Daniel L."},{"family":"Stolper","given":"Daniel A."}],"issued":{"date-parts":[["2021",3,15]]}}}],"schema":"https://github.com/citation-style-language/schema/raw/master/csl-citation.json"} </w:instrText>
      </w:r>
      <w:r w:rsidR="00B46440">
        <w:fldChar w:fldCharType="separate"/>
      </w:r>
      <w:r w:rsidR="00C9673F" w:rsidRPr="00C9673F">
        <w:rPr>
          <w:rFonts w:cs="Times New Roman"/>
        </w:rPr>
        <w:t>(within several tenths of a permil; Wang et al., 2015; Lloyd et al., 2021)</w:t>
      </w:r>
      <w:r w:rsidR="00B46440">
        <w:fldChar w:fldCharType="end"/>
      </w:r>
      <w:r w:rsidR="006D375C">
        <w:t>,</w:t>
      </w:r>
      <w:r w:rsidR="00D81C86">
        <w:t xml:space="preserve"> </w:t>
      </w:r>
      <w:r w:rsidR="004B1191">
        <w:t>CH</w:t>
      </w:r>
      <w:r w:rsidR="004B1191">
        <w:rPr>
          <w:vertAlign w:val="subscript"/>
        </w:rPr>
        <w:t>4</w:t>
      </w:r>
      <w:r w:rsidR="004B1191">
        <w:t xml:space="preserve"> generated from sedimentary organic matter at low levels of thermal stress will likely also carry non-equilibrated clumping values</w:t>
      </w:r>
      <w:r w:rsidR="007A0FCD">
        <w:t xml:space="preserve"> inherited from methane precursors</w:t>
      </w:r>
      <w:r w:rsidR="00AA266D">
        <w:t xml:space="preserve"> (</w:t>
      </w:r>
      <w:r w:rsidR="00AA266D">
        <w:rPr>
          <w:b/>
        </w:rPr>
        <w:t>Fig. </w:t>
      </w:r>
      <w:r w:rsidR="00AA266D">
        <w:rPr>
          <w:b/>
        </w:rPr>
        <w:fldChar w:fldCharType="begin"/>
      </w:r>
      <w:r w:rsidR="00AA266D">
        <w:rPr>
          <w:b/>
        </w:rPr>
        <w:instrText xml:space="preserve"> REF figCartoon \h </w:instrText>
      </w:r>
      <w:r w:rsidR="00AA266D">
        <w:rPr>
          <w:b/>
        </w:rPr>
      </w:r>
      <w:r w:rsidR="00AA266D">
        <w:rPr>
          <w:b/>
        </w:rPr>
        <w:fldChar w:fldCharType="separate"/>
      </w:r>
      <w:r w:rsidR="00EB058D">
        <w:rPr>
          <w:b/>
          <w:noProof/>
        </w:rPr>
        <w:t>7</w:t>
      </w:r>
      <w:r w:rsidR="00AA266D">
        <w:rPr>
          <w:b/>
        </w:rPr>
        <w:fldChar w:fldCharType="end"/>
      </w:r>
      <w:r w:rsidR="00AA266D">
        <w:rPr>
          <w:b/>
        </w:rPr>
        <w:t>A</w:t>
      </w:r>
      <w:r w:rsidR="00AA266D">
        <w:t>)</w:t>
      </w:r>
      <w:r w:rsidR="004B1191">
        <w:t>.</w:t>
      </w:r>
      <w:r w:rsidR="007A0FCD">
        <w:t xml:space="preserve">  </w:t>
      </w:r>
      <w:r w:rsidR="001A08AA">
        <w:t xml:space="preserve">Under hydrothermal conditions, water is known to provide hydrogen to methane via a free radical mechanism </w:t>
      </w:r>
      <w:r w:rsidR="001A08AA">
        <w:fldChar w:fldCharType="begin"/>
      </w:r>
      <w:r w:rsidR="001A08AA">
        <w:instrText xml:space="preserve"> ADDIN ZOTERO_ITEM CSL_CITATION {"citationID":"GYJr8Wui","properties":{"formattedCitation":"(He et al., 2019)","plainCitation":"(He et al., 2019)","noteIndex":0},"citationItems":[{"id":393,"uris":["http://zotero.org/users/local/pytFPmJs/items/EMCYNSL9"],"uri":["http://zotero.org/users/local/pytFPmJs/items/EMCYNSL9"],"itemData":{"id":393,"type":"article-journal","title":"Carbon and hydrogen isotope fractionation for methane from non-isothermal pyrolysis of oil in anhydrous and hydrothermal conditions","container-title":"Energy Exploration &amp; Exploitation","page":"1558–1576","volume":"37","issue":"5","author":[{"family":"He","given":"Kun"},{"family":"Zhang","given":"Shuichang"},{"family":"Mi","given":"Jingkui"},{"family":"Fang","given":"Yu"},{"family":"Zhang","given":"Wenlong"}],"issued":{"date-parts":[["2019"]]}}}],"schema":"https://github.com/citation-style-language/schema/raw/master/csl-citation.json"} </w:instrText>
      </w:r>
      <w:r w:rsidR="001A08AA">
        <w:fldChar w:fldCharType="separate"/>
      </w:r>
      <w:r w:rsidR="001A08AA" w:rsidRPr="001F0A93">
        <w:rPr>
          <w:rFonts w:cs="Times New Roman"/>
        </w:rPr>
        <w:t>(He et al., 2019)</w:t>
      </w:r>
      <w:r w:rsidR="001A08AA">
        <w:fldChar w:fldCharType="end"/>
      </w:r>
      <w:r w:rsidR="001A08AA">
        <w:t xml:space="preserve">.  </w:t>
      </w:r>
      <w:r w:rsidR="007A0FCD">
        <w:t>The process of terminating the CH</w:t>
      </w:r>
      <w:r w:rsidR="007A0FCD">
        <w:softHyphen/>
      </w:r>
      <w:r w:rsidR="007A0FCD">
        <w:rPr>
          <w:vertAlign w:val="subscript"/>
        </w:rPr>
        <w:t>3</w:t>
      </w:r>
      <w:r w:rsidR="007A0FCD" w:rsidRPr="007A0FCD">
        <w:rPr>
          <w:rFonts w:ascii="Cambria Math" w:hAnsi="Cambria Math" w:cs="Cambria Math"/>
        </w:rPr>
        <w:t>⋅</w:t>
      </w:r>
      <w:r w:rsidR="007A0FCD">
        <w:t xml:space="preserve"> with a H</w:t>
      </w:r>
      <w:r w:rsidR="007A0FCD" w:rsidRPr="007A0FCD">
        <w:rPr>
          <w:rFonts w:ascii="Cambria Math" w:hAnsi="Cambria Math" w:cs="Cambria Math"/>
        </w:rPr>
        <w:t>⋅</w:t>
      </w:r>
      <w:r w:rsidR="007A0FCD">
        <w:t xml:space="preserve"> may be an additional source of </w:t>
      </w:r>
      <w:proofErr w:type="spellStart"/>
      <w:r w:rsidR="007A0FCD">
        <w:t>disequilibrated</w:t>
      </w:r>
      <w:proofErr w:type="spellEnd"/>
      <w:r w:rsidR="007A0FCD">
        <w:t xml:space="preserve"> clumped methane signatures</w:t>
      </w:r>
      <w:r w:rsidR="00150888">
        <w:t xml:space="preserve"> </w:t>
      </w:r>
      <w:r w:rsidR="00150888">
        <w:fldChar w:fldCharType="begin"/>
      </w:r>
      <w:r w:rsidR="00C9673F">
        <w:instrText xml:space="preserve"> ADDIN ZOTERO_ITEM CSL_CITATION {"citationID":"EXORiuKr","properties":{"formattedCitation":"(Dong et al., 2021; Xie et al., 2021)","plainCitation":"(Dong et al., 2021; Xie et al., 2021)","noteIndex":0},"citationItems":[{"id":3530,"uris":["http://zotero.org/users/local/pytFPmJs/items/D95UAXBB"],"uri":["http://zotero.org/users/local/pytFPmJs/items/D95UAXBB"],"itemData":{"id":3530,"type":"article-journal","title":"Clumped isotope effects of thermogenic methane formation: insights from pyrolysis of hydrocarbons","container-title":"Geochimica et Cosmochimica Acta","abstract":"Methane clumped isotope analysis is a tool used to constrain the formation or equilibration temperatures of methane, or to differentiate methane of thermogenic, microbial or ‘abiotic’ origins. Geothermometry applications are based on the temperature dependence of relative abundances of multiply-substituted isotopologues in thermodynamic equilibrium, whereas assignments of biogenicity or ‘abiogenicity’ rely on kinetic isotope effects associated with synthesis, which disturb clumped isotope abundances away from expected equilibrium proportions. However, kinetic processes in thermogenesis or during post-generation storage of thermogenic gas may cause isotopic disequilibrium, confounding thermometry applications or leading to ‘false positive’ identifications of microbial or abiogenic gases. Non-equilibrated clumped isotope compositions have been observed in thermogenic gases including unconventional oil-associated gases and from coal pyrolysis experiments. The isotopic disequilibria might be caused by kinetic isotope effects expressed during gas migration (including extraction), or by irreversible chemical processes, such as breaking carbon-carbon bonds in an alkyl precursor. In this study, we performed controlled pyrolysis experiments at 400°C on n-octadecane (C18H38). We characterized the gas chemistry, and compound-specific carbon and hydrogen isotope and methane clumped isotope compositions of the gas products. We found that Δ13CH3D values (anomalies relative to a stochastic distribution of isotopes) appear to be relatively close to equilibrium at the experimental temperature, whereas Δ12CH2D2values are 30 to 40‰ lower than expected for equilibrium. The large deficit in Δ12CH2D2can be explained by assembling hydrogen atoms affected by two distinct kinetic isotope effects into a methane molecule, previously referred to as a ‘combinatorial effect’. We present a kinetic model that describes the full isotopic systematics, including anomalous Δ12CH2D2 deficits, of pyrolysis product methane. Finally, we propose a model for the isotope signatures of natural thermogenic methane where the non-equilibrium Δ12CH2D2 composition is a signature of the onset of catagenetic methane production. Our model also describes ways in which this signature disappears as further maturation drives Δ12CH2D2 to equilibrium through hydrogen exchange. Our findings demonstrate that anomalous depletion in Δ12CH2D2is not a unique signature for microbial or putative abiotic methane, and specifically, it can be generated during pyrolytic chemistry.","URL":"https://www.sciencedirect.com/science/article/pii/S0016703721001551","DOI":"10.1016/j.gca.2021.03.009","ISSN":"0016-7037","journalAbbreviation":"Geochimica et Cosmochimica Acta","author":[{"family":"Dong","given":"Guannan"},{"family":"Xie","given":"Hao"},{"family":"Formolo","given":"Michael"},{"family":"Lawson","given":"Michael"},{"family":"Sessions","given":"Alex"},{"family":"Eiler","given":"John"}],"issued":{"date-parts":[["2021",3,18]]}}},{"id":3554,"uris":["http://zotero.org/users/local/pytFPmJs/items/6MYXA5DN"],"uri":["http://zotero.org/users/local/pytFPmJs/items/6MYXA5DN"],"itemData":{"id":3554,"type":"article-journal","title":"The evolution of intra- and inter-molecular isotope equilibria in natural gases with thermal maturation","container-title":"Geochimica et Cosmochimica Acta","abstract":"Naturally occurring hydrocarbon fluids in sedimentary basins have economic, geological and environmental significance. Connecting sedimentary basin temperature-time evolution with petroleum generation and transformation is a long-studied problem. In this study, we investigate the use of a novel tool – multiply substituted isotopologues of methane, for distinguishing between different chemical mechanisms in catagenesis and for characterizing the extent of thermal maturation of thermogenic natural gases. We analyze the stable isotope compositions of a suite of thermogenic gas samples that are globally distributed and cover a wide range in composition and thermal maturation, from dominantly unconventional shale gas formations and a few conventional gas plays. Our data show that methane generated at early thermal maturity has a stable isotope composition governed by chemical kinetics, characterized by a pronounced deficit in Δ12CH2D2; this signature can be explained by its formation chemistry that combines a more D-rich methyl radical pool and more D-poor H radical pool. Methane from higher thermal maturity fluids increases in Δ12CH2D2, reaching equilibrium at vitrinite reflectance maturity (Ro) of approximately 1.5% (equivalent to 170–210 °C peak burial temperature) and higher, which is interpreted to be the result of isotope exchange erasing the disequilibrium signature of catagenetic chemistry, mediated by C-H activation during either radical chain reactions or organic-inorganic interactions on mineral surfaces. We further examined hydrogen isotope fractionations among methane, ethane and propane for a compiled global dataset and found that the intermolecular fractionation exhibits a trend similar to that seen for the Δ12CH2D2 value of methane, departing from equilibrium at low thermal maturities and moving towards equilibrium as maturity increases. These findings indicate that the inter- and intra-molecular hydrogen isotope structures of components of thermogenic natural gas transition from chemical-kinetic control at low thermal maturities toward thermodynamic control at higher thermal maturities, mediated by hydrogen exchange reactions. We propose that these systematic relationships could be used to identify the exact thermal maturation stages for natural gases and their associated fluids, especially for oil-associated gas at early maturation.","URL":"https://www.sciencedirect.com/science/article/pii/S0016703721002830","DOI":"10.1016/j.gca.2021.05.012","ISSN":"0016-7037","journalAbbreviation":"Geochimica et Cosmochimica Acta","author":[{"family":"Xie","given":"Hao"},{"family":"Dong","given":"Guannan"},{"family":"Formolo","given":"Michael"},{"family":"Lawson","given":"Michael"},{"family":"Liu","given":"Jianzhang"},{"family":"Cong","given":"Fuyun"},{"family":"Mangenot","given":"Xavier"},{"family":"Shuai","given":"Yanhua"},{"family":"Ponton","given":"Camilo"},{"family":"Eiler","given":"John"}],"issued":{"date-parts":[["2021",5,19]]}}}],"schema":"https://github.com/citation-style-language/schema/raw/master/csl-citation.json"} </w:instrText>
      </w:r>
      <w:r w:rsidR="00150888">
        <w:fldChar w:fldCharType="separate"/>
      </w:r>
      <w:r w:rsidR="00C9673F" w:rsidRPr="00C9673F">
        <w:rPr>
          <w:rFonts w:cs="Times New Roman"/>
        </w:rPr>
        <w:t>(Dong et al., 2021; Xie et al., 2021)</w:t>
      </w:r>
      <w:r w:rsidR="00150888">
        <w:fldChar w:fldCharType="end"/>
      </w:r>
      <w:r w:rsidR="007A0FCD">
        <w:t xml:space="preserve">.   </w:t>
      </w:r>
    </w:p>
    <w:p w14:paraId="1E1D5BAE" w14:textId="2E0A20EE" w:rsidR="00304544" w:rsidRDefault="00304544" w:rsidP="00A83D11">
      <w:pPr>
        <w:pStyle w:val="Heading3"/>
      </w:pPr>
      <w:r>
        <w:t>D/H exchange in precursor molecules</w:t>
      </w:r>
      <w:r w:rsidR="00A83D11">
        <w:t xml:space="preserve"> </w:t>
      </w:r>
    </w:p>
    <w:p w14:paraId="737334F9" w14:textId="41A49B8B" w:rsidR="00D6249D" w:rsidRDefault="00D6249D" w:rsidP="00304544">
      <w:r>
        <w:t xml:space="preserve">In maturing and thermally-mature source rocks, kerogens can be expected to have exchanged part of their organic hydrogen pool with ambient waters.  In experiments on source rocks heated with deuterium-enriched and deuterium-depleted waters, </w:t>
      </w:r>
      <w:proofErr w:type="spellStart"/>
      <w:r>
        <w:t>Schimmelmann</w:t>
      </w:r>
      <w:proofErr w:type="spellEnd"/>
      <w:r>
        <w:t xml:space="preserve"> et al. </w:t>
      </w:r>
      <w:r>
        <w:fldChar w:fldCharType="begin"/>
      </w:r>
      <w:r>
        <w:instrText xml:space="preserve"> ADDIN ZOTERO_ITEM CSL_CITATION {"citationID":"OMA7hbl1","properties":{"formattedCitation":"(1999)","plainCitation":"(1999)","noteIndex":0},"citationItems":[{"id":256,"uris":["http://zotero.org/users/local/pytFPmJs/items/8W8RP4J8"],"uri":["http://zotero.org/users/local/pytFPmJs/items/8W8RP4J8"],"itemData":{"id":256,"type":"article-journal","title":"D/H isotope ratios of kerogen, bitumen, oil, and water in hydrous pyrolysis of source rocks containing kerogen types I, II, IIS, and III","container-title":"Geochimica et Cosmochimica Acta","page":"3751–3766","volume":"63","issue":"22","DOI":"10.1016/s0016-7037(99)00221-5","author":[{"family":"Schimmelmann","given":"Arndt"},{"family":"Lewan","given":"Michael D"},{"family":"Wintsch","given":"Robert P"}],"issued":{"date-parts":[["1999"]]}},"suppress-author":true}],"schema":"https://github.com/citation-style-language/schema/raw/master/csl-citation.json"} </w:instrText>
      </w:r>
      <w:r>
        <w:fldChar w:fldCharType="separate"/>
      </w:r>
      <w:r w:rsidRPr="00D6249D">
        <w:rPr>
          <w:rFonts w:cs="Times New Roman"/>
        </w:rPr>
        <w:t>(1999)</w:t>
      </w:r>
      <w:r>
        <w:fldChar w:fldCharType="end"/>
      </w:r>
      <w:r>
        <w:t xml:space="preserve"> found that </w:t>
      </w:r>
      <w:r w:rsidR="00B3531F">
        <w:t>45</w:t>
      </w:r>
      <w:r>
        <w:t xml:space="preserve"> to 79% of carbon-bound hydrogen was derived from water after pyrolysis</w:t>
      </w:r>
      <w:r w:rsidR="00B3531F">
        <w:t xml:space="preserve"> to equivalent maturities </w:t>
      </w:r>
      <w:r w:rsidR="00300E6F">
        <w:t>as high as</w:t>
      </w:r>
      <w:r w:rsidR="00B3531F">
        <w:t xml:space="preserve"> ~1.3% (as </w:t>
      </w:r>
      <w:proofErr w:type="spellStart"/>
      <w:r w:rsidR="00B3531F">
        <w:t>EASY%Ro</w:t>
      </w:r>
      <w:proofErr w:type="spellEnd"/>
      <w:r w:rsidR="00B3531F">
        <w:t>)</w:t>
      </w:r>
      <w:r>
        <w:t xml:space="preserve">.  </w:t>
      </w:r>
      <w:r w:rsidR="00B45798">
        <w:t xml:space="preserve">Aliphatic </w:t>
      </w:r>
      <w:r w:rsidR="00F82AED">
        <w:t>Type I kerogen,</w:t>
      </w:r>
      <w:r w:rsidR="00B45798">
        <w:t xml:space="preserve"> containing large amounts of alkyl groups,</w:t>
      </w:r>
      <w:r w:rsidR="00F82AED">
        <w:t xml:space="preserve"> were noted to be more isotopically-conservative than kerogens with greater amounts of NSO-containing moieties such as Type IIS kerogen.  </w:t>
      </w:r>
    </w:p>
    <w:p w14:paraId="04E9A780" w14:textId="4497420D" w:rsidR="00640FD8" w:rsidRPr="00BA30E2" w:rsidRDefault="00D42D55" w:rsidP="00640FD8">
      <w:r>
        <w:t xml:space="preserve">Exchange of </w:t>
      </w:r>
      <w:r>
        <w:rPr>
          <w:i/>
        </w:rPr>
        <w:t>n-</w:t>
      </w:r>
      <w:r>
        <w:t xml:space="preserve">alkyl hydrogens is slow relative to hydrogen exchange at other positions such as at the </w:t>
      </w:r>
      <w:r w:rsidRPr="00D42D55">
        <w:t>α</w:t>
      </w:r>
      <w:r>
        <w:t xml:space="preserve">-carbons of C=O groups </w:t>
      </w:r>
      <w:r>
        <w:fldChar w:fldCharType="begin"/>
      </w:r>
      <w:r>
        <w:instrText xml:space="preserve"> ADDIN ZOTERO_ITEM CSL_CITATION {"citationID":"VhMxiWPC","properties":{"formattedCitation":"(Sessions et al., 2004)","plainCitation":"(Sessions et al., 2004)","noteIndex":0},"citationItems":[{"id":270,"uris":["http://zotero.org/users/local/pytFPmJs/items/4ANVW8GU"],"uri":["http://zotero.org/users/local/pytFPmJs/items/4ANVW8GU"],"itemData":{"id":270,"type":"article-journal","title":"Isotopic exchange of carbon-bound hydrogen over geologic timescales","container-title":"Geochimica et Cosmochimica Acta","page":"1545–1559","volume":"68","issue":"7","DOI":"10.1016/j.gca.2003.06.004","author":[{"family":"Sessions","given":"Alex L"},{"family":"Sylva","given":"Sean P"},{"family":"Summons","given":"Roger E"},{"family":"Hayes","given":"John M"}],"issued":{"date-parts":[["2004"]]}}}],"schema":"https://github.com/citation-style-language/schema/raw/master/csl-citation.json"} </w:instrText>
      </w:r>
      <w:r>
        <w:fldChar w:fldCharType="separate"/>
      </w:r>
      <w:r w:rsidRPr="00D42D55">
        <w:rPr>
          <w:rFonts w:cs="Times New Roman"/>
        </w:rPr>
        <w:t>(Sessions et al., 2004)</w:t>
      </w:r>
      <w:r>
        <w:fldChar w:fldCharType="end"/>
      </w:r>
      <w:r>
        <w:t>.  However, exchange rates for aliphatic hydrogens</w:t>
      </w:r>
      <w:r w:rsidR="00453F09">
        <w:t xml:space="preserve"> </w:t>
      </w:r>
      <w:r>
        <w:t xml:space="preserve">are not zero.  Exchange may proceed via hydrogen transfer to a relatively stable tertiary carbocation-containing intermediate from adjacent methyl or methylene groups </w:t>
      </w:r>
      <w:r>
        <w:fldChar w:fldCharType="begin"/>
      </w:r>
      <w:r>
        <w:instrText xml:space="preserve"> ADDIN ZOTERO_ITEM CSL_CITATION {"citationID":"iJAQXiC5","properties":{"formattedCitation":"(Alexander et al., 1984)","plainCitation":"(Alexander et al., 1984)","noteIndex":0},"citationItems":[{"id":825,"uris":["http://zotero.org/users/local/pytFPmJs/items/WNRUJCIW"],"uri":["http://zotero.org/users/local/pytFPmJs/items/WNRUJCIW"],"itemData":{"id":825,"type":"article-journal","title":"Clay catalysis of alkyl hydrogen exchange reactions—reaction mechanisms","container-title":"Organic Geochemistry","page":"755–760","volume":"6","author":[{"family":"Alexander","given":"Robert"},{"family":"Kagi","given":"Robert Ian"},{"family":"Larcher","given":"Alfons V"}],"issued":{"date-parts":[["1984"]]}}}],"schema":"https://github.com/citation-style-language/schema/raw/master/csl-citation.json"} </w:instrText>
      </w:r>
      <w:r>
        <w:fldChar w:fldCharType="separate"/>
      </w:r>
      <w:r w:rsidRPr="00D42D55">
        <w:rPr>
          <w:rFonts w:cs="Times New Roman"/>
        </w:rPr>
        <w:t>(Alexander et al., 1984)</w:t>
      </w:r>
      <w:r>
        <w:fldChar w:fldCharType="end"/>
      </w:r>
      <w:r>
        <w:t xml:space="preserve">, </w:t>
      </w:r>
      <w:r w:rsidR="00EA02BD">
        <w:t xml:space="preserve">or via the reversible dehydration of alkanes to form alkenes under conditions of metastable equilibrium </w:t>
      </w:r>
      <w:r w:rsidR="00EA02BD">
        <w:fldChar w:fldCharType="begin"/>
      </w:r>
      <w:r w:rsidR="00EA02BD">
        <w:instrText xml:space="preserve"> ADDIN ZOTERO_ITEM CSL_CITATION {"citationID":"EQ2ofrhU","properties":{"formattedCitation":"(Seewald, 1994)","plainCitation":"(Seewald, 1994)","noteIndex":0},"citationItems":[{"id":262,"uris":["http://zotero.org/users/local/pytFPmJs/items/M4UWVF25"],"uri":["http://zotero.org/users/local/pytFPmJs/items/M4UWVF25"],"itemData":{"id":262,"type":"article-journal","title":"Evidence for metastable equilibrium between hydrocarbons under hydrothermal conditions","container-title":"Nature","page":"285-287","volume":"370","DOI":"10.1038/370285a0","author":[{"family":"Seewald","given":"Jeffrey S"}],"issued":{"date-parts":[["1994"]]}}}],"schema":"https://github.com/citation-style-language/schema/raw/master/csl-citation.json"} </w:instrText>
      </w:r>
      <w:r w:rsidR="00EA02BD">
        <w:fldChar w:fldCharType="separate"/>
      </w:r>
      <w:r w:rsidR="00EA02BD" w:rsidRPr="00EA02BD">
        <w:rPr>
          <w:rFonts w:cs="Times New Roman"/>
        </w:rPr>
        <w:t>(Seewald, 1994)</w:t>
      </w:r>
      <w:r w:rsidR="00EA02BD">
        <w:fldChar w:fldCharType="end"/>
      </w:r>
      <w:r w:rsidR="00EA02BD">
        <w:t xml:space="preserve">.  </w:t>
      </w:r>
      <w:r w:rsidR="00453F09">
        <w:t>In the absence of significant direct CH</w:t>
      </w:r>
      <w:r w:rsidR="00453F09">
        <w:rPr>
          <w:vertAlign w:val="subscript"/>
        </w:rPr>
        <w:t>4</w:t>
      </w:r>
      <w:r w:rsidR="00453F09">
        <w:t>–H</w:t>
      </w:r>
      <w:r w:rsidR="00453F09">
        <w:rPr>
          <w:vertAlign w:val="subscript"/>
        </w:rPr>
        <w:t>2</w:t>
      </w:r>
      <w:r w:rsidR="00453F09">
        <w:t>O exchange, the formation of large amounts of CD</w:t>
      </w:r>
      <w:r w:rsidR="00453F09">
        <w:softHyphen/>
      </w:r>
      <w:r w:rsidR="00453F09">
        <w:rPr>
          <w:vertAlign w:val="subscript"/>
        </w:rPr>
        <w:t>4</w:t>
      </w:r>
      <w:r w:rsidR="00453F09">
        <w:t xml:space="preserve"> during our experiment suggest that hydrogen at methyl groups </w:t>
      </w:r>
      <w:r w:rsidR="001E09CF">
        <w:t xml:space="preserve">of kerogen (or other methane precursors) </w:t>
      </w:r>
      <w:r w:rsidR="00453F09">
        <w:t>exchange with water under thermal conditions compatible with the generation of petroleum</w:t>
      </w:r>
      <w:r w:rsidR="007C7726">
        <w:t xml:space="preserve"> (</w:t>
      </w:r>
      <w:r w:rsidR="007C7726">
        <w:rPr>
          <w:b/>
        </w:rPr>
        <w:t>Fig. </w:t>
      </w:r>
      <w:r w:rsidR="007C7726">
        <w:rPr>
          <w:b/>
        </w:rPr>
        <w:fldChar w:fldCharType="begin"/>
      </w:r>
      <w:r w:rsidR="007C7726">
        <w:rPr>
          <w:b/>
        </w:rPr>
        <w:instrText xml:space="preserve"> REF figCartoon \h </w:instrText>
      </w:r>
      <w:r w:rsidR="007C7726">
        <w:rPr>
          <w:b/>
        </w:rPr>
      </w:r>
      <w:r w:rsidR="007C7726">
        <w:rPr>
          <w:b/>
        </w:rPr>
        <w:fldChar w:fldCharType="separate"/>
      </w:r>
      <w:r w:rsidR="00EB058D">
        <w:rPr>
          <w:b/>
          <w:noProof/>
        </w:rPr>
        <w:t>7</w:t>
      </w:r>
      <w:r w:rsidR="007C7726">
        <w:rPr>
          <w:b/>
        </w:rPr>
        <w:fldChar w:fldCharType="end"/>
      </w:r>
      <w:r w:rsidR="007C7726">
        <w:rPr>
          <w:b/>
        </w:rPr>
        <w:t>B</w:t>
      </w:r>
      <w:r w:rsidR="007C7726">
        <w:rPr>
          <w:b/>
        </w:rPr>
        <w:softHyphen/>
        <w:t>–C</w:t>
      </w:r>
      <w:r w:rsidR="007C7726">
        <w:t>)</w:t>
      </w:r>
      <w:r w:rsidR="00453F09">
        <w:t>.</w:t>
      </w:r>
      <w:r w:rsidR="002070DF">
        <w:rPr>
          <w:rStyle w:val="FootnoteReference"/>
        </w:rPr>
        <w:footnoteReference w:id="5"/>
      </w:r>
      <w:r w:rsidR="00453F09">
        <w:t xml:space="preserve">  </w:t>
      </w:r>
      <w:r w:rsidR="00401245">
        <w:t xml:space="preserve">Water is abundant within most source rocks, with even source rocks with very low water saturation containing up to several percent water by weight </w:t>
      </w:r>
      <w:r w:rsidR="00401245">
        <w:fldChar w:fldCharType="begin"/>
      </w:r>
      <w:r w:rsidR="00401245">
        <w:instrText xml:space="preserve"> ADDIN ZOTERO_ITEM CSL_CITATION {"citationID":"LpyvCb9X","properties":{"formattedCitation":"(Kazak and Kazak, 2019)","plainCitation":"(Kazak and Kazak, 2019)","noteIndex":0},"citationItems":[{"id":3677,"uris":["http://zotero.org/users/local/pytFPmJs/items/FWU999XG"],"uri":["http://zotero.org/users/local/pytFPmJs/items/FWU999XG"],"itemData":{"id":3677,"type":"article-journal","title":"A novel laboratory method for reliable water content determination of shale reservoir rocks","container-title":"Journal of Petroleum Science and Engineering","page":"106301","volume":"183","abstract":"The paper presents a novel laboratory evaporation method (EM) of the water saturation measurement of the shale reservoir rock samples with initial water content down to below 1 wt%. The EM offers fast, efficient, and accurate measurements of the total water content, free and loosely clay-bound water. The method is characterized in terms of its operating domain and relative measurement error. The research results show that a good quality data set requires the use of fresh samples with a maximum preserved initial water saturation, fragmented into pieces with specific dimensions of a few centimetres. A comprehensive comparison between the EM and the Dean-Stark method conducted on low-permeable shale rocks of the Bazhenov formation clearly shows EM's advantages regarding accuracy and turn-around time.","DOI":"10.1016/j.petrol.2019.106301","ISSN":"0920-4105","journalAbbreviation":"Journal of Petroleum Science and Engineering","author":[{"family":"Kazak","given":"Ekaterina S."},{"family":"Kazak","given":"Andrey V."}],"issued":{"date-parts":[["2019",12,1]]}}}],"schema":"https://github.com/citation-style-language/schema/raw/master/csl-citation.json"} </w:instrText>
      </w:r>
      <w:r w:rsidR="00401245">
        <w:fldChar w:fldCharType="separate"/>
      </w:r>
      <w:r w:rsidR="00401245" w:rsidRPr="00D062E3">
        <w:rPr>
          <w:rFonts w:cs="Times New Roman"/>
        </w:rPr>
        <w:t>(Kazak and Kazak, 2019)</w:t>
      </w:r>
      <w:r w:rsidR="00401245">
        <w:fldChar w:fldCharType="end"/>
      </w:r>
      <w:r w:rsidR="00401245">
        <w:t xml:space="preserve">.  </w:t>
      </w:r>
      <w:r w:rsidR="00735BAD">
        <w:t xml:space="preserve">Hence, substantial incorporation of </w:t>
      </w:r>
      <w:r w:rsidR="00A71222">
        <w:t>water-derived H into CH</w:t>
      </w:r>
      <w:r w:rsidR="00A71222">
        <w:rPr>
          <w:vertAlign w:val="subscript"/>
        </w:rPr>
        <w:t>4</w:t>
      </w:r>
      <w:r w:rsidR="00A71222">
        <w:t xml:space="preserve"> is likely to occur in </w:t>
      </w:r>
      <w:r w:rsidR="0032253E">
        <w:t>actively-</w:t>
      </w:r>
      <w:r w:rsidR="00A71222">
        <w:t xml:space="preserve">generating source rocks so long as water is in contact with sedimentary organic matter (see </w:t>
      </w:r>
      <w:r w:rsidR="00A71222" w:rsidRPr="00A71222">
        <w:t>§</w:t>
      </w:r>
      <w:r w:rsidR="00A71222">
        <w:fldChar w:fldCharType="begin"/>
      </w:r>
      <w:r w:rsidR="00A71222">
        <w:instrText xml:space="preserve"> REF _Ref93008295 \r \h </w:instrText>
      </w:r>
      <w:r w:rsidR="00A71222">
        <w:fldChar w:fldCharType="separate"/>
      </w:r>
      <w:r w:rsidR="00EB058D">
        <w:t>4.2</w:t>
      </w:r>
      <w:r w:rsidR="00A71222">
        <w:fldChar w:fldCharType="end"/>
      </w:r>
      <w:r w:rsidR="00A71222">
        <w:t>).</w:t>
      </w:r>
      <w:r w:rsidR="0083175B">
        <w:t xml:space="preserve">  </w:t>
      </w:r>
      <w:r w:rsidR="00700DB4">
        <w:t xml:space="preserve">Equilibrium D/H fractionation between organics and water is likely to be attained in at least several functional groups during kerogen maturation.  While different equilibrium fractionation factors characterize the various H positions in different </w:t>
      </w:r>
      <w:r w:rsidR="00700DB4">
        <w:rPr>
          <w:i/>
        </w:rPr>
        <w:t>n</w:t>
      </w:r>
      <w:r w:rsidR="00700DB4">
        <w:t xml:space="preserve">- and branched alkanes, the average D/H fractionation trends for </w:t>
      </w:r>
      <w:r w:rsidR="00700DB4">
        <w:rPr>
          <w:i/>
        </w:rPr>
        <w:t>n</w:t>
      </w:r>
      <w:r w:rsidR="00700DB4">
        <w:t xml:space="preserve">-alkanes in the same direction as methane (i.e., alkane </w:t>
      </w:r>
      <w:proofErr w:type="spellStart"/>
      <w:r w:rsidR="00511D40" w:rsidRPr="00511D40">
        <w:t>δD</w:t>
      </w:r>
      <w:proofErr w:type="spellEnd"/>
      <w:r w:rsidR="00511D40">
        <w:t xml:space="preserve"> lower</w:t>
      </w:r>
      <w:r w:rsidR="00700DB4">
        <w:t xml:space="preserve"> than water) </w:t>
      </w:r>
      <w:r w:rsidR="00700DB4">
        <w:fldChar w:fldCharType="begin"/>
      </w:r>
      <w:r w:rsidR="00700DB4">
        <w:instrText xml:space="preserve"> ADDIN ZOTERO_ITEM CSL_CITATION {"citationID":"441bLYyP","properties":{"formattedCitation":"(Wang et al., 2009)","plainCitation":"(Wang et al., 2009)","noteIndex":0},"citationItems":[{"id":2468,"uris":["http://zotero.org/users/local/pytFPmJs/items/NV4Z5DPJ"],"uri":["http://zotero.org/users/local/pytFPmJs/items/NV4Z5DPJ"],"itemData":{"id":2468,"type":"article-journal","title":"Equilibrium&lt; sup&gt; 2&lt;/sup&gt; H/&lt; sup&gt; 1&lt;/sup&gt; H fractionations in organic molecules. II: Linear alkanes, alkenes, ketones, carboxylic acids, esters, alcohols and ethers","container-title":"Geochimica et Cosmochimica Acta","page":"7076–7086","volume":"73","issue":"23","author":[{"family":"Wang","given":"Ying"},{"family":"Sessions","given":"Alex L"},{"family":"Nielsen","given":"Robert J"},{"family":"Goddard III","given":"William A"}],"issued":{"date-parts":[["2009"]]}}}],"schema":"https://github.com/citation-style-language/schema/raw/master/csl-citation.json"} </w:instrText>
      </w:r>
      <w:r w:rsidR="00700DB4">
        <w:fldChar w:fldCharType="separate"/>
      </w:r>
      <w:r w:rsidR="00700DB4" w:rsidRPr="00700DB4">
        <w:rPr>
          <w:rFonts w:cs="Times New Roman"/>
        </w:rPr>
        <w:t>(Wang et al., 2009)</w:t>
      </w:r>
      <w:r w:rsidR="00700DB4">
        <w:fldChar w:fldCharType="end"/>
      </w:r>
      <w:r w:rsidR="00700DB4">
        <w:t xml:space="preserve">.  </w:t>
      </w:r>
      <w:r w:rsidR="00BA30E2">
        <w:t>The progressive incorporation of pre-equilibrated alkyl H into thermogenic methane during natural gas generation may explain in part the approach towards apparent equilibrium with formation water seen in CH</w:t>
      </w:r>
      <w:r w:rsidR="00BA30E2">
        <w:rPr>
          <w:vertAlign w:val="subscript"/>
        </w:rPr>
        <w:t>4</w:t>
      </w:r>
      <w:r w:rsidR="00BA30E2">
        <w:t xml:space="preserve"> of increasing thermal maturity </w:t>
      </w:r>
      <w:r w:rsidR="00BA30E2">
        <w:fldChar w:fldCharType="begin"/>
      </w:r>
      <w:r w:rsidR="00BA30E2">
        <w:instrText xml:space="preserve"> ADDIN ZOTERO_ITEM CSL_CITATION {"citationID":"7r3eybph","properties":{"formattedCitation":"(Clayton, 2003; Wang et al., 2018; Turner et al., 2021)","plainCitation":"(Clayton, 2003; Wang et al., 2018; Turner et al., 2021)","noteIndex":0},"citationItems":[{"id":58,"uris":["http://zotero.org/users/local/pytFPmJs/items/ANEA62YG"],"uri":["http://zotero.org/users/local/pytFPmJs/items/ANEA62YG"],"itemData":{"id":58,"type":"article-journal","title":"Hydrogen isotope systematics of thermally generated natural gas","container-title":"International Meeting on Organic Geochemistry, 21st, Kraków, Poland, Book Abstr. Part I","page":"51–52","author":[{"family":"Clayton","given":"C"}],"issued":{"date-parts":[["2003"]]}}},{"id":357,"uris":["http://zotero.org/users/local/pytFPmJs/items/8PFVWJN5"],"uri":["http://zotero.org/users/local/pytFPmJs/items/8PFVWJN5"],"itemData":{"id":357,"type":"article-journal","title":"Clumped isotopologue constraints on the origin of methane at seafloor hot springs","container-title":"Geochimica et Cosmochimica Acta","page":"141–158","volume":"223","DOI":"10.1016/j.gca.2017.11.030","author":[{"family":"Wang","given":"David T"},{"family":"Reeves","given":"Eoghan P"},{"family":"McDermott","given":"Jill M"},{"family":"Seewald","given":"Jeffrey S"},{"family":"Ono","given":"Shuhei"}],"issued":{"date-parts":[["2018"]]}}},{"id":3533,"uris":["http://zotero.org/users/local/pytFPmJs/items/ZMRC96AS"],"uri":["http://zotero.org/users/local/pytFPmJs/items/ZMRC96AS"],"itemData":{"id":3533,"type":"article-journal","title":"Experimental and theoretical determinations of hydrogen isotopic equilibrium in the system CH4-H2-H2O from 3 to 200 °C","container-title":"Geochimica et Cosmochimica Acta","abstract":"The stable isotopic composition of methane (CH4) is commonly used to fingerprint natural gas origins. Over the past 50 years, there have been numerous proposals that both microbial and thermogenic CH4 can form in or later attain hydrogen isotopic equilibrium with water (H2O) and carbon isotopic equilibrium with carbon dioxide (CO2). Evaluation of such proposals requires knowledge of the equilibrium fractionation factors between CH4 and H2O or CO2 at the temperatures where microbial and thermogenic CH4 form in or are found in the environment, which is generally less than 200 °C. Experimental determinations of these fractionation factors are only available above 200 °C, requiring extrapolation of these results beyond the calibrated range or the use of theoretical calculations at lower temperatures. Here, we provide a calibration of the equilibrium hydrogen isotopic fractionation factor for CH4 and hydrogen gas (H2) (DαCH4(g)-H2(g)) based on experiments using γ-Al2O3 and Ni catalysts from 3 to 200 °C. Results were regressed as a 2nd order polynomial of 1000 × lnDαCH4(g)-H2(g) vs. 1/T (K−1) yielding: 1000×lnDαCH4(g)-H2(g)=3.5317×107T2+2.7749×105T-179.48 We combine this calibration with previous experimental determinations of hydrogen isotope equilibrium between H2, H2O(g), and H2O(l) and we provide an interpolatable experimental calibration of 1000 × lnDαCH4(g)-H2O(l) from 3 to 200 °C. Our resulting 4th order polynomial is the following equation: 1000×lnDαCH4(g)-H2Ol=-7.9443×1012T4+8.7772×1010T3-3.4973×108T2+5.4398×105T-382.05 At 3 °C, the value from our calibration differs by 93‰ relative to what would be calculated based on the extrapolation of the only experimental calibration currently available to temperatures below its calibrated range (lowest temperature of 200 °C; Horibe and Craig, 1995). We additionally provide new theoretical estimates of hydrogen isotopic equilibrium between CH4(g), H2(g), and H2O(g) and carbon isotopic equilibrium between CH4(g) and CO2(g) using Path Integral Monte Carlo (PIMC) calculations. Our PIMC calculations for hydrogen isotopic equilibrium between CH4 and H2 agree 1:1 with our experiments. Finally, we compile carbon and hydrogen isotopic measurements of CH4, CO2, and H2O from various environmental systems and compare observed differences between carbon and hydrogen isotopes to those expected based on isotopic equilibrium. We find that isotopic compositions of some microbial gases from marine sedimentary, coalbed, and shale environments are consistent with those expected for CH4-H2O(l) hydrogen and CH4-CO2 carbon isotopic equilibrium. In contrast, microbial terrestrial and pure culture gases are not consistent with both CH4-H2O(l) hydrogen and CH4-CO2 carbon isotopic equilibrium. These results are explained qualitatively using previously developed conceptual models that link free energy gradients available to microorganisms to the degree that their enzymes can promote isotope-exchange reactions between CH4, CO2, and H2O.","URL":"https://www.sciencedirect.com/science/article/pii/S0016703721002490","DOI":"10.1016/j.gca.2021.04.026","ISSN":"0016-7037","journalAbbreviation":"Geochimica et Cosmochimica Acta","author":[{"family":"Turner","given":"Andrew C."},{"family":"Korol","given":"Roman"},{"family":"Eldridge","given":"Daniel L."},{"family":"Bill","given":"Markus"},{"family":"Conrad","given":"Mark E."},{"family":"Miller","given":"Thomas F."},{"family":"Stolper","given":"Daniel A."}],"issued":{"date-parts":[["2021",4,29]]}}}],"schema":"https://github.com/citation-style-language/schema/raw/master/csl-citation.json"} </w:instrText>
      </w:r>
      <w:r w:rsidR="00BA30E2">
        <w:fldChar w:fldCharType="separate"/>
      </w:r>
      <w:r w:rsidR="00BA30E2" w:rsidRPr="00BA30E2">
        <w:rPr>
          <w:rFonts w:cs="Times New Roman"/>
        </w:rPr>
        <w:t>(Clayton, 2003; Wang et al., 2018; Turner et al., 2021)</w:t>
      </w:r>
      <w:r w:rsidR="00BA30E2">
        <w:fldChar w:fldCharType="end"/>
      </w:r>
      <w:r w:rsidR="00BA30E2">
        <w:t xml:space="preserve">. </w:t>
      </w:r>
    </w:p>
    <w:p w14:paraId="748AA1DE" w14:textId="3C1B9F28" w:rsidR="001A4DF1" w:rsidRDefault="001A4DF1" w:rsidP="001A4DF1">
      <w:pPr>
        <w:pStyle w:val="Heading3"/>
      </w:pPr>
      <w:r w:rsidRPr="001A4DF1">
        <w:t>D/H exchange between methane and water</w:t>
      </w:r>
    </w:p>
    <w:p w14:paraId="5965BEBF" w14:textId="3ADC08BF" w:rsidR="0021460F" w:rsidRDefault="007A3560" w:rsidP="0021460F">
      <w:r>
        <w:t>T</w:t>
      </w:r>
      <w:r w:rsidR="00304544">
        <w:t>imescales of direct hydrogen exchange between CH</w:t>
      </w:r>
      <w:r w:rsidR="00304544">
        <w:rPr>
          <w:vertAlign w:val="subscript"/>
        </w:rPr>
        <w:t>4</w:t>
      </w:r>
      <w:r w:rsidR="00304544">
        <w:t xml:space="preserve"> and </w:t>
      </w:r>
      <w:r w:rsidR="001F724F">
        <w:t xml:space="preserve">ambient </w:t>
      </w:r>
      <w:r w:rsidR="00304544">
        <w:t>H</w:t>
      </w:r>
      <w:r w:rsidR="00304544">
        <w:rPr>
          <w:vertAlign w:val="subscript"/>
        </w:rPr>
        <w:t>2</w:t>
      </w:r>
      <w:r w:rsidR="00304544">
        <w:t xml:space="preserve">O </w:t>
      </w:r>
      <w:r w:rsidR="004745FD">
        <w:t>in the absence of catalyst</w:t>
      </w:r>
      <w:r w:rsidR="00220617">
        <w:t xml:space="preserve"> range from</w:t>
      </w:r>
      <w:r w:rsidR="00196033">
        <w:t xml:space="preserve"> </w:t>
      </w:r>
      <w:r>
        <w:t>hundreds of thousands of years</w:t>
      </w:r>
      <w:r w:rsidR="00304544">
        <w:t xml:space="preserve"> at temperatures </w:t>
      </w:r>
      <w:r>
        <w:t>around</w:t>
      </w:r>
      <w:r w:rsidR="00304544">
        <w:t xml:space="preserve"> 200 </w:t>
      </w:r>
      <w:r w:rsidR="00304544" w:rsidRPr="00BF5F0A">
        <w:t>°C</w:t>
      </w:r>
      <w:r>
        <w:t xml:space="preserve">, up to </w:t>
      </w:r>
      <w:r w:rsidR="004507B8">
        <w:t>hundreds of millions</w:t>
      </w:r>
      <w:r>
        <w:t xml:space="preserve"> of</w:t>
      </w:r>
      <w:r w:rsidR="004507B8">
        <w:t xml:space="preserve"> years at temperatures below 150</w:t>
      </w:r>
      <w:r>
        <w:t> </w:t>
      </w:r>
      <w:r w:rsidR="0023724C" w:rsidRPr="00BF5F0A">
        <w:t>°C</w:t>
      </w:r>
      <w:r w:rsidR="0023724C">
        <w:t xml:space="preserve">. </w:t>
      </w:r>
      <w:r w:rsidR="00ED758D">
        <w:t xml:space="preserve"> </w:t>
      </w:r>
      <w:r w:rsidR="0021460F">
        <w:t xml:space="preserve">The reader is referred to </w:t>
      </w:r>
      <w:r w:rsidR="000916E8">
        <w:t xml:space="preserve">Koepp et al. </w:t>
      </w:r>
      <w:r w:rsidR="000916E8">
        <w:fldChar w:fldCharType="begin"/>
      </w:r>
      <w:r w:rsidR="000916E8">
        <w:instrText xml:space="preserve"> ADDIN ZOTERO_ITEM CSL_CITATION {"citationID":"UREYQB5r","properties":{"formattedCitation":"(1978)","plainCitation":"(1978)","noteIndex":0},"citationItems":[{"id":166,"uris":["http://zotero.org/users/local/pytFPmJs/items/Y7W2YK3M"],"uri":["http://zotero.org/users/local/pytFPmJs/items/Y7W2YK3M"],"itemData":{"id":166,"type":"paper-conference","title":"D/H isotope exchange reaction between petroleum and water: a contributory determinant for D/H-isotope ratios in crude oils","container-title":"The Fourth International Conference, Geochronology, Cosmochronology, Isotope Geology USGS Open-File Report 78-701","page":"221–222","volume":"701","author":[{"family":"Koepp","given":"M"}],"issued":{"date-parts":[["1978"]]}},"suppress-author":true}],"schema":"https://github.com/citation-style-language/schema/raw/master/csl-citation.json"} </w:instrText>
      </w:r>
      <w:r w:rsidR="000916E8">
        <w:fldChar w:fldCharType="separate"/>
      </w:r>
      <w:r w:rsidR="000916E8" w:rsidRPr="000916E8">
        <w:rPr>
          <w:rFonts w:cs="Times New Roman"/>
        </w:rPr>
        <w:t>(1978)</w:t>
      </w:r>
      <w:r w:rsidR="000916E8">
        <w:fldChar w:fldCharType="end"/>
      </w:r>
      <w:r w:rsidR="000916E8">
        <w:t xml:space="preserve">, </w:t>
      </w:r>
      <w:r w:rsidR="0021460F">
        <w:t xml:space="preserve">Reeves et al. </w:t>
      </w:r>
      <w:r w:rsidR="0021460F">
        <w:fldChar w:fldCharType="begin"/>
      </w:r>
      <w:r w:rsidR="0021460F">
        <w:instrText xml:space="preserve"> ADDIN ZOTERO_ITEM CSL_CITATION {"citationID":"Bx3x5lwi","properties":{"formattedCitation":"(2012)","plainCitation":"(2012)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P"}],"issued":{"date-parts":[["2012"]]}},"suppress-author":true}],"schema":"https://github.com/citation-style-language/schema/raw/master/csl-citation.json"} </w:instrText>
      </w:r>
      <w:r w:rsidR="0021460F">
        <w:fldChar w:fldCharType="separate"/>
      </w:r>
      <w:r w:rsidR="0021460F" w:rsidRPr="00E05C8E">
        <w:rPr>
          <w:rFonts w:cs="Times New Roman"/>
        </w:rPr>
        <w:t>(2012)</w:t>
      </w:r>
      <w:r w:rsidR="0021460F">
        <w:fldChar w:fldCharType="end"/>
      </w:r>
      <w:r w:rsidR="0021460F">
        <w:t xml:space="preserve">, </w:t>
      </w:r>
      <w:r w:rsidR="000916E8">
        <w:t xml:space="preserve">Wang et al. </w:t>
      </w:r>
      <w:r w:rsidR="00D336BA">
        <w:fldChar w:fldCharType="begin"/>
      </w:r>
      <w:r w:rsidR="00D336BA">
        <w:instrText xml:space="preserve"> ADDIN ZOTERO_ITEM CSL_CITATION {"citationID":"b6sCs6PX","properties":{"formattedCitation":"(2018)","plainCitation":"(2018)","noteIndex":0},"citationItems":[{"id":357,"uris":["http://zotero.org/users/local/pytFPmJs/items/8PFVWJN5"],"uri":["http://zotero.org/users/local/pytFPmJs/items/8PFVWJN5"],"itemData":{"id":357,"type":"article-journal","title":"Clumped isotopologue constraints on the origin of methane at seafloor hot springs","container-title":"Geochimica et Cosmochimica Acta","page":"141–158","volume":"223","DOI":"10.1016/j.gca.2017.11.030","author":[{"family":"Wang","given":"David T"},{"family":"Reeves","given":"Eoghan P"},{"family":"McDermott","given":"Jill M"},{"family":"Seewald","given":"Jeffrey S"},{"family":"Ono","given":"Shuhei"}],"issued":{"date-parts":[["2018"]]}},"suppress-author":true}],"schema":"https://github.com/citation-style-language/schema/raw/master/csl-citation.json"} </w:instrText>
      </w:r>
      <w:r w:rsidR="00D336BA">
        <w:fldChar w:fldCharType="separate"/>
      </w:r>
      <w:r w:rsidR="00D336BA" w:rsidRPr="00D336BA">
        <w:rPr>
          <w:rFonts w:cs="Times New Roman"/>
        </w:rPr>
        <w:t>(2018)</w:t>
      </w:r>
      <w:r w:rsidR="00D336BA">
        <w:fldChar w:fldCharType="end"/>
      </w:r>
      <w:r w:rsidR="000916E8">
        <w:t xml:space="preserve">, </w:t>
      </w:r>
      <w:r w:rsidR="0021460F">
        <w:t xml:space="preserve">Beaudry et </w:t>
      </w:r>
      <w:r w:rsidR="0021460F">
        <w:lastRenderedPageBreak/>
        <w:t xml:space="preserve">al. </w:t>
      </w:r>
      <w:r w:rsidR="0021460F">
        <w:fldChar w:fldCharType="begin"/>
      </w:r>
      <w:r w:rsidR="0021460F">
        <w:instrText xml:space="preserve"> ADDIN ZOTERO_ITEM CSL_CITATION {"citationID":"fsQ6RyOs","properties":{"formattedCitation":"(2021)","plainCitation":"(2021)","noteIndex":0},"citationItems":[{"id":3618,"uris":["http://zotero.org/users/local/pytFPmJs/items/8HNLYEPI"],"uri":["http://zotero.org/users/local/pytFPmJs/items/8HNLYEPI"],"itemData":{"id":3618,"type":"article-journal","title":"High temperature generation and equilibration of methane in terrestrial geothermal systems: Evidence from clumped isotopologues","container-title":"Geochimica et Cosmochimica Acta","page":"209-234","volume":"309","abstract":"Fluids emanating from geothermal areas contain trace quantities of methane and other simple hydrocarbons. These hydrocarbons are thought to derive from thermal cracking of organic matter dissolved in circulating meteoric or seawater or found in pre-existing organic-rich sedimentary rocks, but an abiotic origin has also been proposed. We measured the relative abundances of four CH4 isotopologues (12CH4, 13CH4, 12CH3D, and 13CH3D) in hydrothermal gases discharged by steam vents and geothermal wells from Iceland and Nisyros island (Greece) in order to investigate the origin of methane. Measured methane samples yielded consistently low Δ13CH3D values (13CH3D abundance relative to stochastic) of 0.82–1.77‰, which correspond to high apparent temperatures of isotopologue equilibrium (TΔ13CH3D = 278–490 °C). Hydrothermal well fluids from the Krafla and Námafjall geothermal fields in Iceland yielded the lowest Δ13CH3D values, and thus the highest Δ13CH3D-based temperatures averaging 438-45+55 °C. Those samples also show the most pronounced departures in δDCH4 and δ13CCH4 values expected for isotopic equilibrium with respect to δDH2O and δ13CCO2. In contrast, CH4 samples from natural steam vents in other Iceland locations and in Nisyros have slightly higher Δ13CH3D values (with TΔ13CH3D=351-35+42 °C) and have δDCH4 and δ13CCH4 values that are consistent with those expected for isotopic equilibrium with both H2O and CO2. The short fluid residence times (1–50 years) in systems that are exploited for geothermal energy, such as Krafla and Námafjall, combined with the proximity of a hot magma chamber, favor the preservation of kinetic signals. The initial disequilibrium δDCH4 and δ13CCH4 values are consistent with a thermogenic origin from immature organics dissolved in hydrothermally heated groundwater, but an abiotic origin cannot be excluded. The high apparent Δ13CH3D-based temperatures at Krafla and Námafjall could therefore represent nonequilibrium signals associated with either pyrolysis or abiotic generation of CH4 in a superheated vapor or supercritical water phase (&gt;374 °C), considered to exist in the roots of the system above the magmatic heat source. Isotopologue equilibration calculations demonstrate that under such conditions (e.g. &gt; 400 °C) kinetic signals would be erased in days to months, implying rapid migration and quenching of CH4 into the overlying subcritical (&lt;300 °C) hydrothermal reservoir fluids. In systems with longer fluid residence times such as Nisyros, equilibrium isotopologue distributions at temperatures of ~ 350 °C are consistent with long fluid residence times on the order of &gt; 100 years. Our calculations further reveal that CO2–CH4 isotopic equilibration requires unreasonably long fluid residence times, suggesting that any apparent 13C equilibrium may be coincidental.","DOI":"10.1016/j.gca.2021.06.034","ISSN":"0016-7037","journalAbbreviation":"Geochimica et Cosmochimica Acta","author":[{"family":"Beaudry","given":"Patrick"},{"family":"Stefánsson","given":"Andri"},{"family":"Fiebig","given":"Jens"},{"family":"Rhim","given":"Jeemin H."},{"family":"Ono","given":"Shuhei"}],"issued":{"date-parts":[["2021",9,15]]}},"suppress-author":true}],"schema":"https://github.com/citation-style-language/schema/raw/master/csl-citation.json"} </w:instrText>
      </w:r>
      <w:r w:rsidR="0021460F">
        <w:fldChar w:fldCharType="separate"/>
      </w:r>
      <w:r w:rsidR="0021460F" w:rsidRPr="00E05C8E">
        <w:rPr>
          <w:rFonts w:cs="Times New Roman"/>
        </w:rPr>
        <w:t>(2021)</w:t>
      </w:r>
      <w:r w:rsidR="0021460F">
        <w:fldChar w:fldCharType="end"/>
      </w:r>
      <w:r w:rsidR="0021460F">
        <w:t xml:space="preserve">, and Turner et al. </w:t>
      </w:r>
      <w:r w:rsidR="0021460F">
        <w:fldChar w:fldCharType="begin"/>
      </w:r>
      <w:r w:rsidR="0021460F">
        <w:instrText xml:space="preserve"> ADDIN ZOTERO_ITEM CSL_CITATION {"citationID":"b7aKM6fD","properties":{"formattedCitation":"(under review)","plainCitation":"(under review)","noteIndex":0},"citationItems":[{"id":3637,"uris":["http://zotero.org/users/local/pytFPmJs/items/B8QMFWBX"],"uri":["http://zotero.org/users/local/pytFPmJs/items/B8QMFWBX"],"itemData":{"id":3637,"type":"article-journal","title":"Experimental determination of hydrogen isotope exchange rates between methane and water under hydrothermal conditions","container-title":"Geochimica et Cosmochimica Acta","abstract":"The hydrogen isotopic composition of methane (CH4 ) is used as a fingerprint of gas origins. Exchange of hydrogen isotopes between CH4 and liquid water has been proposed to occur in both low- and high-temperature settings. However, despite environmental evidence for hydrogen isotope exchange between CH4 and liquid water, there are few experimental constraints on the kinetics of this process. Here we present results from hydrothermal experiments conducted to constrain the kinetics of hydrogen isotope exchange between CH4 and supercritical water. Seven isothermal experiments were performed over a temperature range of 376 to 420°C in which deuterium-enriched water and CH4 were reacted in flexible gold reaction cell systems. Rates of exchange were determined by measuring the change in the δD of CH4 over the time course of an experiment. Regression of derived second order rate constants vs. 1000/T (i.e., an Arrhenius plot) yields the following equation: ln(k r ) = -17.32 (±4.08, 1 s.e.) × 1000/T + 3.19 (±6.01, 1 s.e.) (units of k r of sec -1 [mol/L] -1 ) equivalent to an activation energy of 144.0 ± 33.9 kJ/mol (1 s.e.). These results indicate that without catalysts, CH4 will not exchange hydrogen isotopes with liquid water on a timescale shorter than the age of the Earth (i.e., billions of years) at temperatures below 100-125°C. Exchange at these temperatures is thought to occur due to the activity of life, and thus hydrogen isotopic equilibrium between methane and water may be a biosignature at low temperatures. At temperatures ranging from 125-200°C, hydrogen isotope exchange between CH4 and liquid water can occur on timescales of millions to hundreds of thousands of years, indicating that in thermogenic natural gas systems CH4 may isotopically equilibrate with water and achieve equilibrium isotopic compositions. Finally, the kinetics indicate that in deep-sea hydrothermal systems, the hydrogen (and thus clumped) isotopic composition of CH4 is likely set by formation and/or storage conditions isolated from the active flow regime. The determined kinetics indicate that once methane is entrained in circulating fluids, the expected time-temperature pathways are insufficient for measurable hydrogen isotope exchange between CH4 and water to occur.","note":"GCA-D-21-00928, under review","author":[{"family":"Turner","given":"Andrew C"},{"family":"Pester","given":"Nicholas J"},{"family":"Bill","given":"Markus"},{"family":"Conrad","given":"Mark E"},{"family":"Knauss","given":"Kevin G"},{"family":"Stolper","given":"Daniel A"}],"issued":{"literal":"under review"}},"suppress-author":true}],"schema":"https://github.com/citation-style-language/schema/raw/master/csl-citation.json"} </w:instrText>
      </w:r>
      <w:r w:rsidR="0021460F">
        <w:fldChar w:fldCharType="separate"/>
      </w:r>
      <w:r w:rsidR="0021460F" w:rsidRPr="00E05C8E">
        <w:rPr>
          <w:rFonts w:cs="Times New Roman"/>
        </w:rPr>
        <w:t>(under review)</w:t>
      </w:r>
      <w:r w:rsidR="0021460F">
        <w:fldChar w:fldCharType="end"/>
      </w:r>
      <w:r w:rsidR="0021460F">
        <w:t xml:space="preserve"> for further discussion on experimental </w:t>
      </w:r>
      <w:r w:rsidR="00D336BA">
        <w:t>determinations</w:t>
      </w:r>
      <w:r w:rsidR="0021460F">
        <w:t xml:space="preserve"> of </w:t>
      </w:r>
      <w:proofErr w:type="spellStart"/>
      <w:r w:rsidR="0021460F">
        <w:t>uncatalyzed</w:t>
      </w:r>
      <w:proofErr w:type="spellEnd"/>
      <w:r w:rsidR="0021460F">
        <w:t xml:space="preserve"> hydrogen exchange rates between water and methane.</w:t>
      </w:r>
    </w:p>
    <w:p w14:paraId="64D62852" w14:textId="6947A433" w:rsidR="00CA4F78" w:rsidRPr="00CA4F78" w:rsidRDefault="00CA4F78" w:rsidP="00A83D11">
      <w:r>
        <w:t>There is a</w:t>
      </w:r>
      <w:r w:rsidR="001E09CF">
        <w:t xml:space="preserve"> possibility of direct exchange of CH</w:t>
      </w:r>
      <w:r w:rsidR="001E09CF">
        <w:rPr>
          <w:vertAlign w:val="subscript"/>
        </w:rPr>
        <w:t>4</w:t>
      </w:r>
      <w:r>
        <w:t xml:space="preserve"> with itself or with</w:t>
      </w:r>
      <w:r w:rsidR="001E09CF">
        <w:t xml:space="preserve"> </w:t>
      </w:r>
      <w:r>
        <w:t>D</w:t>
      </w:r>
      <w:r w:rsidR="001E09CF">
        <w:rPr>
          <w:vertAlign w:val="subscript"/>
        </w:rPr>
        <w:t>2</w:t>
      </w:r>
      <w:r w:rsidR="001E09CF">
        <w:t xml:space="preserve">O </w:t>
      </w:r>
      <w:r>
        <w:t xml:space="preserve">being catalyzed by minerals on the surfaces of the source rock powder used in the experiment.  We cannot rule this possibility out given the setup of our experiment.  However, given the minimal degree of isotopic exchange observed by Reeves et al. </w:t>
      </w:r>
      <w:r>
        <w:fldChar w:fldCharType="begin"/>
      </w:r>
      <w:r>
        <w:instrText xml:space="preserve"> ADDIN ZOTERO_ITEM CSL_CITATION {"citationID":"AfEZDm7b","properties":{"formattedCitation":"(2012)","plainCitation":"(2012)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P"}],"issued":{"date-parts":[["2012"]]}},"suppress-author":true}],"schema":"https://github.com/citation-style-language/schema/raw/master/csl-citation.json"} </w:instrText>
      </w:r>
      <w:r>
        <w:fldChar w:fldCharType="separate"/>
      </w:r>
      <w:r w:rsidRPr="00CA4F78">
        <w:rPr>
          <w:rFonts w:cs="Times New Roman"/>
        </w:rPr>
        <w:t>(2012)</w:t>
      </w:r>
      <w:r>
        <w:fldChar w:fldCharType="end"/>
      </w:r>
      <w:r>
        <w:t xml:space="preserve"> at temperatures of 323 °C and timescales of ~1 year in the presence of minerals (pyrite, </w:t>
      </w:r>
      <w:proofErr w:type="spellStart"/>
      <w:r>
        <w:t>pyrrhotite</w:t>
      </w:r>
      <w:proofErr w:type="spellEnd"/>
      <w:r>
        <w:t>, and magnetite), direct exchange of CH</w:t>
      </w:r>
      <w:r>
        <w:rPr>
          <w:vertAlign w:val="subscript"/>
        </w:rPr>
        <w:t>4</w:t>
      </w:r>
      <w:r>
        <w:t xml:space="preserve"> with D</w:t>
      </w:r>
      <w:r>
        <w:rPr>
          <w:vertAlign w:val="subscript"/>
        </w:rPr>
        <w:t>2</w:t>
      </w:r>
      <w:r>
        <w:t>O in our experiment is probably unimportant.</w:t>
      </w:r>
      <w:r w:rsidR="003E5111">
        <w:rPr>
          <w:rStyle w:val="FootnoteReference"/>
        </w:rPr>
        <w:footnoteReference w:id="6"/>
      </w:r>
      <w:r>
        <w:t xml:space="preserve">  </w:t>
      </w:r>
    </w:p>
    <w:p w14:paraId="1996CBDC" w14:textId="3DD8BDD0" w:rsidR="005B7361" w:rsidRDefault="00AA2707" w:rsidP="00E04AC6">
      <w:pPr>
        <w:pStyle w:val="Heading2"/>
      </w:pPr>
      <w:bookmarkStart w:id="11" w:name="_Ref93008295"/>
      <w:r>
        <w:t>G</w:t>
      </w:r>
      <w:r w:rsidR="00E04AC6">
        <w:t>ene</w:t>
      </w:r>
      <w:r>
        <w:t>ration potential of natural gas</w:t>
      </w:r>
      <w:bookmarkEnd w:id="11"/>
    </w:p>
    <w:p w14:paraId="4EA9199C" w14:textId="7046A885" w:rsidR="00A2525A" w:rsidRPr="000C1CD5" w:rsidRDefault="00957DAF" w:rsidP="00A2525A">
      <w:r>
        <w:t xml:space="preserve">The evidence from our study and other studies discussed above suggest that hydrocarbon generation in source rocks may not be limited by the </w:t>
      </w:r>
      <w:r w:rsidRPr="000C1CD5">
        <w:t xml:space="preserve">HI </w:t>
      </w:r>
      <w:r>
        <w:t>of the rocks.  Hence, if organic H is not limiting, the next logical upper bounds</w:t>
      </w:r>
      <w:r w:rsidRPr="000C1CD5">
        <w:t xml:space="preserve"> </w:t>
      </w:r>
      <w:r>
        <w:t xml:space="preserve">on the amount of hydrocarbons able to be generated are either TOC or the availability of water to petroleum-generating reactions.  This has been suggested by several authors in years past </w:t>
      </w:r>
      <w:r>
        <w:fldChar w:fldCharType="begin"/>
      </w:r>
      <w:r>
        <w:instrText xml:space="preserve"> ADDIN ZOTERO_ITEM CSL_CITATION {"citationID":"2pNerHBA","properties":{"formattedCitation":"(Seewald, 2003; Helgeson et al., 2009)","plainCitation":"(Seewald, 2003; Helgeson et al., 2009)","noteIndex":0},"citationItems":[{"id":265,"uris":["http://zotero.org/users/local/pytFPmJs/items/YSW8KJ28"],"uri":["http://zotero.org/users/local/pytFPmJs/items/YSW8KJ28"],"itemData":{"id":265,"type":"article-journal","title":"Organic–inorganic interactions in petroleum-producing sedimentary basins","container-title":"Nature","page":"327–333","volume":"426","issue":"6964","DOI":"10.1038/nature02132","author":[{"family":"Seewald","given":"Jeffrey S"}],"issued":{"date-parts":[["2003"]]}}},{"id":1457,"uris":["http://zotero.org/users/local/pytFPmJs/items/QCBM5AHE"],"uri":["http://zotero.org/users/local/pytFPmJs/items/QCBM5AHE"],"itemData":{"id":1457,"type":"article-journal","title":"A chemical and thermodynamic model of oil generation in hydrocarbon source rocks","container-title":"Geochimica et Cosmochimica Acta","page":"594–695","volume":"73","issue":"3","author":[{"family":"Helgeson","given":"Harold C"},{"family":"Richard","given":"Laurent"},{"family":"McKenzie","given":"William F"},{"family":"Norton","given":"Denis L"},{"family":"Schmitt","given":"Alexandra"}],"issued":{"date-parts":[["2009"]]}}}],"schema":"https://github.com/citation-style-language/schema/raw/master/csl-citation.json"} </w:instrText>
      </w:r>
      <w:r>
        <w:fldChar w:fldCharType="separate"/>
      </w:r>
      <w:r w:rsidRPr="000C1CD5">
        <w:rPr>
          <w:rFonts w:cs="Times New Roman"/>
        </w:rPr>
        <w:t>(Seewald, 2003; Helgeson et al., 2009)</w:t>
      </w:r>
      <w:r>
        <w:fldChar w:fldCharType="end"/>
      </w:r>
      <w:r w:rsidR="00A2525A">
        <w:t>, and if true, then</w:t>
      </w:r>
      <w:r w:rsidR="00475C39">
        <w:t xml:space="preserve"> kinetic models of petroleum formation</w:t>
      </w:r>
      <w:r w:rsidR="007E394C">
        <w:t xml:space="preserve"> employed in basin modeling</w:t>
      </w:r>
      <w:r w:rsidR="00475C39">
        <w:t xml:space="preserve"> </w:t>
      </w:r>
      <w:r w:rsidR="00ED758D">
        <w:fldChar w:fldCharType="begin"/>
      </w:r>
      <w:r w:rsidR="00ED758D">
        <w:instrText xml:space="preserve"> ADDIN ZOTERO_ITEM CSL_CITATION {"citationID":"xgtRDdw6","properties":{"formattedCitation":"(Hantschel and Kauerauf, 2009)","plainCitation":"(Hantschel and Kauerauf, 2009)","noteIndex":0},"citationItems":[{"id":3219,"uris":["http://zotero.org/users/local/pytFPmJs/items/KHFK4H3C"],"uri":["http://zotero.org/users/local/pytFPmJs/items/KHFK4H3C"],"itemData":{"id":3219,"type":"chapter","title":"Petroleum Generation","container-title":"Fundamentals of Basin and Petroleum Systems Modeling","publisher":"Springer Berlin Heidelberg","publisher-place":"Berlin, Heidelberg","page":"151-198","event-place":"Berlin, Heidelberg","abstract":"Modeling of geochemical processes encompasses the generation of petroleum and related maturation parameters, such as vitrinite reflectance, molecular biomarkers, and mineral diagenesis. The transformation and maturation of organic matter can be subdivided into three phases: diagenesis, catagenesis and metagenesis (Tissot and Welte, 1984). The term diagenesis is different from that of the rock types. The formation of petroleum and coal with typical depth and temperature intervals is illustrated in Fig. 4.1.","URL":"https://doi.org/10.1007/978-3-540-72318-9_4","ISBN":"978-3-540-72318-9","note":"DOI: 10.1007/978-3-540-72318-9_4","author":[{"family":"Hantschel","given":"Thomas"},{"family":"Kauerauf","given":"Armin I."}],"issued":{"date-parts":[["2009"]]}}}],"schema":"https://github.com/citation-style-language/schema/raw/master/csl-citation.json"} </w:instrText>
      </w:r>
      <w:r w:rsidR="00ED758D">
        <w:fldChar w:fldCharType="separate"/>
      </w:r>
      <w:r w:rsidR="00ED758D" w:rsidRPr="00ED758D">
        <w:rPr>
          <w:rFonts w:cs="Times New Roman"/>
        </w:rPr>
        <w:t>(Hantschel and Kauerauf, 2009)</w:t>
      </w:r>
      <w:r w:rsidR="00ED758D">
        <w:fldChar w:fldCharType="end"/>
      </w:r>
      <w:r w:rsidR="00ED758D">
        <w:t xml:space="preserve"> may significantly </w:t>
      </w:r>
      <w:proofErr w:type="spellStart"/>
      <w:r w:rsidR="00475C39">
        <w:t>underpredict</w:t>
      </w:r>
      <w:proofErr w:type="spellEnd"/>
      <w:r w:rsidR="00475C39">
        <w:t xml:space="preserve"> </w:t>
      </w:r>
      <w:r w:rsidR="00ED758D">
        <w:t>the true natural gas resource potential</w:t>
      </w:r>
      <w:r w:rsidR="007E394C">
        <w:t xml:space="preserve"> in </w:t>
      </w:r>
      <w:r w:rsidR="008C2F59">
        <w:t xml:space="preserve">many of </w:t>
      </w:r>
      <w:r w:rsidR="007E394C">
        <w:t xml:space="preserve">the world's </w:t>
      </w:r>
      <w:r w:rsidR="00ED758D">
        <w:t xml:space="preserve">sedimentary basins </w:t>
      </w:r>
      <w:r w:rsidR="00A2525A">
        <w:t>(</w:t>
      </w:r>
      <w:r w:rsidR="00A2525A" w:rsidRPr="00D909ED">
        <w:rPr>
          <w:b/>
        </w:rPr>
        <w:t xml:space="preserve">Fig. </w:t>
      </w:r>
      <w:r w:rsidR="00A2525A" w:rsidRPr="00D909ED">
        <w:rPr>
          <w:b/>
        </w:rPr>
        <w:fldChar w:fldCharType="begin"/>
      </w:r>
      <w:r w:rsidR="00A2525A" w:rsidRPr="00D909ED">
        <w:rPr>
          <w:b/>
        </w:rPr>
        <w:instrText xml:space="preserve"> REF figYields \h </w:instrText>
      </w:r>
      <w:r w:rsidR="00A2525A">
        <w:rPr>
          <w:b/>
        </w:rPr>
        <w:instrText xml:space="preserve"> \* MERGEFORMAT </w:instrText>
      </w:r>
      <w:r w:rsidR="00A2525A" w:rsidRPr="00D909ED">
        <w:rPr>
          <w:b/>
        </w:rPr>
      </w:r>
      <w:r w:rsidR="00A2525A" w:rsidRPr="00D909ED">
        <w:rPr>
          <w:b/>
        </w:rPr>
        <w:fldChar w:fldCharType="separate"/>
      </w:r>
      <w:r w:rsidR="00EB058D">
        <w:rPr>
          <w:b/>
          <w:noProof/>
        </w:rPr>
        <w:t>8</w:t>
      </w:r>
      <w:r w:rsidR="00A2525A" w:rsidRPr="00D909ED">
        <w:rPr>
          <w:b/>
        </w:rPr>
        <w:fldChar w:fldCharType="end"/>
      </w:r>
      <w:r w:rsidR="00A2525A">
        <w:t>)</w:t>
      </w:r>
      <w:r w:rsidR="00A2525A" w:rsidRPr="000C1CD5">
        <w:t xml:space="preserve">.  </w:t>
      </w:r>
    </w:p>
    <w:p w14:paraId="6FEAE7D9" w14:textId="2DF1F739" w:rsidR="00957DAF" w:rsidRDefault="00957DAF" w:rsidP="00A71222">
      <w:r>
        <w:t xml:space="preserve">Several important differences between experimental hydrothermal pyrolysis of source rock powder and maturation of source rocks in nature bear discussing.  Most obviously, source rocks in nature typically generate hydrocarbons over much longer timescales and at much lower temperatures than can be achieved in laboratory experiments.  Hence, </w:t>
      </w:r>
      <w:r w:rsidR="005841EB">
        <w:t>for extrapolation from laboratory to geologic conditions, it</w:t>
      </w:r>
      <w:r w:rsidR="00196782">
        <w:t xml:space="preserve"> is implicitly</w:t>
      </w:r>
      <w:r w:rsidR="005841EB">
        <w:t xml:space="preserve"> assumed that the same chemical reactions occur in the same proportions at high and low temperatures</w:t>
      </w:r>
      <w:r w:rsidR="00337865">
        <w:t>.  Experiments indicate that this is not often the case</w:t>
      </w:r>
      <w:r w:rsidR="00642F9D">
        <w:t xml:space="preserve">, particularly for individual compositional groups </w:t>
      </w:r>
      <w:r w:rsidR="00337865">
        <w:fldChar w:fldCharType="begin"/>
      </w:r>
      <w:r w:rsidR="00337865">
        <w:instrText xml:space="preserve"> ADDIN ZOTERO_ITEM CSL_CITATION {"citationID":"ahAnvuSV","properties":{"formattedCitation":"(Snowdon, 1979; Dieckmann et al., 2000; Schenk and Dieckmann, 2004)","plainCitation":"(Snowdon, 1979; Dieckmann et al., 2000; Schenk and Dieckmann, 2004)","noteIndex":0},"citationItems":[{"id":3215,"uris":["http://zotero.org/users/local/pytFPmJs/items/XA5S3XQX"],"uri":["http://zotero.org/users/local/pytFPmJs/items/XA5S3XQX"],"itemData":{"id":3215,"type":"article-journal","title":"Errors in Extrapolation of Experimental Kinetic Parameters to Organic Geochemical Systems: GEOLOGIC NOTES1","container-title":"AAPG Bulletin","page":"1128-1134","volume":"63","issue":"7","abstract":"Activation energy, a chemical kinetic parameter calculated for high-temperature pyrolysis reactions, cannot be extrapolated to low-temperature geologic systems via the Arrhenius equation, k = Ae−E/RT, for several reasons. The assumption of temperature independence of A and E is valid only over a short temperature range. Multiple reaction mechanisms may be competing, with one reaction controlling the kinetics in one thermal regime while a different reaction may be controlling in a different thermal regime. Temperature dependence of diffusion, and transition-state reversibility may also result in different kinetic parameters being applicable to a given reaction at different temperatures. Therefore, the observed lower activation energy of a geologic system (compared with laboratory simulations) may be due to theoretical, chemical, and physical variables and cannot be attributed solely or even significantly to clay catalysis. Estimation of geologic temperatures and other geologic parameters from pyrolysis kinetics data is similarly and equally perilous.","DOI":"10.1306/2F9184C8-16CE-11D7-8645000102C1865D","ISSN":"0149-1423","journalAbbreviation":"AAPG Bulletin","author":[{"family":"Snowdon","given":"Lloyd R."}],"issued":{"date-parts":[["1979",7,1]]}}},{"id":3692,"uris":["http://zotero.org/users/local/pytFPmJs/items/9CB24UFK"],"uri":["http://zotero.org/users/local/pytFPmJs/items/9CB24UFK"],"itemData":{"id":3692,"type":"article-journal","title":"Heating rate dependency of petroleum-forming reactions: implications for compositional kinetic predictions","container-title":"Organic Geochemistry","page":"1333-1348","volume":"31","issue":"12","abstract":"The generation of bulk petroleum, liquid and gaseous hydrocarbons from the Duvernay Formation was simulated by heating immature kerogens in a closed system (MSSV pyrolysis) at four different heating rates (0.013, 0.1, 0.7 and 5.0 K/min). Using the established parallel reaction kinetic model, temperature and compositional predictions were tested to be suitable for geological conditions by comparing the laboratory results with natural changes in source bitumens and reservoir oil maturity sequences from the Duvernay Formation. In the case of bulk liquid and gaseous hydrocarbons, the above kinetic calculations can be considered valid because their maximum yields are independent of laboratory heating rates. In contrast, the contents of paraffins, aromatics and sulfur compounds show a pronounced heating rate dependence. Extrapolated to geological heating rates, the compositional predictions are consistent with the bulk composition of natural products in the Duvernay-petroleum system showing an increase of paraffinicity and hydrogen content. In contrast to that, the “hump” decreases with decreasing heating rate, a trend which is confirmed by the low amounts of unresolved compounds in natural high maturity products. Because of these heating-rate dependent compositional changes, geological predictions of natural molecular composition by the commonly used kinetic models are not suitable.","DOI":"10.1016/S0146-6380(00)00105-4","ISSN":"0146-6380","journalAbbreviation":"Organic Geochemistry","author":[{"family":"Dieckmann","given":"V."},{"family":"Horsfield","given":"B."},{"family":"Schenk","given":"H.J."}],"issued":{"date-parts":[["2000",12,1]]}}},{"id":3660,"uris":["http://zotero.org/users/local/pytFPmJs/items/LPARI9TD"],"uri":["http://zotero.org/users/local/pytFPmJs/items/LPARI9TD"],"itemData":{"id":3660,"type":"article-journal","title":"Prediction of petroleum formation: the influence of laboratory heating rates on kinetic parameters and geological extrapolations","container-title":"Marine and Petroleum Geology","page":"79-95","volume":"21","issue":"1","abstract":"While major variations in predictions of petroleum formation timing are supposed to be related to the burial history of the source rock and the type of organic matter preserved therein, it is often ignored that the laboratory techniques used to obtain reliable kinetic parameters for the description of petroleum formation and its extrapolation to natural conditions can be problematic. In the present paper bulk petroleum generation by open-system programmed-temperature pyrolysis of Green River Shale, Toarcian Shale and Westfalian coal samples has been studied comparatively at heating rates of 0.1, 0.7, 5.0, 15.0 and 25.0 K/min in order to evaluate the influence of laboratory heating rates on kinetic parameters and geological extrapolations. Kinetic parameters were calculated from three sets of pyrolytic generation rate versus temperature curves measured at either 0.1, 0.7 and 5.0, 0.7, 5.0 and 15.0 or 5.0, 15.0 and 25.0 K/min using both the distributed and the Tmax-shift model. Frequency factors and dominant activation energies derived from the Tmax-shift model are found to decrease systematically in going from sets of slow to fast heating rates. For Type II and III kerogens this decrease of kinetic parameters is confirmed by the distributed model; for algal kerogens of Type I the distributed model cannot be applied. The decrease of kinetic parameters results from increasing delay in heat transfer between the inert gas stream and the sample with increasing rate of heating. Reducing the sample weight can partly but not fully compensate this effect. By using the natural maturation series of Westphalian Coals and Toarcian Shales it was possible to illustrate that geological extrapolations from slow heating rate experiments fit much better to natural petroleum formation than those from fast heating rates. The latter lead to temperature predictions which are too low by 30–40 °C, which in turn would result in a 1000 m failure when predicting the oil window depth in an average sedimentary basins.","DOI":"10.1016/j.marpetgeo.2003.11.004","ISSN":"0264-8172","journalAbbreviation":"Marine and Petroleum Geology","author":[{"family":"Schenk","given":"H.J"},{"family":"Dieckmann","given":"V"}],"issued":{"date-parts":[["2004",1,1]]}}}],"schema":"https://github.com/citation-style-language/schema/raw/master/csl-citation.json"} </w:instrText>
      </w:r>
      <w:r w:rsidR="00337865">
        <w:fldChar w:fldCharType="separate"/>
      </w:r>
      <w:r w:rsidR="00337865" w:rsidRPr="00337865">
        <w:rPr>
          <w:rFonts w:cs="Times New Roman"/>
        </w:rPr>
        <w:t>(Snowdon, 1979; Dieckmann et al., 2000; Schenk and Dieckmann, 2004)</w:t>
      </w:r>
      <w:r w:rsidR="00337865">
        <w:fldChar w:fldCharType="end"/>
      </w:r>
      <w:r w:rsidR="00337865">
        <w:t xml:space="preserve">.  </w:t>
      </w:r>
      <w:r w:rsidR="00642F9D">
        <w:t>Experimental results, including ours, must be interpreted with this in mind.</w:t>
      </w:r>
    </w:p>
    <w:p w14:paraId="29645F56" w14:textId="16F13EE5" w:rsidR="00A62EB4" w:rsidRPr="00A62EB4" w:rsidRDefault="00681718" w:rsidP="00A71222">
      <w:r>
        <w:t xml:space="preserve">The availability of water to petroleum-generating reactions may also differ between experiment and nature.  </w:t>
      </w:r>
      <w:r w:rsidR="00D82E81">
        <w:t>Our experiment was set up with a</w:t>
      </w:r>
      <w:r w:rsidR="00C71EEE">
        <w:t xml:space="preserve"> comparatively</w:t>
      </w:r>
      <w:r w:rsidR="00D82E81">
        <w:t xml:space="preserve"> high </w:t>
      </w:r>
      <w:proofErr w:type="spellStart"/>
      <w:r w:rsidR="00D82E81">
        <w:t>water:rock</w:t>
      </w:r>
      <w:proofErr w:type="spellEnd"/>
      <w:r w:rsidR="00D82E81">
        <w:t xml:space="preserve"> ratio (5:1) to allow ease of sampling, to maintain single-phase conditions, and to prevent dilution of the deuterium content of the water by exchange with rock</w:t>
      </w:r>
      <w:r w:rsidR="003D4410">
        <w:t>.</w:t>
      </w:r>
      <w:r w:rsidR="0055480A">
        <w:t xml:space="preserve">  Grinding the Eagle Ford rock sample to rock</w:t>
      </w:r>
      <w:r w:rsidR="00D82E81">
        <w:t xml:space="preserve"> powder </w:t>
      </w:r>
      <w:r w:rsidR="0055480A">
        <w:t xml:space="preserve">allowed water to access sedimentary organic matter with ease. </w:t>
      </w:r>
      <w:r w:rsidR="00D82E81">
        <w:t xml:space="preserve"> </w:t>
      </w:r>
      <w:r w:rsidR="0055480A">
        <w:t xml:space="preserve">By contrast, </w:t>
      </w:r>
      <w:proofErr w:type="spellStart"/>
      <w:r w:rsidR="0055480A">
        <w:t>p</w:t>
      </w:r>
      <w:r w:rsidR="00A71222">
        <w:t>etrophysical</w:t>
      </w:r>
      <w:proofErr w:type="spellEnd"/>
      <w:r w:rsidR="00A71222">
        <w:t xml:space="preserve"> studies of the structure of pore systems within clay-rich, organic-rich, </w:t>
      </w:r>
      <w:proofErr w:type="spellStart"/>
      <w:r w:rsidR="00A71222">
        <w:t>overmature</w:t>
      </w:r>
      <w:proofErr w:type="spellEnd"/>
      <w:r w:rsidR="00A71222">
        <w:t xml:space="preserve"> gas shales suggest that much of the water is bound to the surfaces of clay minerals and contained predominantly in interstices between clay mineral grains </w:t>
      </w:r>
      <w:r w:rsidR="00A71222">
        <w:fldChar w:fldCharType="begin"/>
      </w:r>
      <w:r w:rsidR="00A71222">
        <w:instrText xml:space="preserve"> ADDIN ZOTERO_ITEM CSL_CITATION {"citationID":"ryHVVtgB","properties":{"formattedCitation":"(see Figure 30 in Passey et al., 2010)","plainCitation":"(see Figure 30 in Passey et al., 2010)","noteIndex":0},"citationItems":[{"id":2837,"uris":["http://zotero.org/users/local/pytFPmJs/items/I8RWSQWA"],"uri":["http://zotero.org/users/local/pytFPmJs/items/I8RWSQWA"],"itemData":{"id":2837,"type":"paper-conference","title":"From Oil-Prone Source Rock to Gas-Producing Shale Reservoir - Geologic and Petrophysical Characterization of Unconventional Shale Gas Reservoirs","container-title":"SPE-131350-MS","publisher":"Society of Petroleum Engineers","publisher-place":"Beijing, China","page":"29","event":"International Oil and Gas Conference and Exhibition in China","event-place":"Beijing, China","abstract":"Abstract Many currently producing shale-gas reservoirs are overmature oil-prone source rocks. Through burial and heating these reservoirs evolve from organic-matter-rich mud deposited in marine, lacustrine, or swamp environments. Key characterization parameters are: total organic carbon (TOC), maturity level (vitrinite reflectance), mineralogy, thickness, and organic matter type. Hydrogento-carbon (HI) and oxygen-to-carbon (OI) ratios are used to classify organic matter that ranges from oil-prone algal and herbaceous to gas-prone woody/coaly material. Although organic-matter-rich intervals can be hundreds of meters thick, vertical variability in TOC is high (&lt;1-3 meters) and is controlled by stratigraphic and biotic factors. In general, the fundamental geologic building block of shale-gas reservoirs is the parasequence, and commonly 10's to 100's of parasequences comprise the organic-rich formation whose lateral continuity can be estimated using techniques and models developed for source rocks. Typical analysis techniques for shale-gas reservoir rocks include: TOC, X-ray diffraction, adsorbed/canister gas, vitrinite reflectance, detailed core and thin-section descriptions, porosity, permeability, fluid saturation, and optical and electron microscopy. These sample-based results are combined with full well-log suites, including high resolution density and resistivity logs and borehole images, to fully characterize these formations. Porosity, fluid saturation, and permeability derived from core can be tied to log response; however, several studies have shown that the results obtained from different core analysis laboratories can vary significantly, reflecting differences in analytical technique, differences in definitions of fundamental rock and fluid properties, or the millimeter-scale variability common in mudstones that make it problematic to select multiple samples with identical attributes. Porosity determination in shale-gas mudstones is complicated by very small pore sizes and, thus, large surface area (and associated surface water); moreover, smectitic clays that are commonly present in mud have interlayer water, but this clay family tends to be minimized in high maturity formations due to illitization. Finally, SEM images of ion-beam-milled samples reveal a separate nanoporosity system contained within the organic matter, possibly comprising &gt;50% of the total porosity, and these pores may be hydrocarbon wet, at least during most of the thermal maturation process. A full understanding of the relation of porosity and gas content will result in development of optimized processes for hydrocarbon recovery in shale-gas reservoirs. Introduction/Background The term \"unconventional reservoirs?? covers a wide range of hydrocarbon-bearing formations and reservoir types that generally do not produce economic rates of hydrocarbons without stimulation. Common terms for such \"unconventional?? reservoirs include: Tight-Gas Sandstones, Gas Hydrates, Oil Shale formations, Heavy Oil Sandstones, and Shale Gas, among others. The focus of this paper is to discuss the geological genesis and characterization of the class of \"unconventional?? reservoirs commonly termed Shale Gas.","URL":"https://doi.org/10.2118/131350-MS","DOI":"10.2118/131350-MS","ISBN":"978-1-55563-295-3","author":[{"family":"Passey","given":"Quinn R."},{"family":"Bohacs","given":"Kevin"},{"family":"Esch","given":"William Lee"},{"family":"Klimentidis","given":"Robert"},{"family":"Sinha","given":"Somnath"}],"issued":{"date-parts":[["2010",1,1]]}},"prefix":"see Figure 30 in"}],"schema":"https://github.com/citation-style-language/schema/raw/master/csl-citation.json"} </w:instrText>
      </w:r>
      <w:r w:rsidR="00A71222">
        <w:fldChar w:fldCharType="separate"/>
      </w:r>
      <w:r w:rsidR="00A71222" w:rsidRPr="00501B2C">
        <w:rPr>
          <w:rFonts w:cs="Times New Roman"/>
        </w:rPr>
        <w:t>(see Figure 30 in Passey et al., 2010)</w:t>
      </w:r>
      <w:r w:rsidR="00A71222">
        <w:fldChar w:fldCharType="end"/>
      </w:r>
      <w:r w:rsidR="00A71222">
        <w:t xml:space="preserve">.  This </w:t>
      </w:r>
      <w:r w:rsidR="0035187D">
        <w:t xml:space="preserve">clay-adsorbed </w:t>
      </w:r>
      <w:r w:rsidR="00A71222">
        <w:t>"irreducible water" is</w:t>
      </w:r>
      <w:r w:rsidR="008521CB">
        <w:t xml:space="preserve"> considered</w:t>
      </w:r>
      <w:r w:rsidR="0060681C">
        <w:t xml:space="preserve"> </w:t>
      </w:r>
      <w:r w:rsidR="00A71222">
        <w:t>immobile and cannot be produced during extraction of hydrocarbons, whereas free</w:t>
      </w:r>
      <w:r w:rsidR="00EA319B">
        <w:t xml:space="preserve"> </w:t>
      </w:r>
      <w:r w:rsidR="00ED23B2">
        <w:t xml:space="preserve">or capillary-bound </w:t>
      </w:r>
      <w:r w:rsidR="00EA319B">
        <w:t xml:space="preserve">water is </w:t>
      </w:r>
      <w:r w:rsidR="00ED23B2">
        <w:t>mobile</w:t>
      </w:r>
      <w:r w:rsidR="00EA319B">
        <w:t xml:space="preserve"> and comes comingled with gas and oil during production.  </w:t>
      </w:r>
      <w:r w:rsidR="00CF44A7">
        <w:t xml:space="preserve">Using a </w:t>
      </w:r>
      <w:proofErr w:type="spellStart"/>
      <w:r w:rsidR="00CF44A7">
        <w:t>rastering</w:t>
      </w:r>
      <w:proofErr w:type="spellEnd"/>
      <w:r w:rsidR="00CF44A7">
        <w:t xml:space="preserve"> scanning electron microscopy (SEM) technique, </w:t>
      </w:r>
      <w:proofErr w:type="spellStart"/>
      <w:r w:rsidR="00CF44A7">
        <w:t>Passey</w:t>
      </w:r>
      <w:proofErr w:type="spellEnd"/>
      <w:r w:rsidR="00CF44A7">
        <w:t xml:space="preserve"> et al. </w:t>
      </w:r>
      <w:r w:rsidR="00CF44A7">
        <w:fldChar w:fldCharType="begin"/>
      </w:r>
      <w:r w:rsidR="00CF44A7">
        <w:instrText xml:space="preserve"> ADDIN ZOTERO_ITEM CSL_CITATION {"citationID":"9mHQvtDP","properties":{"formattedCitation":"(2010)","plainCitation":"(2010)","noteIndex":0},"citationItems":[{"id":2837,"uris":["http://zotero.org/users/local/pytFPmJs/items/I8RWSQWA"],"uri":["http://zotero.org/users/local/pytFPmJs/items/I8RWSQWA"],"itemData":{"id":2837,"type":"paper-conference","title":"From Oil-Prone Source Rock to Gas-Producing Shale Reservoir - Geologic and Petrophysical Characterization of Unconventional Shale Gas Reservoirs","container-title":"SPE-131350-MS","publisher":"Society of Petroleum Engineers","publisher-place":"Beijing, China","page":"29","event":"International Oil and Gas Conference and Exhibition in China","event-place":"Beijing, China","abstract":"Abstract Many currently producing shale-gas reservoirs are overmature oil-prone source rocks. Through burial and heating these reservoirs evolve from organic-matter-rich mud deposited in marine, lacustrine, or swamp environments. Key characterization parameters are: total organic carbon (TOC), maturity level (vitrinite reflectance), mineralogy, thickness, and organic matter type. Hydrogento-carbon (HI) and oxygen-to-carbon (OI) ratios are used to classify organic matter that ranges from oil-prone algal and herbaceous to gas-prone woody/coaly material. Although organic-matter-rich intervals can be hundreds of meters thick, vertical variability in TOC is high (&lt;1-3 meters) and is controlled by stratigraphic and biotic factors. In general, the fundamental geologic building block of shale-gas reservoirs is the parasequence, and commonly 10's to 100's of parasequences comprise the organic-rich formation whose lateral continuity can be estimated using techniques and models developed for source rocks. Typical analysis techniques for shale-gas reservoir rocks include: TOC, X-ray diffraction, adsorbed/canister gas, vitrinite reflectance, detailed core and thin-section descriptions, porosity, permeability, fluid saturation, and optical and electron microscopy. These sample-based results are combined with full well-log suites, including high resolution density and resistivity logs and borehole images, to fully characterize these formations. Porosity, fluid saturation, and permeability derived from core can be tied to log response; however, several studies have shown that the results obtained from different core analysis laboratories can vary significantly, reflecting differences in analytical technique, differences in definitions of fundamental rock and fluid properties, or the millimeter-scale variability common in mudstones that make it problematic to select multiple samples with identical attributes. Porosity determination in shale-gas mudstones is complicated by very small pore sizes and, thus, large surface area (and associated surface water); moreover, smectitic clays that are commonly present in mud have interlayer water, but this clay family tends to be minimized in high maturity formations due to illitization. Finally, SEM images of ion-beam-milled samples reveal a separate nanoporosity system contained within the organic matter, possibly comprising &gt;50% of the total porosity, and these pores may be hydrocarbon wet, at least during most of the thermal maturation process. A full understanding of the relation of porosity and gas content will result in development of optimized processes for hydrocarbon recovery in shale-gas reservoirs. Introduction/Background The term \"unconventional reservoirs?? covers a wide range of hydrocarbon-bearing formations and reservoir types that generally do not produce economic rates of hydrocarbons without stimulation. Common terms for such \"unconventional?? reservoirs include: Tight-Gas Sandstones, Gas Hydrates, Oil Shale formations, Heavy Oil Sandstones, and Shale Gas, among others. The focus of this paper is to discuss the geological genesis and characterization of the class of \"unconventional?? reservoirs commonly termed Shale Gas.","URL":"https://doi.org/10.2118/131350-MS","DOI":"10.2118/131350-MS","ISBN":"978-1-55563-295-3","author":[{"family":"Passey","given":"Quinn R."},{"family":"Bohacs","given":"Kevin"},{"family":"Esch","given":"William Lee"},{"family":"Klimentidis","given":"Robert"},{"family":"Sinha","given":"Somnath"}],"issued":{"date-parts":[["2010",1,1]]}},"suppress-author":true}],"schema":"https://github.com/citation-style-language/schema/raw/master/csl-citation.json"} </w:instrText>
      </w:r>
      <w:r w:rsidR="00CF44A7">
        <w:fldChar w:fldCharType="separate"/>
      </w:r>
      <w:r w:rsidR="00CF44A7" w:rsidRPr="00CF44A7">
        <w:rPr>
          <w:rFonts w:cs="Times New Roman"/>
        </w:rPr>
        <w:t>(2010)</w:t>
      </w:r>
      <w:r w:rsidR="00CF44A7">
        <w:fldChar w:fldCharType="end"/>
      </w:r>
      <w:r w:rsidR="00D33E4A">
        <w:t xml:space="preserve"> imaged </w:t>
      </w:r>
      <w:proofErr w:type="spellStart"/>
      <w:r w:rsidR="00D33E4A">
        <w:t>overmature</w:t>
      </w:r>
      <w:proofErr w:type="spellEnd"/>
      <w:r w:rsidR="00D33E4A">
        <w:t xml:space="preserve"> </w:t>
      </w:r>
      <w:r w:rsidR="00D63C04">
        <w:t xml:space="preserve">shale </w:t>
      </w:r>
      <w:r w:rsidR="00D33E4A">
        <w:t>source rocks</w:t>
      </w:r>
      <w:r w:rsidR="004C54C8">
        <w:t xml:space="preserve"> in 3D, finding</w:t>
      </w:r>
      <w:r w:rsidR="00CF44A7">
        <w:t xml:space="preserve"> </w:t>
      </w:r>
      <w:r w:rsidR="00457CA8">
        <w:t xml:space="preserve">abundant small (&lt;0.1 </w:t>
      </w:r>
      <w:r w:rsidR="00457CA8" w:rsidRPr="00457CA8">
        <w:t>µ</w:t>
      </w:r>
      <w:r w:rsidR="00457CA8">
        <w:t xml:space="preserve">m) bubble-shaped </w:t>
      </w:r>
      <w:r w:rsidR="00CF44A7">
        <w:t>pore spaces within the organic matter</w:t>
      </w:r>
      <w:r w:rsidR="004C54C8">
        <w:t xml:space="preserve"> and observing that this </w:t>
      </w:r>
      <w:r w:rsidR="00CF44A7">
        <w:t xml:space="preserve">intra-organic porosity tended to be interconnected yet isolated from the water-bearing intergranular matrices.  </w:t>
      </w:r>
      <w:r w:rsidR="00D33E4A">
        <w:t xml:space="preserve">While the physical separation of gas-containing pockets from water-bearing interstitial spaces </w:t>
      </w:r>
      <w:r w:rsidR="003E4FC8">
        <w:t xml:space="preserve">alone </w:t>
      </w:r>
      <w:r w:rsidR="00A62EB4">
        <w:t xml:space="preserve">might suggest </w:t>
      </w:r>
      <w:r w:rsidR="00010411">
        <w:t>that</w:t>
      </w:r>
      <w:r w:rsidR="009E33F1">
        <w:t xml:space="preserve"> contact between water and organic material</w:t>
      </w:r>
      <w:r w:rsidR="00010411">
        <w:t xml:space="preserve"> </w:t>
      </w:r>
      <w:r w:rsidR="009B7377">
        <w:t>is</w:t>
      </w:r>
      <w:r w:rsidR="00010411">
        <w:t xml:space="preserve"> limited</w:t>
      </w:r>
      <w:r w:rsidR="009E33F1">
        <w:t xml:space="preserve">, two </w:t>
      </w:r>
      <w:r w:rsidR="0047052A">
        <w:t>processes must be considered</w:t>
      </w:r>
      <w:r w:rsidR="009E33F1">
        <w:t xml:space="preserve">.  Firstly, </w:t>
      </w:r>
      <w:r w:rsidR="005D10F5">
        <w:t>much of the</w:t>
      </w:r>
      <w:r w:rsidR="009E33F1">
        <w:t xml:space="preserve"> </w:t>
      </w:r>
      <w:r w:rsidR="00574908">
        <w:t>oil and gas</w:t>
      </w:r>
      <w:r w:rsidR="001F0649">
        <w:t xml:space="preserve"> </w:t>
      </w:r>
      <w:r w:rsidR="009E33F1">
        <w:t xml:space="preserve">generated </w:t>
      </w:r>
      <w:r w:rsidR="00DE0B1A">
        <w:t>at or near grain boundaries</w:t>
      </w:r>
      <w:r w:rsidR="009E33F1">
        <w:t xml:space="preserve"> </w:t>
      </w:r>
      <w:r w:rsidR="006B73C0">
        <w:t>probably underwent</w:t>
      </w:r>
      <w:r w:rsidR="009E33F1">
        <w:t xml:space="preserve"> primary migration and </w:t>
      </w:r>
      <w:r w:rsidR="006B73C0">
        <w:t>was</w:t>
      </w:r>
      <w:r w:rsidR="009E33F1">
        <w:t xml:space="preserve"> expelled out of the source rock</w:t>
      </w:r>
      <w:r w:rsidR="00BE2E98">
        <w:t xml:space="preserve"> long before the present day</w:t>
      </w:r>
      <w:r w:rsidR="00707882">
        <w:t xml:space="preserve"> </w:t>
      </w:r>
      <w:r w:rsidR="00707882">
        <w:fldChar w:fldCharType="begin"/>
      </w:r>
      <w:r w:rsidR="00E751E7">
        <w:instrText xml:space="preserve"> ADDIN ZOTERO_ITEM CSL_CITATION {"citationID":"pMrQzCdR","properties":{"formattedCitation":"(Mackenzie et al., 1983; Cooles et al., 1986; Sandvik et al., 1992)","plainCitation":"(Mackenzie et al., 1983; Cooles et al., 1986; Sandvik et al., 1992)","noteIndex":0},"citationItems":[{"id":3699,"uris":["http://zotero.org/users/local/pytFPmJs/items/EILDFE3B"],"uri":["http://zotero.org/users/local/pytFPmJs/items/EILDFE3B"],"itemData":{"id":3699,"type":"article-journal","title":"Expulsion of petroleum hydrocarbons from shale source rocks","container-title":"Nature","page":"506-509","volume":"301","issue":"5900","abstract":"There is compelling evidence that movement of petroleum from organic-rich shales into sandstones and limestones, occurs in the subsurface1. This expulsion of material must occur if crude oil accumulations are to form, and it is termed primary migration2. Earlier studies3,4 suggested that this movement occurs with chemical fractionation: some components are more mobile than others. One of the agents of expulsion at early maturity stages is compaction, which is not only capable of forcing water, but also organic components out of the pore network of a source rock2,5,6. Because the fractionation effects associated with expulsion provide clues to the transport mechanisms involved, we have made detailed quantitative comparisons of the hydrocarbons of shales of different thicknesses, the centre and edges of thick shales and sandstones adjacent to shales from two cored, interbedded shale and sandstone sequences from Spitsbergen Island, Svalbard, Norway. These observations confirm considerable movement of hydrocarbons in the subsurface, with lower molecular weight components being more mobile. Up to 90% the original amount of n-pentadecane may be lost from very thin shales sandwiched between sandstone horizons and from shales close to a lithological boundary with sandstone.","DOI":"10.1038/301506a0","ISSN":"1476-4687","journalAbbreviation":"Nature","author":[{"family":"Mackenzie","given":"A. S."},{"family":"Leythaeuser","given":"D."},{"family":"Schaefer","given":"R. G."},{"family":"Bjorøy","given":"M."}],"issued":{"date-parts":[["1983",2,1]]}}},{"id":1122,"uris":["http://zotero.org/users/local/pytFPmJs/items/S68VM7R8"],"uri":["http://zotero.org/users/local/pytFPmJs/items/S68VM7R8"],"itemData":{"id":1122,"type":"article-journal","title":"Calculation of petroleum masses generated and expelled from source rocks","container-title":"Organic Geochemistry","page":"235–245","volume":"10","issue":"1","author":[{"family":"Cooles","given":"GP"},{"family":"Mackenzie","given":"AS"},{"family":"Quigley","given":"TM"}],"issued":{"date-parts":[["1986"]]}}},{"id":3194,"uris":["http://zotero.org/users/local/pytFPmJs/items/W75RLB9T"],"uri":["http://zotero.org/users/local/pytFPmJs/items/W75RLB9T"],"itemData":{"id":3194,"type":"article-journal","title":"Expulsion from hydrocarbon sources: the role of organic absorption","container-title":"Organic Geochemistry","page":"77-87","volume":"19","issue":"1","abstract":"The role of absorption of generated petroleum within solid organic matter in source rocks has been investigated. We conclude that absorption is a significant phenomenon and that selective absorption is one cause of observed compositional differences between migrated petroleum and petroleum (bitumen) extracted from source rocks. Evidence for absorption includes the frequently-noted correlation between extractable organic content and TOC. Absorption selectivity appears consistent with documented interactions between solvents and either coals or synthetic polymers. Preliminary modeling of selective absorption equilibrium gives compositions of absorbed versus free liquids that are consistent with observations. A method is described for including hydrocarbon absorption effects in predictive models of hydrocarbon generation and expulsion. A key part of this method is assessment of expulsion efficiency from source rocks, using geochemical measurements. When absorptive retention of generated hydrocarbon liquids is included in yield calculations, expulsion of oil from low Hydrogen Index sources (even with high TOC values) is delayed. This results in ultimately higher gas-oil ratios of expelled petroleum.","DOI":"10.1016/0146-6380(92)90028-V","ISSN":"0146-6380","journalAbbreviation":"Org Geochem","author":[{"family":"Sandvik","given":"E.I."},{"family":"Young","given":"W.A."},{"family":"Curry","given":"D.J."}],"issued":{"date-parts":[["1992",12,1]]}}}],"schema":"https://github.com/citation-style-language/schema/raw/master/csl-citation.json"} </w:instrText>
      </w:r>
      <w:r w:rsidR="00707882">
        <w:fldChar w:fldCharType="separate"/>
      </w:r>
      <w:r w:rsidR="00707882" w:rsidRPr="00707882">
        <w:rPr>
          <w:rFonts w:cs="Times New Roman"/>
        </w:rPr>
        <w:t>(Mackenzie et al., 1983; Cooles et al., 1986; Sandvik et al., 1992)</w:t>
      </w:r>
      <w:r w:rsidR="00707882">
        <w:fldChar w:fldCharType="end"/>
      </w:r>
      <w:r w:rsidR="009E33F1">
        <w:t xml:space="preserve">.  </w:t>
      </w:r>
      <w:r w:rsidR="00BE18D3">
        <w:t xml:space="preserve">Hence, the absence of gas in contact with water does not necessarily indicate that water was unavailable during </w:t>
      </w:r>
      <w:r w:rsidR="0081159D">
        <w:t>oil and gas generation</w:t>
      </w:r>
      <w:r w:rsidR="00BE18D3">
        <w:t xml:space="preserve">.  </w:t>
      </w:r>
      <w:r w:rsidR="00A65B18">
        <w:t xml:space="preserve">The second </w:t>
      </w:r>
      <w:r w:rsidR="00A65B18">
        <w:lastRenderedPageBreak/>
        <w:t xml:space="preserve">consideration is that trapped water may have </w:t>
      </w:r>
      <w:r w:rsidR="00761ADD">
        <w:t xml:space="preserve">been initially present and </w:t>
      </w:r>
      <w:r w:rsidR="00E751E7">
        <w:t>was</w:t>
      </w:r>
      <w:r w:rsidR="00761ADD">
        <w:t xml:space="preserve"> consumed during</w:t>
      </w:r>
      <w:r w:rsidR="00A65B18">
        <w:t xml:space="preserve"> the generation of the gas now present in the organic porosity.  </w:t>
      </w:r>
      <w:r w:rsidR="00A62EB4">
        <w:t xml:space="preserve">This is analogous to water trapped within </w:t>
      </w:r>
      <w:r w:rsidR="00C34049">
        <w:t xml:space="preserve">mineral interstices in </w:t>
      </w:r>
      <w:r w:rsidR="0095561D">
        <w:t>partially-</w:t>
      </w:r>
      <w:proofErr w:type="spellStart"/>
      <w:r w:rsidR="0095561D">
        <w:t>serpentinized</w:t>
      </w:r>
      <w:proofErr w:type="spellEnd"/>
      <w:r w:rsidR="0095561D">
        <w:t xml:space="preserve"> </w:t>
      </w:r>
      <w:proofErr w:type="spellStart"/>
      <w:r w:rsidR="005F30AA">
        <w:t>peridotitic</w:t>
      </w:r>
      <w:proofErr w:type="spellEnd"/>
      <w:r w:rsidR="005F30AA">
        <w:t xml:space="preserve"> rock</w:t>
      </w:r>
      <w:r w:rsidR="00A62EB4">
        <w:t xml:space="preserve"> at mid-ocean ridges</w:t>
      </w:r>
      <w:r w:rsidR="0039296B">
        <w:t xml:space="preserve"> reacting</w:t>
      </w:r>
      <w:r w:rsidR="00A62EB4">
        <w:t xml:space="preserve"> with</w:t>
      </w:r>
      <w:r w:rsidR="00C4692F">
        <w:t xml:space="preserve"> the</w:t>
      </w:r>
      <w:r w:rsidR="001002EE">
        <w:t xml:space="preserve"> </w:t>
      </w:r>
      <w:r w:rsidR="00A62EB4">
        <w:t>olivine</w:t>
      </w:r>
      <w:r w:rsidR="00EE2D30">
        <w:t xml:space="preserve"> minerals</w:t>
      </w:r>
      <w:r w:rsidR="00C4692F">
        <w:t xml:space="preserve"> that surround it</w:t>
      </w:r>
      <w:r w:rsidR="00A62EB4">
        <w:t>, resulting in dry (waterless), H</w:t>
      </w:r>
      <w:r w:rsidR="00A62EB4">
        <w:rPr>
          <w:vertAlign w:val="subscript"/>
        </w:rPr>
        <w:t>2</w:t>
      </w:r>
      <w:r w:rsidR="00A62EB4">
        <w:t>- and CH</w:t>
      </w:r>
      <w:r w:rsidR="00A62EB4">
        <w:rPr>
          <w:vertAlign w:val="subscript"/>
        </w:rPr>
        <w:t>4</w:t>
      </w:r>
      <w:r w:rsidR="00A62EB4">
        <w:t xml:space="preserve">-rich gas </w:t>
      </w:r>
      <w:r w:rsidR="00C4692F" w:rsidRPr="00C4692F">
        <w:t>secondary fluid inclusions</w:t>
      </w:r>
      <w:r w:rsidR="002C1893">
        <w:t xml:space="preserve"> </w:t>
      </w:r>
      <w:r w:rsidR="002C1893">
        <w:fldChar w:fldCharType="begin"/>
      </w:r>
      <w:r w:rsidR="002C1893">
        <w:instrText xml:space="preserve"> ADDIN ZOTERO_ITEM CSL_CITATION {"citationID":"6pf9LQJL","properties":{"formattedCitation":"(Klein et al., 2019; Grozeva et al., 2020)","plainCitation":"(Klein et al., 2019; Grozeva et al., 2020)","noteIndex":0},"citationItems":[{"id":3694,"uris":["http://zotero.org/users/local/pytFPmJs/items/QUNQTE6Y"],"uri":["http://zotero.org/users/local/pytFPmJs/items/QUNQTE6Y"],"itemData":{"id":3694,"type":"article-journal","title":"Abiotic methane synthesis and serpentinization in olivine-hosted fluid inclusions","container-title":"Proceedings of the National Academy of Sciences","page":"17666","volume":"116","issue":"36","abstract":"Our findings highlight the ubiquitous occurrence of methane (CH4)-rich fluid inclusions in olivine-bearing rocks that, collectively, may constitute one of the largest reservoirs of abiotic CH4 on Earth. Because serpentinization in olivine-hosted fluid inclusions takes place in isolation from the surrounding rock, hydrogen (H2) and CH4 can form in any rock type containing olivine that hosts aqueous fluid inclusions, including those that do not undergo serpentinization on a macroscopic scale. Serpentinization and associated CH4 formation within olivine-hosted fluid inclusions has likely supplied microbial ecosystems with abiotic CH4 throughout most of Earth’s history and may be a source of H2 and CH4 on other planetary bodies in our solar system, even those where liquid water is no longer present.The conditions of methane (CH4) formation in olivine-hosted secondary fluid inclusions and their prevalence in peridotite and gabbroic rocks from a wide range of geological settings were assessed using confocal Raman spectroscopy, optical and scanning electron microscopy, electron microprobe analysis, and thermodynamic modeling. Detailed examination of 160 samples from ultraslow- to fast-spreading midocean ridges, subduction zones, and ophiolites revealed that hydrogen (H2) and CH4 formation linked to serpentinization within olivine-hosted secondary fluid inclusions is a widespread process. Fluid inclusion contents are dominated by serpentine, brucite, and magnetite, as well as CH4(g) and H2(g) in varying proportions, consistent with serpentinization under strongly reducing, closed-system conditions. Thermodynamic constraints indicate that aqueous fluids entering the upper mantle or lower oceanic crust are trapped in olivine as secondary fluid inclusions at temperatures higher than </w:instrText>
      </w:r>
      <w:r w:rsidR="002C1893">
        <w:rPr>
          <w:rFonts w:ascii="Cambria Math" w:hAnsi="Cambria Math" w:cs="Cambria Math"/>
        </w:rPr>
        <w:instrText>∼</w:instrText>
      </w:r>
      <w:r w:rsidR="002C1893">
        <w:instrText xml:space="preserve">400 </w:instrText>
      </w:r>
      <w:r w:rsidR="002C1893">
        <w:rPr>
          <w:rFonts w:cs="Times New Roman"/>
        </w:rPr>
        <w:instrText>°</w:instrText>
      </w:r>
      <w:r w:rsidR="002C1893">
        <w:instrText xml:space="preserve">C. When temperatures decrease below </w:instrText>
      </w:r>
      <w:r w:rsidR="002C1893">
        <w:rPr>
          <w:rFonts w:ascii="Cambria Math" w:hAnsi="Cambria Math" w:cs="Cambria Math"/>
        </w:rPr>
        <w:instrText>∼</w:instrText>
      </w:r>
      <w:r w:rsidR="002C1893">
        <w:instrText xml:space="preserve">340 </w:instrText>
      </w:r>
      <w:r w:rsidR="002C1893">
        <w:rPr>
          <w:rFonts w:cs="Times New Roman"/>
        </w:rPr>
        <w:instrText>°</w:instrText>
      </w:r>
      <w:r w:rsidR="002C1893">
        <w:instrText xml:space="preserve">C, serpentinization of olivine lining the walls of the fluid inclusions leads to a near-quantitative consumption of trapped liquid H2O. The generation of molecular H2 through precipitation of Fe(III)-rich daughter minerals results in conditions that are conducive to the reduction of inorganic carbon and the formation of CH4. Once formed, CH4(g) and H2(g) can be stored over geological timescales until extracted by dissolution or fracturing of the olivine host. Fluid inclusions represent a widespread and significant source of abiotic CH4 and H2 in submarine and subaerial vent systems on Earth, and possibly elsewhere in the solar system.","DOI":"10.1073/pnas.1907871116","journalAbbreviation":"Proc Natl Acad Sci USA","author":[{"family":"Klein","given":"Frieder"},{"family":"Grozeva","given":"Niya G."},{"family":"Seewald","given":"Jeffrey S."}],"issued":{"date-parts":[["2019",9,3]]}}},{"id":3568,"uris":["http://zotero.org/users/local/pytFPmJs/items/GST2MMCB"],"uri":["http://zotero.org/users/local/pytFPmJs/items/GST2MMCB"],"itemData":{"id":3568,"type":"article-journal","title":"Chemical and isotopic analyses of hydrocarbon-bearing fluid inclusions in olivine-rich rocks","container-title":"Philosophical Transactions of the Royal Society A: Mathematical, Physical and Engineering Sciences","page":"20180431","volume":"378","issue":"2165","DOI":"10.1098/rsta.2018.0431","journalAbbreviation":"Philosophical Transactions of the Royal Society A: Mathematical, Physical and Engineering Sciences","author":[{"family":"Grozeva","given":"Niya G."},{"family":"Klein","given":"Frieder"},{"family":"Seewald","given":"Jeffrey S."},{"family":"Sylva","given":"Sean P."}],"issued":{"date-parts":[["2020",2,21]]}}}],"schema":"https://github.com/citation-style-language/schema/raw/master/csl-citation.json"} </w:instrText>
      </w:r>
      <w:r w:rsidR="002C1893">
        <w:fldChar w:fldCharType="separate"/>
      </w:r>
      <w:r w:rsidR="002C1893" w:rsidRPr="002C1893">
        <w:rPr>
          <w:rFonts w:cs="Times New Roman"/>
        </w:rPr>
        <w:t>(Klein et al., 2019; Grozeva et al., 2020)</w:t>
      </w:r>
      <w:r w:rsidR="002C1893">
        <w:fldChar w:fldCharType="end"/>
      </w:r>
      <w:r w:rsidR="00A62EB4">
        <w:t xml:space="preserve">.  </w:t>
      </w:r>
      <w:r w:rsidR="002C1893">
        <w:t>Each individual fluid inclusion</w:t>
      </w:r>
      <w:r w:rsidR="002A55E2">
        <w:t xml:space="preserve"> </w:t>
      </w:r>
      <w:r w:rsidR="005D23F7">
        <w:t>(</w:t>
      </w:r>
      <w:r w:rsidR="002A55E2">
        <w:t xml:space="preserve">or </w:t>
      </w:r>
      <w:r w:rsidR="005D23F7">
        <w:t>gas-filled shale</w:t>
      </w:r>
      <w:r w:rsidR="002A55E2">
        <w:t xml:space="preserve"> pore space</w:t>
      </w:r>
      <w:r w:rsidR="005D23F7">
        <w:t>)</w:t>
      </w:r>
      <w:r w:rsidR="002C1893">
        <w:t xml:space="preserve">, then, is a remnant micro-reactor within which all water initially present was consumed in generating the gases now present.  </w:t>
      </w:r>
    </w:p>
    <w:p w14:paraId="196CFF9D" w14:textId="5CF3E2E5" w:rsidR="00696067" w:rsidRDefault="00696067" w:rsidP="00696067">
      <w:pPr>
        <w:pStyle w:val="Heading1"/>
      </w:pPr>
      <w:r>
        <w:t>Conclusions</w:t>
      </w:r>
    </w:p>
    <w:p w14:paraId="0FDB0081" w14:textId="51524371" w:rsidR="000C1E01" w:rsidRDefault="0048730B" w:rsidP="000C1E01">
      <w:r>
        <w:t>Four</w:t>
      </w:r>
      <w:r w:rsidR="0045739A">
        <w:t xml:space="preserve"> features in the</w:t>
      </w:r>
      <w:r w:rsidR="009177F8">
        <w:t xml:space="preserve"> dataset are notable</w:t>
      </w:r>
      <w:r w:rsidR="007254BD">
        <w:t xml:space="preserve">: </w:t>
      </w:r>
      <w:r>
        <w:t>(</w:t>
      </w:r>
      <w:r>
        <w:rPr>
          <w:i/>
        </w:rPr>
        <w:t>i</w:t>
      </w:r>
      <w:r>
        <w:t xml:space="preserve">) the production of </w:t>
      </w:r>
      <w:proofErr w:type="spellStart"/>
      <w:r>
        <w:t>undeuterated</w:t>
      </w:r>
      <w:proofErr w:type="spellEnd"/>
      <w:r>
        <w:t xml:space="preserve"> C</w:t>
      </w:r>
      <w:r w:rsidRPr="0048730B">
        <w:rPr>
          <w:vertAlign w:val="superscript"/>
        </w:rPr>
        <w:t>1</w:t>
      </w:r>
      <w:r>
        <w:t>H</w:t>
      </w:r>
      <w:r w:rsidRPr="0048730B">
        <w:rPr>
          <w:vertAlign w:val="subscript"/>
        </w:rPr>
        <w:t>4</w:t>
      </w:r>
      <w:r>
        <w:t xml:space="preserve"> under incipient </w:t>
      </w:r>
      <w:proofErr w:type="spellStart"/>
      <w:r>
        <w:t>catagenic</w:t>
      </w:r>
      <w:proofErr w:type="spellEnd"/>
      <w:r>
        <w:t xml:space="preserve"> conditions; </w:t>
      </w:r>
      <w:r w:rsidR="007254BD">
        <w:t>(</w:t>
      </w:r>
      <w:r w:rsidR="007254BD">
        <w:rPr>
          <w:i/>
        </w:rPr>
        <w:t>i</w:t>
      </w:r>
      <w:r>
        <w:rPr>
          <w:i/>
        </w:rPr>
        <w:t>i</w:t>
      </w:r>
      <w:r w:rsidR="007254BD">
        <w:t>) the</w:t>
      </w:r>
      <w:r w:rsidR="009177F8">
        <w:t xml:space="preserve"> predominance of CD</w:t>
      </w:r>
      <w:r w:rsidR="009177F8">
        <w:rPr>
          <w:vertAlign w:val="subscript"/>
        </w:rPr>
        <w:t>4</w:t>
      </w:r>
      <w:r w:rsidR="009177F8">
        <w:t xml:space="preserve"> </w:t>
      </w:r>
      <w:r w:rsidR="0082269E">
        <w:t>towards</w:t>
      </w:r>
      <w:r w:rsidR="009177F8">
        <w:t xml:space="preserve"> the end of the experiment, coinciding with the</w:t>
      </w:r>
      <w:r w:rsidR="007254BD">
        <w:t xml:space="preserve"> late oil window; (</w:t>
      </w:r>
      <w:r w:rsidR="007254BD">
        <w:rPr>
          <w:i/>
        </w:rPr>
        <w:t>i</w:t>
      </w:r>
      <w:r>
        <w:rPr>
          <w:i/>
        </w:rPr>
        <w:t>i</w:t>
      </w:r>
      <w:r w:rsidR="007254BD">
        <w:rPr>
          <w:i/>
        </w:rPr>
        <w:t>i</w:t>
      </w:r>
      <w:r w:rsidR="007254BD">
        <w:t xml:space="preserve">) </w:t>
      </w:r>
      <w:r w:rsidR="009177F8">
        <w:t xml:space="preserve">the lack of direct </w:t>
      </w:r>
      <w:r w:rsidR="008101BA">
        <w:t>m</w:t>
      </w:r>
      <w:r w:rsidR="001868D8">
        <w:t>ethane-</w:t>
      </w:r>
      <w:r w:rsidR="008101BA">
        <w:t xml:space="preserve">water </w:t>
      </w:r>
      <w:r w:rsidR="009177F8">
        <w:t>isotopic exchange even at 350 °C</w:t>
      </w:r>
      <w:r w:rsidR="007254BD">
        <w:t xml:space="preserve">; and </w:t>
      </w:r>
      <w:proofErr w:type="gramStart"/>
      <w:r w:rsidR="007254BD">
        <w:t>(</w:t>
      </w:r>
      <w:r>
        <w:rPr>
          <w:i/>
        </w:rPr>
        <w:t>iv</w:t>
      </w:r>
      <w:r w:rsidR="007254BD">
        <w:t>) the</w:t>
      </w:r>
      <w:proofErr w:type="gramEnd"/>
      <w:r w:rsidR="007254BD">
        <w:t xml:space="preserve"> </w:t>
      </w:r>
      <w:r w:rsidR="009A4FD3">
        <w:t>near-</w:t>
      </w:r>
      <w:r w:rsidR="007254BD">
        <w:t>absence of CH</w:t>
      </w:r>
      <w:r w:rsidR="007254BD">
        <w:rPr>
          <w:vertAlign w:val="subscript"/>
        </w:rPr>
        <w:t>2</w:t>
      </w:r>
      <w:r w:rsidR="007254BD">
        <w:t>D</w:t>
      </w:r>
      <w:r w:rsidR="007254BD">
        <w:rPr>
          <w:vertAlign w:val="subscript"/>
        </w:rPr>
        <w:t>2</w:t>
      </w:r>
      <w:r w:rsidR="009A4FD3">
        <w:t xml:space="preserve"> </w:t>
      </w:r>
      <w:r w:rsidR="00870321">
        <w:t>during the experiment</w:t>
      </w:r>
      <w:r w:rsidR="007254BD">
        <w:t xml:space="preserve">.  </w:t>
      </w:r>
      <w:r w:rsidR="008800A5">
        <w:t>These observations suggest that while some –</w:t>
      </w:r>
      <w:proofErr w:type="spellStart"/>
      <w:r w:rsidR="008800A5">
        <w:t>CH</w:t>
      </w:r>
      <w:r w:rsidR="008800A5">
        <w:rPr>
          <w:i/>
          <w:vertAlign w:val="subscript"/>
        </w:rPr>
        <w:t>x</w:t>
      </w:r>
      <w:proofErr w:type="spellEnd"/>
      <w:r w:rsidR="008800A5">
        <w:t xml:space="preserve"> moieties in kerogen or longer-chain hydrocarbons</w:t>
      </w:r>
      <w:r w:rsidR="004F3CEC">
        <w:t xml:space="preserve"> </w:t>
      </w:r>
      <w:r w:rsidR="004474C6">
        <w:t xml:space="preserve">undergo </w:t>
      </w:r>
      <w:r w:rsidR="004F3CEC">
        <w:t xml:space="preserve">exchange </w:t>
      </w:r>
      <w:r w:rsidR="006663D0">
        <w:t>more readily than</w:t>
      </w:r>
      <w:r w:rsidR="008101BA">
        <w:t xml:space="preserve"> </w:t>
      </w:r>
      <w:r w:rsidR="00AE76A5">
        <w:t>cracking</w:t>
      </w:r>
      <w:r w:rsidR="004F3CEC">
        <w:t xml:space="preserve">, </w:t>
      </w:r>
      <w:r w:rsidR="00DB2C1C">
        <w:t xml:space="preserve">some other </w:t>
      </w:r>
      <w:r w:rsidR="000C1E01">
        <w:t>moieties</w:t>
      </w:r>
      <w:r w:rsidR="00C748E1">
        <w:t xml:space="preserve"> or compound classes</w:t>
      </w:r>
      <w:r w:rsidR="00DB2C1C">
        <w:t xml:space="preserve"> are much less prone to exchange.</w:t>
      </w:r>
      <w:r w:rsidR="004F3CEC">
        <w:t xml:space="preserve"> </w:t>
      </w:r>
      <w:r w:rsidR="000C1E01">
        <w:t xml:space="preserve"> </w:t>
      </w:r>
    </w:p>
    <w:p w14:paraId="3C1F61B6" w14:textId="470EE0FD" w:rsidR="007A4272" w:rsidRPr="005B7361" w:rsidRDefault="0053494B" w:rsidP="005B7361">
      <w:r>
        <w:t>Carefully-controlled, t</w:t>
      </w:r>
      <w:r w:rsidR="007A4272">
        <w:t xml:space="preserve">emperature-programmed </w:t>
      </w:r>
      <w:r w:rsidR="00DC29E7">
        <w:t>hydrous</w:t>
      </w:r>
      <w:r w:rsidR="00E74B48">
        <w:t xml:space="preserve"> </w:t>
      </w:r>
      <w:proofErr w:type="spellStart"/>
      <w:r w:rsidR="009247C4">
        <w:t>deuteration</w:t>
      </w:r>
      <w:proofErr w:type="spellEnd"/>
      <w:r w:rsidR="009247C4">
        <w:t xml:space="preserve"> </w:t>
      </w:r>
      <w:r w:rsidR="00F032AC">
        <w:t>(</w:t>
      </w:r>
      <w:proofErr w:type="spellStart"/>
      <w:r w:rsidR="00F032AC">
        <w:t>deuterous</w:t>
      </w:r>
      <w:proofErr w:type="spellEnd"/>
      <w:r w:rsidR="00F032AC">
        <w:t xml:space="preserve"> pyrolysis or </w:t>
      </w:r>
      <w:proofErr w:type="spellStart"/>
      <w:r w:rsidR="00F032AC">
        <w:t>deuterothermal</w:t>
      </w:r>
      <w:proofErr w:type="spellEnd"/>
      <w:r w:rsidR="00F032AC">
        <w:t xml:space="preserve"> pyrolysis) </w:t>
      </w:r>
      <w:r w:rsidR="007A4272">
        <w:t xml:space="preserve">experiments on additional source rocks and kerogen types may reveal systematic differences in the kinetics of </w:t>
      </w:r>
      <w:proofErr w:type="spellStart"/>
      <w:r w:rsidR="007A4272">
        <w:t>exchangability</w:t>
      </w:r>
      <w:proofErr w:type="spellEnd"/>
      <w:r w:rsidR="007A4272">
        <w:t xml:space="preserve"> vs. hydrocarbon generation.  Such experiments have the potential of improving prediction of generative yields and oil compositions in basins where timing and quality of hydrocarbon charge </w:t>
      </w:r>
      <w:r w:rsidR="004D541A">
        <w:t xml:space="preserve">are </w:t>
      </w:r>
      <w:r w:rsidR="00317E70">
        <w:t xml:space="preserve">key </w:t>
      </w:r>
      <w:r w:rsidR="005724DB">
        <w:t>u</w:t>
      </w:r>
      <w:r w:rsidR="004D541A">
        <w:t>ncertainties</w:t>
      </w:r>
      <w:r w:rsidR="007A4272">
        <w:t xml:space="preserve">. </w:t>
      </w:r>
    </w:p>
    <w:p w14:paraId="5AA7D99E" w14:textId="490A8BB8" w:rsidR="00FE335F" w:rsidRPr="008D00B4" w:rsidRDefault="00993210" w:rsidP="00BC188A">
      <w:r>
        <w:t>In general, t</w:t>
      </w:r>
      <w:r w:rsidR="00475C39" w:rsidRPr="00475C39">
        <w:t xml:space="preserve">he volumetric significance of the water hydrogen reservoir hence may be </w:t>
      </w:r>
      <w:r w:rsidR="00475C39">
        <w:t xml:space="preserve">underappreciated in estimations of the natural gas resource potential on Earth. </w:t>
      </w:r>
    </w:p>
    <w:p w14:paraId="68309C83" w14:textId="45E720FC" w:rsidR="00131FE2" w:rsidRPr="008D00B4" w:rsidRDefault="00131FE2" w:rsidP="00EC7ED6">
      <w:pPr>
        <w:pStyle w:val="Heading1"/>
      </w:pPr>
      <w:r w:rsidRPr="008D00B4">
        <w:t>Acknowledgments</w:t>
      </w:r>
    </w:p>
    <w:p w14:paraId="1D5AF7F5" w14:textId="61058595" w:rsidR="00131FE2" w:rsidRPr="008D00B4" w:rsidRDefault="00475BA4" w:rsidP="00412DBC">
      <w:r>
        <w:t>Financial support</w:t>
      </w:r>
      <w:r w:rsidR="00131FE2" w:rsidRPr="008D00B4">
        <w:t xml:space="preserve"> from the </w:t>
      </w:r>
      <w:r w:rsidR="000C10F2" w:rsidRPr="008D00B4">
        <w:t xml:space="preserve">U.S. </w:t>
      </w:r>
      <w:r w:rsidR="00131FE2" w:rsidRPr="008D00B4">
        <w:t>National Science Foun</w:t>
      </w:r>
      <w:r w:rsidR="006D0CD7" w:rsidRPr="008D00B4">
        <w:t>dation</w:t>
      </w:r>
      <w:r w:rsidR="00056E39">
        <w:t xml:space="preserve"> </w:t>
      </w:r>
      <w:r w:rsidR="006D0CD7" w:rsidRPr="008D00B4">
        <w:t>(</w:t>
      </w:r>
      <w:r w:rsidR="00056E39">
        <w:t xml:space="preserve">NSF </w:t>
      </w:r>
      <w:r w:rsidR="00CB16F0">
        <w:t xml:space="preserve">awards </w:t>
      </w:r>
      <w:r w:rsidR="00F93570">
        <w:t>EAR-1250394</w:t>
      </w:r>
      <w:r w:rsidR="006D0CD7" w:rsidRPr="008D00B4">
        <w:t xml:space="preserve"> to S.O.</w:t>
      </w:r>
      <w:r w:rsidR="00A66D2A">
        <w:t>)</w:t>
      </w:r>
      <w:r w:rsidR="00FB7252" w:rsidRPr="008D00B4">
        <w:t xml:space="preserve">, </w:t>
      </w:r>
      <w:r w:rsidR="00131FE2" w:rsidRPr="008D00B4">
        <w:t xml:space="preserve">the </w:t>
      </w:r>
      <w:r w:rsidR="00467F3A">
        <w:t xml:space="preserve">Alfred P. Sloan Foundation via the </w:t>
      </w:r>
      <w:r w:rsidR="00131FE2" w:rsidRPr="008D00B4">
        <w:t>De</w:t>
      </w:r>
      <w:r w:rsidR="00277900" w:rsidRPr="008D00B4">
        <w:t>ep Carbon Observatory (to S.O.</w:t>
      </w:r>
      <w:r w:rsidR="00AB30D5" w:rsidRPr="008D00B4">
        <w:t xml:space="preserve"> </w:t>
      </w:r>
      <w:r w:rsidR="00412DBC" w:rsidRPr="008D00B4">
        <w:t>and J.S.S.</w:t>
      </w:r>
      <w:r w:rsidR="00277900" w:rsidRPr="008D00B4">
        <w:t>)</w:t>
      </w:r>
      <w:r w:rsidR="00AB09E2" w:rsidRPr="008D00B4">
        <w:t xml:space="preserve">, </w:t>
      </w:r>
      <w:r w:rsidR="003750F3" w:rsidRPr="008D00B4">
        <w:t>a</w:t>
      </w:r>
      <w:r w:rsidR="00AB09E2" w:rsidRPr="008D00B4">
        <w:t xml:space="preserve"> Shell</w:t>
      </w:r>
      <w:r w:rsidR="003750F3" w:rsidRPr="008D00B4">
        <w:t xml:space="preserve">-MIT Energy Initiative </w:t>
      </w:r>
      <w:r w:rsidR="00AB09E2" w:rsidRPr="008D00B4">
        <w:t>Fellowship</w:t>
      </w:r>
      <w:r w:rsidR="00EE0B33">
        <w:t xml:space="preserve">, and the </w:t>
      </w:r>
      <w:r w:rsidR="00EE0B33" w:rsidRPr="008D00B4">
        <w:t>Kerr-McGee Professorship at MIT</w:t>
      </w:r>
      <w:r w:rsidR="00EE0B33">
        <w:t xml:space="preserve"> (to S.O.)</w:t>
      </w:r>
      <w:r w:rsidR="00AB09E2" w:rsidRPr="008D00B4">
        <w:t xml:space="preserve"> </w:t>
      </w:r>
      <w:r w:rsidR="00707BF0">
        <w:t>is acknowledged</w:t>
      </w:r>
      <w:r w:rsidR="00131FE2" w:rsidRPr="008D00B4">
        <w:t xml:space="preserve">. </w:t>
      </w:r>
      <w:r w:rsidR="00EC3FCB">
        <w:t xml:space="preserve"> </w:t>
      </w:r>
      <w:r w:rsidR="00CC05F2">
        <w:t xml:space="preserve">We thank </w:t>
      </w:r>
      <w:r w:rsidR="00F12D64">
        <w:t xml:space="preserve">Aaron Sattler </w:t>
      </w:r>
      <w:r w:rsidR="00EC3FCB">
        <w:t>(ExxonMobil</w:t>
      </w:r>
      <w:r w:rsidR="00B64C25">
        <w:t xml:space="preserve"> Research and Engineering</w:t>
      </w:r>
      <w:r w:rsidR="00EC3FCB">
        <w:t xml:space="preserve">) for </w:t>
      </w:r>
      <w:r w:rsidR="002D384C">
        <w:t xml:space="preserve">advice on </w:t>
      </w:r>
      <w:r w:rsidR="005105A0">
        <w:t>inverting</w:t>
      </w:r>
      <w:r w:rsidR="00F12D64">
        <w:t xml:space="preserve"> </w:t>
      </w:r>
      <w:r w:rsidR="0093131C">
        <w:t xml:space="preserve">mass spectral </w:t>
      </w:r>
      <w:r w:rsidR="00CC05F2">
        <w:t xml:space="preserve">data, </w:t>
      </w:r>
      <w:r w:rsidR="00CD682B">
        <w:t>Keith F.</w:t>
      </w:r>
      <w:r w:rsidR="00DE6714">
        <w:t xml:space="preserve"> </w:t>
      </w:r>
      <w:r w:rsidR="00CD682B">
        <w:t>M. Thompson for p</w:t>
      </w:r>
      <w:r w:rsidR="00952617">
        <w:t xml:space="preserve">roviding the </w:t>
      </w:r>
      <w:r w:rsidR="00CC05F2">
        <w:t xml:space="preserve">Eagle Ford </w:t>
      </w:r>
      <w:r w:rsidR="00952617">
        <w:t>rock sample</w:t>
      </w:r>
      <w:r w:rsidR="00CC05F2">
        <w:t>,</w:t>
      </w:r>
      <w:r w:rsidR="00CD682B">
        <w:t xml:space="preserve"> and Chris Clayton for </w:t>
      </w:r>
      <w:r w:rsidR="00927B72">
        <w:t xml:space="preserve">an email exchange </w:t>
      </w:r>
      <w:r w:rsidR="00062658">
        <w:t>that inspired</w:t>
      </w:r>
      <w:r w:rsidR="00CD682B">
        <w:t xml:space="preserve"> this work.  </w:t>
      </w:r>
      <w:r w:rsidR="00AF4C31">
        <w:t xml:space="preserve">Comments by Michael </w:t>
      </w:r>
      <w:proofErr w:type="spellStart"/>
      <w:r w:rsidR="00AF4C31">
        <w:t>Lewan</w:t>
      </w:r>
      <w:proofErr w:type="spellEnd"/>
      <w:r w:rsidR="00AF4C31">
        <w:t xml:space="preserve"> on a</w:t>
      </w:r>
      <w:r w:rsidR="00703E36">
        <w:t>n earlier</w:t>
      </w:r>
      <w:r w:rsidR="00EA2220">
        <w:t xml:space="preserve"> </w:t>
      </w:r>
      <w:r w:rsidR="005E2EDA">
        <w:t>draft</w:t>
      </w:r>
      <w:r w:rsidR="00AF4C31">
        <w:t xml:space="preserve"> of this </w:t>
      </w:r>
      <w:r w:rsidR="00077125">
        <w:t>paper</w:t>
      </w:r>
      <w:r w:rsidR="00AF4C31">
        <w:t xml:space="preserve"> are gratefully acknowledged.</w:t>
      </w:r>
      <w:ins w:id="12" w:author="Wang, David T" w:date="2022-01-14T22:31:00Z">
        <w:r w:rsidR="00D513AC">
          <w:t xml:space="preserve">  The data used in this study were collected </w:t>
        </w:r>
      </w:ins>
      <w:ins w:id="13" w:author="Wang, David T" w:date="2022-01-14T22:34:00Z">
        <w:r w:rsidR="00D513AC">
          <w:t>while the primary author was a Ph.D. student in</w:t>
        </w:r>
      </w:ins>
      <w:ins w:id="14" w:author="Wang, David T" w:date="2022-01-14T22:32:00Z">
        <w:r w:rsidR="00D513AC">
          <w:t xml:space="preserve"> the MIT/WHOI Joint Program.  </w:t>
        </w:r>
      </w:ins>
    </w:p>
    <w:p w14:paraId="6F1F8D4D" w14:textId="77777777" w:rsidR="00EC71F6" w:rsidRDefault="00C60E83" w:rsidP="00CD682B">
      <w:pPr>
        <w:tabs>
          <w:tab w:val="clear" w:pos="360"/>
          <w:tab w:val="clear" w:pos="720"/>
          <w:tab w:val="clear" w:pos="10080"/>
          <w:tab w:val="left" w:pos="9312"/>
        </w:tabs>
      </w:pPr>
      <w:r w:rsidRPr="008D00B4">
        <w:t xml:space="preserve"> </w:t>
      </w:r>
    </w:p>
    <w:p w14:paraId="75534BEF" w14:textId="5E69FA5E" w:rsidR="00C60E83" w:rsidRPr="008D00B4" w:rsidRDefault="00CD682B" w:rsidP="00CD682B">
      <w:pPr>
        <w:tabs>
          <w:tab w:val="clear" w:pos="360"/>
          <w:tab w:val="clear" w:pos="720"/>
          <w:tab w:val="clear" w:pos="10080"/>
          <w:tab w:val="left" w:pos="9312"/>
        </w:tabs>
      </w:pPr>
      <w:r>
        <w:tab/>
      </w:r>
    </w:p>
    <w:p w14:paraId="271A4F65" w14:textId="77777777" w:rsidR="00F423D5" w:rsidRPr="008D00B4" w:rsidRDefault="00F423D5" w:rsidP="00BC188A">
      <w:r w:rsidRPr="008D00B4">
        <w:br w:type="page"/>
      </w:r>
    </w:p>
    <w:p w14:paraId="74BB87E5" w14:textId="59594FE1" w:rsidR="0094110E" w:rsidRPr="008D00B4" w:rsidRDefault="00CB7BA4" w:rsidP="00BC5D95">
      <w:pPr>
        <w:pStyle w:val="Heading1"/>
      </w:pPr>
      <w:r w:rsidRPr="008D00B4">
        <w:lastRenderedPageBreak/>
        <w:t>References</w:t>
      </w:r>
    </w:p>
    <w:p w14:paraId="54F8CD6D" w14:textId="77777777" w:rsidR="004F6965" w:rsidRDefault="004D3DA2" w:rsidP="004F6965">
      <w:pPr>
        <w:pStyle w:val="Bibliography"/>
      </w:pPr>
      <w:r>
        <w:rPr>
          <w:b/>
        </w:rPr>
        <w:fldChar w:fldCharType="begin"/>
      </w:r>
      <w:r w:rsidR="004F6965">
        <w:rPr>
          <w:b/>
        </w:rPr>
        <w:instrText xml:space="preserve"> ADDIN ZOTERO_BIBL {"uncited":[],"omitted":[],"custom":[]} CSL_BIBLIOGRAPHY </w:instrText>
      </w:r>
      <w:r>
        <w:rPr>
          <w:b/>
        </w:rPr>
        <w:fldChar w:fldCharType="separate"/>
      </w:r>
      <w:r w:rsidR="004F6965">
        <w:t>Alexander, R., Kagi, R.I., Larcher, A.V., 1984. Clay catalysis of alkyl hydrogen exchange reactions—reaction mechanisms. Organic Geochemistry 6, 755–760.</w:t>
      </w:r>
    </w:p>
    <w:p w14:paraId="67EDAA15" w14:textId="77777777" w:rsidR="004F6965" w:rsidRDefault="004F6965" w:rsidP="004F6965">
      <w:pPr>
        <w:pStyle w:val="Bibliography"/>
      </w:pPr>
      <w:r>
        <w:t>Baskin, D.K., 1997. Atomic H/C ratio of kerogen as an estimate of thermal maturity and organic matter conversion. AAPG bulletin 81, 1437–1450.</w:t>
      </w:r>
    </w:p>
    <w:p w14:paraId="23A2DF84" w14:textId="77777777" w:rsidR="004F6965" w:rsidRDefault="004F6965" w:rsidP="004F6965">
      <w:pPr>
        <w:pStyle w:val="Bibliography"/>
      </w:pPr>
      <w:r>
        <w:t>Beaudry, P., Stefánsson, A., Fiebig, J., Rhim, J.H., Ono, S., 2021. High temperature generation and equilibration of methane in terrestrial geothermal systems: Evidence from clumped isotopologues. Geochimica et Cosmochimica Acta 309, 209–234.</w:t>
      </w:r>
    </w:p>
    <w:p w14:paraId="3A659668" w14:textId="77777777" w:rsidR="004F6965" w:rsidRDefault="004F6965" w:rsidP="004F6965">
      <w:pPr>
        <w:pStyle w:val="Bibliography"/>
      </w:pPr>
      <w:r>
        <w:t>Berner, U., Faber, E., Scheeder, G., Panten, D., 1995. Primary cracking of algal and landplant kerogens: kinetic models of isotope variations in methane, ethane and propane. Chemical Geology 126, 233–245.</w:t>
      </w:r>
    </w:p>
    <w:p w14:paraId="6647EA3F" w14:textId="77777777" w:rsidR="004F6965" w:rsidRDefault="004F6965" w:rsidP="004F6965">
      <w:pPr>
        <w:pStyle w:val="Bibliography"/>
      </w:pPr>
      <w:r>
        <w:t>Burnham, A.K., 2019. Kinetic models of vitrinite, kerogen, and bitumen reflectance. Organic Geochemistry 131, 50–59.</w:t>
      </w:r>
    </w:p>
    <w:p w14:paraId="6FF26440" w14:textId="77777777" w:rsidR="004F6965" w:rsidRDefault="004F6965" w:rsidP="004F6965">
      <w:pPr>
        <w:pStyle w:val="Bibliography"/>
      </w:pPr>
      <w:r>
        <w:t>Cardneaux, A., Nunn, J.A., 2013. Estimates of maturation and TOC from log data in the Eagle Ford Shale, Maverick Basin of South Texas. Gulf Coast Association of Geological Societies Transactions 63, 111–124.</w:t>
      </w:r>
    </w:p>
    <w:p w14:paraId="40FCE4A2" w14:textId="77777777" w:rsidR="004F6965" w:rsidRDefault="004F6965" w:rsidP="004F6965">
      <w:pPr>
        <w:pStyle w:val="Bibliography"/>
      </w:pPr>
      <w:r>
        <w:t>Cardneaux, A.P., 2012. Mapping of the oil window in the Eagle Ford shale play of southwest Texas using thermal modeling and log overlay analysis (Masters Thesis). Louisiana State University.</w:t>
      </w:r>
    </w:p>
    <w:p w14:paraId="40DBFE95" w14:textId="77777777" w:rsidR="004F6965" w:rsidRDefault="004F6965" w:rsidP="004F6965">
      <w:pPr>
        <w:pStyle w:val="Bibliography"/>
      </w:pPr>
      <w:r>
        <w:t>Clayton, C., 2003. Hydrogen isotope systematics of thermally generated natural gas. International Meeting on Organic Geochemistry, 21st, Kraków, Poland, Book Abstr. Part I 51–52.</w:t>
      </w:r>
    </w:p>
    <w:p w14:paraId="52C26AE7" w14:textId="77777777" w:rsidR="004F6965" w:rsidRDefault="004F6965" w:rsidP="004F6965">
      <w:pPr>
        <w:pStyle w:val="Bibliography"/>
      </w:pPr>
      <w:r>
        <w:t>Connan, J., Cassou, A.M., 1980. Properties of gases and petroleum liquids derived from terrestrial kerogen at various maturation levels. Geochimica et Cosmochimica Acta 44, 1–23.</w:t>
      </w:r>
    </w:p>
    <w:p w14:paraId="078BF26B" w14:textId="77777777" w:rsidR="004F6965" w:rsidRDefault="004F6965" w:rsidP="004F6965">
      <w:pPr>
        <w:pStyle w:val="Bibliography"/>
      </w:pPr>
      <w:r>
        <w:t>Cooles, G., Mackenzie, A., Quigley, T., 1986. Calculation of petroleum masses generated and expelled from source rocks. Organic Geochemistry 10, 235–245.</w:t>
      </w:r>
    </w:p>
    <w:p w14:paraId="1EDFA5D3" w14:textId="77777777" w:rsidR="004F6965" w:rsidRDefault="004F6965" w:rsidP="004F6965">
      <w:pPr>
        <w:pStyle w:val="Bibliography"/>
      </w:pPr>
      <w:r>
        <w:t>Dawson, D., Grice, K., Alexander, R., 2005. Effect of maturation on the indigenous δD signatures of individual hydrocarbons in sediments and crude oils from the Perth Basin (Western Australia). Organic Geochemistry 36, 95–104.</w:t>
      </w:r>
    </w:p>
    <w:p w14:paraId="04E956EA" w14:textId="77777777" w:rsidR="004F6965" w:rsidRDefault="004F6965" w:rsidP="004F6965">
      <w:pPr>
        <w:pStyle w:val="Bibliography"/>
      </w:pPr>
      <w:r>
        <w:t>Dibeler, V.H., Mohler, F.L., 1950. Mass spectra of the deuteromethanes. J. Research Nat. Bur. Standards 45, 441–444.</w:t>
      </w:r>
    </w:p>
    <w:p w14:paraId="06B7F886" w14:textId="77777777" w:rsidR="004F6965" w:rsidRDefault="004F6965" w:rsidP="004F6965">
      <w:pPr>
        <w:pStyle w:val="Bibliography"/>
      </w:pPr>
      <w:r>
        <w:t>Dieckmann, V., Horsfield, B., Schenk, H.J., 2000. Heating rate dependency of petroleum-forming reactions: implications for compositional kinetic predictions. Organic Geochemistry 31, 1333–1348.</w:t>
      </w:r>
    </w:p>
    <w:p w14:paraId="5AC5D1EB" w14:textId="77777777" w:rsidR="004F6965" w:rsidRDefault="004F6965" w:rsidP="004F6965">
      <w:pPr>
        <w:pStyle w:val="Bibliography"/>
      </w:pPr>
      <w:r>
        <w:t>Dong, G., Xie, H., Formolo, M., Lawson, M., Sessions, A., Eiler, J., 2021. Clumped isotope effects of thermogenic methane formation: insights from pyrolysis of hydrocarbons. Geochimica et Cosmochimica Acta. doi:10.1016/j.gca.2021.03.009</w:t>
      </w:r>
    </w:p>
    <w:p w14:paraId="721308C6" w14:textId="77777777" w:rsidR="004F6965" w:rsidRDefault="004F6965" w:rsidP="004F6965">
      <w:pPr>
        <w:pStyle w:val="Bibliography"/>
      </w:pPr>
      <w:r>
        <w:t>Douglas, P.M., Stolper, D.A., Eiler, J.M., Sessions, A.L., Lawson, M., Shuai, Y., Bishop, A., Podlaha, O.G., Ferreira, A.A., Neto, E.V.S., others, 2017. Methane clumped isotopes: Progress and potential for a new isotopic tracer. Organic Geochemistry 113, 262–282.</w:t>
      </w:r>
    </w:p>
    <w:p w14:paraId="5F447D0D" w14:textId="77777777" w:rsidR="004F6965" w:rsidRDefault="004F6965" w:rsidP="004F6965">
      <w:pPr>
        <w:pStyle w:val="Bibliography"/>
      </w:pPr>
      <w:r>
        <w:t>Eldrett, J.S., Ma, C., Bergman, S.C., Lutz, B., Gregory, F.J., Dodsworth, P., Phipps, M., Hardas, P., Minisini, D., Ozkan, A., Ramezani, J., Bowring, S.A., Kamo, S.L., Ferguson, K., Macaulay, C., Kelly, A.E., 2015. An astronomically calibrated stratigraphy of the Cenomanian, Turonian and earliest Coniacian from the Cretaceous Western Interior Seaway, USA: Implications for global chronostratigraphy. Cretaceous Research 56, 316–344.</w:t>
      </w:r>
    </w:p>
    <w:p w14:paraId="617E55EE" w14:textId="77777777" w:rsidR="004F6965" w:rsidRDefault="004F6965" w:rsidP="004F6965">
      <w:pPr>
        <w:pStyle w:val="Bibliography"/>
      </w:pPr>
      <w:r>
        <w:t>Eldrett, J.S., Minisini, D., Bergman, S.C., 2014. Decoupling of the carbon cycle during Ocean Anoxic Event 2. Geology 42, 567–570.</w:t>
      </w:r>
    </w:p>
    <w:p w14:paraId="46B36F1E" w14:textId="77777777" w:rsidR="004F6965" w:rsidRDefault="004F6965" w:rsidP="004F6965">
      <w:pPr>
        <w:pStyle w:val="Bibliography"/>
      </w:pPr>
      <w:r>
        <w:t>French, K.L., Birdwell, J.E., Lewan, M.D., 2020. Trends in thermal maturity indicators for the organic sulfur-rich Eagle Ford Shale. Marine and Petroleum Geology 118, 104459.</w:t>
      </w:r>
    </w:p>
    <w:p w14:paraId="6CBA9BB3" w14:textId="77777777" w:rsidR="004F6965" w:rsidRDefault="004F6965" w:rsidP="004F6965">
      <w:pPr>
        <w:pStyle w:val="Bibliography"/>
      </w:pPr>
      <w:r>
        <w:t>Giunta, T., Young, E.D., Warr, O., Kohl, I., Ash, J.L., Martini, A., Mundle, S.O., Rumble, D., Pérez-Rodríguez, I., Wasley, M., others, 2019. Methane sources and sinks in continental sedimentary systems: New insights from paired clumped isotopologues 13CH3D and 12CH2D2. Geochimica et Cosmochimica Acta 245, 327–351.</w:t>
      </w:r>
    </w:p>
    <w:p w14:paraId="4DF41F02" w14:textId="77777777" w:rsidR="004F6965" w:rsidRDefault="004F6965" w:rsidP="004F6965">
      <w:pPr>
        <w:pStyle w:val="Bibliography"/>
      </w:pPr>
      <w:r>
        <w:t>Glasoe, P.K., Long, F.A., 1960. Use of glass electrodes to measure acidites in deuterium oxide. The Journal of Physical Chemistry 64, 188–190.</w:t>
      </w:r>
    </w:p>
    <w:p w14:paraId="295668AB" w14:textId="77777777" w:rsidR="004F6965" w:rsidRDefault="004F6965" w:rsidP="004F6965">
      <w:pPr>
        <w:pStyle w:val="Bibliography"/>
      </w:pPr>
      <w:r>
        <w:lastRenderedPageBreak/>
        <w:t>Golden, J.T., Andersen, R.A., Bergman, R.G., 2001. Exceptionally low-temperature carbon–hydrogen/carbon–deuterium exchange reactions of organic and organometallic compounds catalyzed by the Cp*(PMe₃)IrH(ClCH₂Cl)</w:t>
      </w:r>
      <w:r>
        <w:rPr>
          <w:vertAlign w:val="superscript"/>
        </w:rPr>
        <w:t>+</w:t>
      </w:r>
      <w:r>
        <w:t xml:space="preserve"> cation. Journal of the American Chemical Society 123, 5837–5838.</w:t>
      </w:r>
    </w:p>
    <w:p w14:paraId="72FA32E6" w14:textId="77777777" w:rsidR="004F6965" w:rsidRDefault="004F6965" w:rsidP="004F6965">
      <w:pPr>
        <w:pStyle w:val="Bibliography"/>
      </w:pPr>
      <w:r>
        <w:t>Grozeva, N.G., Klein, F., Seewald, J.S., Sylva, S.P., 2020. Chemical and isotopic analyses of hydrocarbon-bearing fluid inclusions in olivine-rich rocks. Philosophical Transactions of the Royal Society A: Mathematical, Physical and Engineering Sciences 378, 20180431.</w:t>
      </w:r>
    </w:p>
    <w:p w14:paraId="037F860A" w14:textId="77777777" w:rsidR="004F6965" w:rsidRDefault="004F6965" w:rsidP="004F6965">
      <w:pPr>
        <w:pStyle w:val="Bibliography"/>
      </w:pPr>
      <w:r>
        <w:t>Hantschel, T., Kauerauf, A.I., 2009. Petroleum Generation, in: Fundamentals of Basin and Petroleum Systems Modeling, Springer Berlin Heidelberg, Berlin, Heidelberg, p. 151–198.</w:t>
      </w:r>
    </w:p>
    <w:p w14:paraId="4E45D113" w14:textId="77777777" w:rsidR="004F6965" w:rsidRDefault="004F6965" w:rsidP="004F6965">
      <w:pPr>
        <w:pStyle w:val="Bibliography"/>
      </w:pPr>
      <w:r>
        <w:t>Harbor, R.L., 2011. Facies characterization and stratigraphic architecture of organic-rich mudrocks, Upper Cretaceous Eagle Ford Formation, South Texas (Masters Thesis). University of Texas at Austin.</w:t>
      </w:r>
    </w:p>
    <w:p w14:paraId="67729C84" w14:textId="77777777" w:rsidR="004F6965" w:rsidRDefault="004F6965" w:rsidP="004F6965">
      <w:pPr>
        <w:pStyle w:val="Bibliography"/>
      </w:pPr>
      <w:r>
        <w:t>He, K., Zhang, S., Mi, J., Fang, Y., Zhang, W., 2019. Carbon and hydrogen isotope fractionation for methane from non-isothermal pyrolysis of oil in anhydrous and hydrothermal conditions. Energy Exploration &amp; Exploitation 37, 1558–1576.</w:t>
      </w:r>
    </w:p>
    <w:p w14:paraId="32EB7342" w14:textId="77777777" w:rsidR="004F6965" w:rsidRDefault="004F6965" w:rsidP="004F6965">
      <w:pPr>
        <w:pStyle w:val="Bibliography"/>
      </w:pPr>
      <w:r>
        <w:t>Helgeson, H.C., Richard, L., McKenzie, W.F., Norton, D.L., Schmitt, A., 2009. A chemical and thermodynamic model of oil generation in hydrocarbon source rocks. Geochimica et Cosmochimica Acta 73, 594–695.</w:t>
      </w:r>
    </w:p>
    <w:p w14:paraId="0DB175C2" w14:textId="77777777" w:rsidR="004F6965" w:rsidRDefault="004F6965" w:rsidP="004F6965">
      <w:pPr>
        <w:pStyle w:val="Bibliography"/>
      </w:pPr>
      <w:r>
        <w:t>Hentz, T.F., Ruppel, S.C., 2010. Regional lithostratigraphy of the Eagle Ford Shale: Maverick Basin to East Texas Basin. Gulf Coast Association of Geological Societies Transactions 60, 325–337.</w:t>
      </w:r>
    </w:p>
    <w:p w14:paraId="6BFF5197" w14:textId="77777777" w:rsidR="004F6965" w:rsidRDefault="004F6965" w:rsidP="004F6965">
      <w:pPr>
        <w:pStyle w:val="Bibliography"/>
      </w:pPr>
      <w:r>
        <w:t>Hoering, T., 1984. Thermal reactions of kerogen with added water, heavy water and pure organic substances. Organic Geochemistry 5, 267–278.</w:t>
      </w:r>
    </w:p>
    <w:p w14:paraId="3CE9FDF3" w14:textId="77777777" w:rsidR="004F6965" w:rsidRDefault="004F6965" w:rsidP="004F6965">
      <w:pPr>
        <w:pStyle w:val="Bibliography"/>
      </w:pPr>
      <w:r>
        <w:t>Huizinga, B.J., Tannenbaum, E., Kaplan, I.R., 1987. The role of minerals in the thermal alteration of organic matter—IV. Generation of n-alkanes, acyclic isoprenoids, and alkenes in laboratory experiments. Geochimica et Cosmochimica Acta 51, 1083–1097.</w:t>
      </w:r>
    </w:p>
    <w:p w14:paraId="77C022EC" w14:textId="77777777" w:rsidR="004F6965" w:rsidRDefault="004F6965" w:rsidP="004F6965">
      <w:pPr>
        <w:pStyle w:val="Bibliography"/>
      </w:pPr>
      <w:r>
        <w:t>Hunt, J.M., 1996. Petroleum geochemistry and geology, 2nd ed.</w:t>
      </w:r>
    </w:p>
    <w:p w14:paraId="2108BB29" w14:textId="77777777" w:rsidR="004F6965" w:rsidRDefault="004F6965" w:rsidP="004F6965">
      <w:pPr>
        <w:pStyle w:val="Bibliography"/>
      </w:pPr>
      <w:r>
        <w:t>IHS Markit Well Database, 2019.</w:t>
      </w:r>
    </w:p>
    <w:p w14:paraId="6700DE72" w14:textId="77777777" w:rsidR="004F6965" w:rsidRDefault="004F6965" w:rsidP="004F6965">
      <w:pPr>
        <w:pStyle w:val="Bibliography"/>
      </w:pPr>
      <w:r>
        <w:t>Jenden, P.D., Drazan, D.J., Kaplan, I.R., 1993. Mixing of Thermogenic Natural Gases in Northern Appalachian Basin. AAPG Bulletin 77, 980–998.</w:t>
      </w:r>
    </w:p>
    <w:p w14:paraId="2762B15A" w14:textId="77777777" w:rsidR="004F6965" w:rsidRDefault="004F6965" w:rsidP="004F6965">
      <w:pPr>
        <w:pStyle w:val="Bibliography"/>
      </w:pPr>
      <w:r>
        <w:t>Kazak, E.S., Kazak, A.V., 2019. A novel laboratory method for reliable water content determination of shale reservoir rocks. Journal of Petroleum Science and Engineering 183, 106301.</w:t>
      </w:r>
    </w:p>
    <w:p w14:paraId="103A9FCB" w14:textId="77777777" w:rsidR="004F6965" w:rsidRDefault="004F6965" w:rsidP="004F6965">
      <w:pPr>
        <w:pStyle w:val="Bibliography"/>
      </w:pPr>
      <w:r>
        <w:t>Klein, F., Grozeva, N.G., Seewald, J.S., 2019. Abiotic methane synthesis and serpentinization in olivine-hosted fluid inclusions. Proceedings of the National Academy of Sciences 116, 17666.</w:t>
      </w:r>
    </w:p>
    <w:p w14:paraId="3410D6E9" w14:textId="77777777" w:rsidR="004F6965" w:rsidRDefault="004F6965" w:rsidP="004F6965">
      <w:pPr>
        <w:pStyle w:val="Bibliography"/>
      </w:pPr>
      <w:r>
        <w:t>Koepp, M., 1978. D/H isotope exchange reaction between petroleum and water: a contributory determinant for D/H-isotope ratios in crude oils, in: The Fourth International Conference, Geochronology, Cosmochronology, Isotope Geology USGS Open-File Report 78-701, p. 221–222.</w:t>
      </w:r>
    </w:p>
    <w:p w14:paraId="051169E9" w14:textId="77777777" w:rsidR="004F6965" w:rsidRDefault="004F6965" w:rsidP="004F6965">
      <w:pPr>
        <w:pStyle w:val="Bibliography"/>
      </w:pPr>
      <w:r>
        <w:t>Labidi, J., Young, E.D., Giunta, T., Kohl, I.E., Seewald, J., Tang, H., Lilley, M.D., Früh-Green, G.L., 2020. Methane thermometry in deep-sea hydrothermal systems: Evidence for re-ordering of doubly-substituted isotopologues during fluid cooling. Geochimica et Cosmochimica Acta 288, 248–261.</w:t>
      </w:r>
    </w:p>
    <w:p w14:paraId="0818CB24" w14:textId="77777777" w:rsidR="004F6965" w:rsidRDefault="004F6965" w:rsidP="004F6965">
      <w:pPr>
        <w:pStyle w:val="Bibliography"/>
      </w:pPr>
      <w:r>
        <w:t>Laplante, R.E., 1974. Hydrocarbon Generation in Gulf Coast Tertiary Sediments. AAPG Bulletin 58, 1281–1289.</w:t>
      </w:r>
    </w:p>
    <w:p w14:paraId="3A35E019" w14:textId="77777777" w:rsidR="004F6965" w:rsidRDefault="004F6965" w:rsidP="004F6965">
      <w:pPr>
        <w:pStyle w:val="Bibliography"/>
      </w:pPr>
      <w:r>
        <w:t>Leif, R.N., Simoneit, B.R., 2000. The role of alkenes produced during hydrous pyrolysis of a shale. Organic Geochemistry 31, 1189–1208.</w:t>
      </w:r>
    </w:p>
    <w:p w14:paraId="3FE2E584" w14:textId="77777777" w:rsidR="004F6965" w:rsidRDefault="004F6965" w:rsidP="004F6965">
      <w:pPr>
        <w:pStyle w:val="Bibliography"/>
      </w:pPr>
      <w:r>
        <w:t>Lewan, M., 1997. Experiments on the role of water in petroleum formation. Geochimica et Cosmochimica Acta 61, 3691–3723.</w:t>
      </w:r>
    </w:p>
    <w:p w14:paraId="7E8BC8E6" w14:textId="77777777" w:rsidR="004F6965" w:rsidRDefault="004F6965" w:rsidP="004F6965">
      <w:pPr>
        <w:pStyle w:val="Bibliography"/>
      </w:pPr>
      <w:r>
        <w:t>Lis, G.P., Schimmelmann, A., Mastalerz, M., 2006. D/H ratios and hydrogen exchangeability of type-II kerogens with increasing thermal maturity. Organic Geochemistry 37, 342–353.</w:t>
      </w:r>
    </w:p>
    <w:p w14:paraId="53A7187D" w14:textId="77777777" w:rsidR="004F6965" w:rsidRDefault="004F6965" w:rsidP="004F6965">
      <w:pPr>
        <w:pStyle w:val="Bibliography"/>
      </w:pPr>
      <w:r>
        <w:t>Lloyd, M.K., Eldridge, D.L., Stolper, D.A., 2021. Clumped 13CH2D and 12CHD2 compositions of methyl groups from wood and synthetic monomers: Methods, experimental and theoretical calibrations, and initial results. Geochimica et Cosmochimica Acta 297, 233–275.</w:t>
      </w:r>
    </w:p>
    <w:p w14:paraId="4C6353D8" w14:textId="77777777" w:rsidR="004F6965" w:rsidRDefault="004F6965" w:rsidP="004F6965">
      <w:pPr>
        <w:pStyle w:val="Bibliography"/>
      </w:pPr>
      <w:r>
        <w:t>Lu, S., Wang, M., Xue, H., Li, J., Chen, F., Xu, Q., 2011. The Impact of Aqueous Medium on Gas Yields and Kinetic Behaviors of Hydrogen Isotope Fractionation during Organic Matter Thermal Degradation. Acta Geologica Sinica - English Edition 85, 1466–1477.</w:t>
      </w:r>
    </w:p>
    <w:p w14:paraId="1994568B" w14:textId="77777777" w:rsidR="004F6965" w:rsidRDefault="004F6965" w:rsidP="004F6965">
      <w:pPr>
        <w:pStyle w:val="Bibliography"/>
      </w:pPr>
      <w:r>
        <w:lastRenderedPageBreak/>
        <w:t>Lu, S.-F., Feng, G.-Q., Shao, M.-L., Li, J.-J., Xue, H.-T., Wang, M., Chen, F.-W., Li, W.-B., Pang, X.-T., 2021. Kinetics and fractionation of hydrogen isotopes during gas formation from representative functional groups. Petroleum Science 18, 1021–1032.</w:t>
      </w:r>
    </w:p>
    <w:p w14:paraId="6AC8DA80" w14:textId="77777777" w:rsidR="004F6965" w:rsidRDefault="004F6965" w:rsidP="004F6965">
      <w:pPr>
        <w:pStyle w:val="Bibliography"/>
      </w:pPr>
      <w:r>
        <w:t>Mackenzie, A.S., Leythaeuser, D., Schaefer, R.G., Bjorøy, M., 1983. Expulsion of petroleum hydrocarbons from shale source rocks. Nature 301, 506–509.</w:t>
      </w:r>
    </w:p>
    <w:p w14:paraId="36734FB2" w14:textId="77777777" w:rsidR="004F6965" w:rsidRDefault="004F6965" w:rsidP="004F6965">
      <w:pPr>
        <w:pStyle w:val="Bibliography"/>
      </w:pPr>
      <w:r>
        <w:t>Maslen, E., Grice, K., Dawson, D., Wang, S., Horsfield, B., 2012. Stable Hydrogen Isotopes of Isoprenoids and N-Alkanes as a Proxy for Estimating the Thermal History of Sediments Through Geological Time:, in: Harris, N.B., Peters, K.E. (Eds.), Analyzing the Thermal History of Sedimentary Basins: Methods and Case Studies, SEPM Society for Sedimentary Geology, p. 0.</w:t>
      </w:r>
    </w:p>
    <w:p w14:paraId="00C5286C" w14:textId="77777777" w:rsidR="004F6965" w:rsidRDefault="004F6965" w:rsidP="004F6965">
      <w:pPr>
        <w:pStyle w:val="Bibliography"/>
      </w:pPr>
      <w:r>
        <w:t>Muscio, G.P.A., Horsfield, B., Welte, D.H., 1994. Occurrence of thermogenic gas in the immature zone—implications from the Bakken in-source reservoir system. Organic Geochemistry 22, 461–476.</w:t>
      </w:r>
    </w:p>
    <w:p w14:paraId="26AC7906" w14:textId="77777777" w:rsidR="004F6965" w:rsidRDefault="004F6965" w:rsidP="004F6965">
      <w:pPr>
        <w:pStyle w:val="Bibliography"/>
      </w:pPr>
      <w:r>
        <w:t>Ni, Y., Liao, F., Dai, J., Zou, C., Zhu, G., Zhang, B., Liu, Q., 2012. Using Carbon and Hydrogen Isotopes to Quantify Gas Maturity, Formation Temperature, and Formation Age — Specific Applications for Gas Fields from the Tarim Basin, China. Energy Exploration &amp; Exploitation 30, 273–293.</w:t>
      </w:r>
    </w:p>
    <w:p w14:paraId="41ABA117" w14:textId="77777777" w:rsidR="004F6965" w:rsidRDefault="004F6965" w:rsidP="004F6965">
      <w:pPr>
        <w:pStyle w:val="Bibliography"/>
      </w:pPr>
      <w:r>
        <w:t>Ni, Y., Ma, Q., Ellis, G.S., Dai, J., Katz, B., Zhang, S., Tang, Y., 2011. Fundamental studies on kinetic isotope effect (KIE) of hydrogen isotope fractionation in natural gas systems. Geochimica et Cosmochimica Acta 75, 2696–2707.</w:t>
      </w:r>
    </w:p>
    <w:p w14:paraId="704FC063" w14:textId="77777777" w:rsidR="004F6965" w:rsidRDefault="004F6965" w:rsidP="004F6965">
      <w:pPr>
        <w:pStyle w:val="Bibliography"/>
      </w:pPr>
      <w:r>
        <w:t>Passey, Q.R., Bohacs, K., Esch, W.L., Klimentidis, R., Sinha, S., 2010. From Oil-Prone Source Rock to Gas-Producing Shale Reservoir - Geologic and Petrophysical Characterization of Unconventional Shale Gas Reservoirs, in: SPE-131350-MS, Presented at the International Oil and Gas Conference and Exhibition in China, Society of Petroleum Engineers, Beijing, China, p. 29.</w:t>
      </w:r>
    </w:p>
    <w:p w14:paraId="3E9493FF" w14:textId="77777777" w:rsidR="004F6965" w:rsidRDefault="004F6965" w:rsidP="004F6965">
      <w:pPr>
        <w:pStyle w:val="Bibliography"/>
      </w:pPr>
      <w:r>
        <w:t>Purcell, L.P., Rashid, M.A., Hardy, I.A., 1979. Geochemical Characteristics of Sedimentary Rocks in Scotian Basin. AAPG Bulletin 63, 87–105.</w:t>
      </w:r>
    </w:p>
    <w:p w14:paraId="64FE6531" w14:textId="77777777" w:rsidR="004F6965" w:rsidRDefault="004F6965" w:rsidP="004F6965">
      <w:pPr>
        <w:pStyle w:val="Bibliography"/>
      </w:pPr>
      <w:r>
        <w:t>Ramaswamy, G., 2002. A field evidence for mineral-catalyzed formation of gas during coal maturation. Oil &amp; gas journal 100, 32–36.</w:t>
      </w:r>
    </w:p>
    <w:p w14:paraId="0E7CF48D" w14:textId="77777777" w:rsidR="004F6965" w:rsidRDefault="004F6965" w:rsidP="004F6965">
      <w:pPr>
        <w:pStyle w:val="Bibliography"/>
      </w:pPr>
      <w:r>
        <w:t>Reeves, E.P., Seewald, J.S., Sylva, S.P., 2012. Hydrogen isotope exchange between \emphn-alkanes and water under hydrothermal conditions. Geochimica et Cosmochimica Acta 77, 582–599.</w:t>
      </w:r>
    </w:p>
    <w:p w14:paraId="6ABE8057" w14:textId="77777777" w:rsidR="004F6965" w:rsidRDefault="004F6965" w:rsidP="004F6965">
      <w:pPr>
        <w:pStyle w:val="Bibliography"/>
      </w:pPr>
      <w:r>
        <w:t>Rowe, D., Muehlenbachs, K., 1999. Low-temperature thermal generation of hydrocarbon gases in shallow shales. Nature 398, 61–63.</w:t>
      </w:r>
    </w:p>
    <w:p w14:paraId="294E6F82" w14:textId="77777777" w:rsidR="004F6965" w:rsidRDefault="004F6965" w:rsidP="004F6965">
      <w:pPr>
        <w:pStyle w:val="Bibliography"/>
      </w:pPr>
      <w:r>
        <w:t>Sackett, W.M., 1978. Carbon and hydrogen isotope effects during the thermocatalytic production of hydrocarbons in laboratory simulation experiments. Geochimica et Cosmochimica Acta 42, 571–580.</w:t>
      </w:r>
    </w:p>
    <w:p w14:paraId="4118A944" w14:textId="77777777" w:rsidR="004F6965" w:rsidRDefault="004F6965" w:rsidP="004F6965">
      <w:pPr>
        <w:pStyle w:val="Bibliography"/>
      </w:pPr>
      <w:r>
        <w:t>Sackett, W.M., Conkright, M., 1997. Summary and re-evaluation of the high-temperature isotope geochemistry of methane. Geochimica et Cosmochimica Acta 61, 1941–1952.</w:t>
      </w:r>
    </w:p>
    <w:p w14:paraId="6A2263C7" w14:textId="77777777" w:rsidR="004F6965" w:rsidRDefault="004F6965" w:rsidP="004F6965">
      <w:pPr>
        <w:pStyle w:val="Bibliography"/>
      </w:pPr>
      <w:r>
        <w:t>Sandvik, E.I., Young, W.A., Curry, D.J., 1992. Expulsion from hydrocarbon sources: the role of organic absorption. Organic Geochemistry 19, 77–87.</w:t>
      </w:r>
    </w:p>
    <w:p w14:paraId="445AAD79" w14:textId="77777777" w:rsidR="004F6965" w:rsidRDefault="004F6965" w:rsidP="004F6965">
      <w:pPr>
        <w:pStyle w:val="Bibliography"/>
      </w:pPr>
      <w:r>
        <w:t>Sattler, A., 2018. Hydrogen/Deuterium (H/D) exchange catalysis in alkanes. ACS Catalysis 8, 2296–2312.</w:t>
      </w:r>
    </w:p>
    <w:p w14:paraId="65BDCF2D" w14:textId="77777777" w:rsidR="004F6965" w:rsidRDefault="004F6965" w:rsidP="004F6965">
      <w:pPr>
        <w:pStyle w:val="Bibliography"/>
      </w:pPr>
      <w:r>
        <w:t>Schenk, H.J., Dieckmann, V., 2004. Prediction of petroleum formation: the influence of laboratory heating rates on kinetic parameters and geological extrapolations. Marine and Petroleum Geology 21, 79–95.</w:t>
      </w:r>
    </w:p>
    <w:p w14:paraId="3DC1D17B" w14:textId="77777777" w:rsidR="004F6965" w:rsidRDefault="004F6965" w:rsidP="004F6965">
      <w:pPr>
        <w:pStyle w:val="Bibliography"/>
      </w:pPr>
      <w:r>
        <w:t>Schimmelmann, A., Boudou, J.-P., Lewan, M.D., Wintsch, R.P., 2001. Experimental controls on D/H and \textsuperscript13C/\textsuperscript12C ratios of kerogen, bitumen and oil during hydrous pyrolysis. Organic Geochemistry 32, 1009–1018.</w:t>
      </w:r>
    </w:p>
    <w:p w14:paraId="4F8E373F" w14:textId="77777777" w:rsidR="004F6965" w:rsidRDefault="004F6965" w:rsidP="004F6965">
      <w:pPr>
        <w:pStyle w:val="Bibliography"/>
      </w:pPr>
      <w:r>
        <w:t>Schimmelmann, A., Lewan, M.D., Wintsch, R.P., 1999. D/H isotope ratios of kerogen, bitumen, oil, and water in hydrous pyrolysis of source rocks containing kerogen types I, II, IIS, and III. Geochimica et Cosmochimica Acta 63, 3751–3766.</w:t>
      </w:r>
    </w:p>
    <w:p w14:paraId="1DEA4461" w14:textId="77777777" w:rsidR="004F6965" w:rsidRDefault="004F6965" w:rsidP="004F6965">
      <w:pPr>
        <w:pStyle w:val="Bibliography"/>
      </w:pPr>
      <w:r>
        <w:t>Schimmelmann, A., Sessions, A.L., Mastalerz, M., 2006. Hydrogen isotopic (D/H) composition of organic matter during diagenesis and thermal maturation. Annual Review of Earth and Planetary Sciences 34, 501–533.</w:t>
      </w:r>
    </w:p>
    <w:p w14:paraId="3F4E0492" w14:textId="77777777" w:rsidR="004F6965" w:rsidRDefault="004F6965" w:rsidP="004F6965">
      <w:pPr>
        <w:pStyle w:val="Bibliography"/>
      </w:pPr>
      <w:r>
        <w:t>Seewald, J.S., 1994. Evidence for metastable equilibrium between hydrocarbons under hydrothermal conditions. Nature 370, 285–287.</w:t>
      </w:r>
    </w:p>
    <w:p w14:paraId="2F122BE2" w14:textId="77777777" w:rsidR="004F6965" w:rsidRDefault="004F6965" w:rsidP="004F6965">
      <w:pPr>
        <w:pStyle w:val="Bibliography"/>
      </w:pPr>
      <w:r>
        <w:t>Seewald, J.S., 2003. Organic–inorganic interactions in petroleum-producing sedimentary basins. Nature 426, 327–333.</w:t>
      </w:r>
    </w:p>
    <w:p w14:paraId="672A4495" w14:textId="77777777" w:rsidR="004F6965" w:rsidRDefault="004F6965" w:rsidP="004F6965">
      <w:pPr>
        <w:pStyle w:val="Bibliography"/>
      </w:pPr>
      <w:r>
        <w:lastRenderedPageBreak/>
        <w:t>Seewald, J.S., Benitez-Nelson, B.C., Whelan, J.K., 1998. Laboratory and theoretical constraints on the generation and composition of natural gas. Geochimica et Cosmochimica Acta 62, 1599–1617.</w:t>
      </w:r>
    </w:p>
    <w:p w14:paraId="5B95ECE8" w14:textId="77777777" w:rsidR="004F6965" w:rsidRDefault="004F6965" w:rsidP="004F6965">
      <w:pPr>
        <w:pStyle w:val="Bibliography"/>
      </w:pPr>
      <w:r>
        <w:t>Sessions, A.L., 2016. Factors controlling the deuterium contents of sedimentary hydrocarbons. Organic Geochemistry 96, 43–64.</w:t>
      </w:r>
    </w:p>
    <w:p w14:paraId="21AE65E3" w14:textId="77777777" w:rsidR="004F6965" w:rsidRDefault="004F6965" w:rsidP="004F6965">
      <w:pPr>
        <w:pStyle w:val="Bibliography"/>
      </w:pPr>
      <w:r>
        <w:t>Sessions, A.L., Sylva, S.P., Summons, R.E., Hayes, J.M., 2004. Isotopic exchange of carbon-bound hydrogen over geologic timescales. Geochimica et Cosmochimica Acta 68, 1545–1559.</w:t>
      </w:r>
    </w:p>
    <w:p w14:paraId="3A8774A1" w14:textId="77777777" w:rsidR="004F6965" w:rsidRDefault="004F6965" w:rsidP="004F6965">
      <w:pPr>
        <w:pStyle w:val="Bibliography"/>
      </w:pPr>
      <w:r>
        <w:t>Seyfried, W.E., Jr., Janecky, D.R., Berndt, M.E., 1987. Rocking autoclaves for hydrothermal experiments, II. The flexible reaction-cell system. Hydrothermal Experimental Techniques 9, 216–239.</w:t>
      </w:r>
    </w:p>
    <w:p w14:paraId="7992230B" w14:textId="77777777" w:rsidR="004F6965" w:rsidRDefault="004F6965" w:rsidP="004F6965">
      <w:pPr>
        <w:pStyle w:val="Bibliography"/>
      </w:pPr>
      <w:r>
        <w:t>Shuai, Y., Etiope, G., Zhang, S., Douglas, P.M., Huang, L., Eiler, J.M., 2018. Methane clumped isotopes in the Songliao Basin (China): New insights into abiotic vs. biotic hydrocarbon formation. Earth and Planetary Science Letters 482, 213–221.</w:t>
      </w:r>
    </w:p>
    <w:p w14:paraId="76576609" w14:textId="77777777" w:rsidR="004F6965" w:rsidRDefault="004F6965" w:rsidP="004F6965">
      <w:pPr>
        <w:pStyle w:val="Bibliography"/>
      </w:pPr>
      <w:r>
        <w:t>Smith, J., Rigby, D., Gould, K., Hart, G., Hargraves, A., 1985. An isotopic study of hydrocarbon generation processes. Organic Geochemistry 8, 341–347.</w:t>
      </w:r>
    </w:p>
    <w:p w14:paraId="11F27004" w14:textId="77777777" w:rsidR="004F6965" w:rsidRDefault="004F6965" w:rsidP="004F6965">
      <w:pPr>
        <w:pStyle w:val="Bibliography"/>
      </w:pPr>
      <w:r>
        <w:t>Snowdon, L., 1980. Resinite—A potential petroleum source in the upper Cretaceous/Tertiary of the Beaufort-Mackenzie Basin, in: Miall, A.D. (Ed.), Facts and Principles of World Petroleum Occurrence, CSPG Special Publications Memoir 6, p. 509–521.</w:t>
      </w:r>
    </w:p>
    <w:p w14:paraId="1CC00FF7" w14:textId="77777777" w:rsidR="004F6965" w:rsidRDefault="004F6965" w:rsidP="004F6965">
      <w:pPr>
        <w:pStyle w:val="Bibliography"/>
      </w:pPr>
      <w:r>
        <w:t>Snowdon, L.R., 1979. Errors in Extrapolation of Experimental Kinetic Parameters to Organic Geochemical Systems: GEOLOGIC NOTES1. AAPG Bulletin 63, 1128–1134.</w:t>
      </w:r>
    </w:p>
    <w:p w14:paraId="0F31274A" w14:textId="77777777" w:rsidR="004F6965" w:rsidRDefault="004F6965" w:rsidP="004F6965">
      <w:pPr>
        <w:pStyle w:val="Bibliography"/>
      </w:pPr>
      <w:r>
        <w:t>Stahl, W.J., 1977. Carbon and nitrogen isotopes in hydrocarbon research and exploration. Chemical Geology 20, 121–149.</w:t>
      </w:r>
    </w:p>
    <w:p w14:paraId="6BBCE9F8" w14:textId="77777777" w:rsidR="004F6965" w:rsidRDefault="004F6965" w:rsidP="004F6965">
      <w:pPr>
        <w:pStyle w:val="Bibliography"/>
      </w:pPr>
      <w:r>
        <w:t>Stolper, D., Martini, A., Clog, M., Douglas, P., Shusta, S., Valentine, D., Sessions, A., Eiler, J., 2015. Distinguishing and understanding thermogenic and biogenic sources of methane using multiply substituted isotopologues. Geochimica et Cosmochimica Acta 161, 219–247.</w:t>
      </w:r>
    </w:p>
    <w:p w14:paraId="4968AFC0" w14:textId="77777777" w:rsidR="004F6965" w:rsidRDefault="004F6965" w:rsidP="004F6965">
      <w:pPr>
        <w:pStyle w:val="Bibliography"/>
      </w:pPr>
      <w:r>
        <w:t>Stolper, D.A., Lawson, M., Davis, C.L., Ferreira, A.A., Santos Neto, E.V., Ellis, G.S., Lewan, M.D., Martini, A.M., Tang, Y., Schoell, M., Sessions, A.L., Eiler, J.M., 2014. Formation temperatures of thermogenic and biogenic methane. Science 344, 1500–1503.</w:t>
      </w:r>
    </w:p>
    <w:p w14:paraId="502B3EE0" w14:textId="77777777" w:rsidR="004F6965" w:rsidRDefault="004F6965" w:rsidP="004F6965">
      <w:pPr>
        <w:pStyle w:val="Bibliography"/>
      </w:pPr>
      <w:r>
        <w:t>Sun, X., Zhang, T., Sun, Y., Milliken, K.L., Sun, D., 2016. Geochemical evidence of organic matter source input and depositional environments in the lower and upper Eagle Ford Formation, south Texas. Organic Geochemistry 98, 66–81.</w:t>
      </w:r>
    </w:p>
    <w:p w14:paraId="26180752" w14:textId="77777777" w:rsidR="004F6965" w:rsidRDefault="004F6965" w:rsidP="004F6965">
      <w:pPr>
        <w:pStyle w:val="Bibliography"/>
      </w:pPr>
      <w:r>
        <w:t>Sweeney, J.J., Burnham, A.K., 1990. Evaluation of a Simple Model of Vitrinite Reflectance Based on Chemical Kinetics (1). AAPG Bulletin 74, 1559–1570.</w:t>
      </w:r>
    </w:p>
    <w:p w14:paraId="02DD9681" w14:textId="77777777" w:rsidR="004F6965" w:rsidRDefault="004F6965" w:rsidP="004F6965">
      <w:pPr>
        <w:pStyle w:val="Bibliography"/>
      </w:pPr>
      <w:r>
        <w:t xml:space="preserve">Tang, Y., Huang, Y., Ellis, G.S., Wang, Y., Kralert, P.G., Gillaizeau, B., Ma, Q., Hwang, R., 2005. A kinetic model for thermally induced hydrogen and carbon isotope fractionation of individual </w:t>
      </w:r>
      <w:r>
        <w:rPr>
          <w:i/>
          <w:iCs/>
        </w:rPr>
        <w:t>n</w:t>
      </w:r>
      <w:r>
        <w:t>-alkanes in crude oil. Geochimica et Cosmochimica Acta 69, 4505–4520.</w:t>
      </w:r>
    </w:p>
    <w:p w14:paraId="09E391CF" w14:textId="77777777" w:rsidR="004F6965" w:rsidRDefault="004F6965" w:rsidP="004F6965">
      <w:pPr>
        <w:pStyle w:val="Bibliography"/>
      </w:pPr>
      <w:r>
        <w:t>Thiagarajan, N., Xie, H., Ponton, C., Kitchen, N., Peterson, B., Lawson, M., Formolo, M., Xiao, Y., Eiler, J., 2020. Isotopic evidence for quasi-equilibrium chemistry in thermally mature natural gases. Proceedings of the National Academy of Sciences 117, 3989–3995.</w:t>
      </w:r>
    </w:p>
    <w:p w14:paraId="7A5D557D" w14:textId="77777777" w:rsidR="004F6965" w:rsidRDefault="004F6965" w:rsidP="004F6965">
      <w:pPr>
        <w:pStyle w:val="Bibliography"/>
      </w:pPr>
      <w:r>
        <w:t>Tian, Y., Ayers, W.B., McCain Jr, D., 2013. The Eagle Ford Shale play, south Texas: regional variations in fluid types, hydrocarbon production and reservoir properties, in: IPTC 2013: International Petroleum Technology Conference, European Association of Geoscientists &amp; Engineers, p. IPTC 16808.</w:t>
      </w:r>
    </w:p>
    <w:p w14:paraId="69A5A272" w14:textId="77777777" w:rsidR="004F6965" w:rsidRDefault="004F6965" w:rsidP="004F6965">
      <w:pPr>
        <w:pStyle w:val="Bibliography"/>
      </w:pPr>
      <w:r>
        <w:t>Turner, A.C., Korol, R., Eldridge, D.L., Bill, M., Conrad, M.E., Miller, T.F., Stolper, D.A., 2021. Experimental and theoretical determinations of hydrogen isotopic equilibrium in the system CH4-H2-H2O from 3 to 200 °C. Geochimica et Cosmochimica Acta. doi:10.1016/j.gca.2021.04.026</w:t>
      </w:r>
    </w:p>
    <w:p w14:paraId="1255DEB0" w14:textId="77777777" w:rsidR="004F6965" w:rsidRDefault="004F6965" w:rsidP="004F6965">
      <w:pPr>
        <w:pStyle w:val="Bibliography"/>
      </w:pPr>
      <w:r>
        <w:t>Turner, A.C., Pester, N.J., Bill, M., Conrad, M.E., Knauss, K.G., Stolper, D.A., under review. Experimental determination of hydrogen isotope exchange rates between methane and water under hydrothermal conditions. Geochimica et Cosmochimica Acta.</w:t>
      </w:r>
    </w:p>
    <w:p w14:paraId="034CAF4D" w14:textId="77777777" w:rsidR="004F6965" w:rsidRDefault="004F6965" w:rsidP="004F6965">
      <w:pPr>
        <w:pStyle w:val="Bibliography"/>
      </w:pPr>
      <w:r>
        <w:t>Vinnichenko, G., Jarrett, A.J.M., van Maldegem, L.M., Brocks, J.J., 2021. Substantial maturity influence on carbon and hydrogen isotopic composition of n-alkanes in sedimentary rocks. Organic Geochemistry 152, 104171.</w:t>
      </w:r>
    </w:p>
    <w:p w14:paraId="2FEDDAA4" w14:textId="77777777" w:rsidR="004F6965" w:rsidRDefault="004F6965" w:rsidP="004F6965">
      <w:pPr>
        <w:pStyle w:val="Bibliography"/>
      </w:pPr>
      <w:r>
        <w:t>Wang, D.T., 2017. The geochemistry of methane isotopologues (PhD Thesis). Massachusetts Institute of Technology and Woods Hole Oceanographic Institution. doi:10.1575/1912/9052</w:t>
      </w:r>
    </w:p>
    <w:p w14:paraId="52E98BDD" w14:textId="77777777" w:rsidR="004F6965" w:rsidRDefault="004F6965" w:rsidP="004F6965">
      <w:pPr>
        <w:pStyle w:val="Bibliography"/>
      </w:pPr>
      <w:r>
        <w:lastRenderedPageBreak/>
        <w:t>Wang, D.T., Gruen, D.S., Lollar, B.S., Hinrichs, K.-U., Stewart, L.C., Holden, J.F., Hristov, A.N., Pohlman, J.W., Morrill, P.L., Könneke, M., Delwiche, K.B., Reeves, E.P., Sutcliffe, C.N., Ritter, D.J., Seewald, J.S., McIntosh, J.C., Hemond, H.F., Kubo, M.D., Cardace, D., Hoehler, T.M., Ono, S., 2015. Nonequilibrium clumped isotope signals in microbial methane. Science 348, 428–431.</w:t>
      </w:r>
    </w:p>
    <w:p w14:paraId="64A7764C" w14:textId="77777777" w:rsidR="004F6965" w:rsidRDefault="004F6965" w:rsidP="004F6965">
      <w:pPr>
        <w:pStyle w:val="Bibliography"/>
      </w:pPr>
      <w:r>
        <w:t>Wang, D.T., Reeves, E.P., McDermott, J.M., Seewald, J.S., Ono, S., 2018. Clumped isotopologue constraints on the origin of methane at seafloor hot springs. Geochimica et Cosmochimica Acta 223, 141–158.</w:t>
      </w:r>
    </w:p>
    <w:p w14:paraId="077239B9" w14:textId="77777777" w:rsidR="004F6965" w:rsidRDefault="004F6965" w:rsidP="004F6965">
      <w:pPr>
        <w:pStyle w:val="Bibliography"/>
      </w:pPr>
      <w:r>
        <w:t>Wang, Y., Sessions, A.L., Nielsen, R.J., Goddard III, W.A., 2009. Equilibrium&lt; sup&gt; 2&lt;/sup&gt; H/&lt; sup&gt; 1&lt;/sup&gt; H fractionations in organic molecules. II: Linear alkanes, alkenes, ketones, carboxylic acids, esters, alcohols and ethers. Geochimica et Cosmochimica Acta 73, 7076–7086.</w:t>
      </w:r>
    </w:p>
    <w:p w14:paraId="441D2834" w14:textId="77777777" w:rsidR="004F6965" w:rsidRDefault="004F6965" w:rsidP="004F6965">
      <w:pPr>
        <w:pStyle w:val="Bibliography"/>
      </w:pPr>
      <w:r>
        <w:t>Wei, L., Gao, Z., Mastalerz, M., Schimmelmann, A., Gao, L., Wang, X., Liu, X., Wang, Y., Qiu, Z., 2019. Influence of water hydrogen on the hydrogen stable isotope ratio of methane at low versus high temperatures of methanogenesis. Organic Geochemistry 128, 137–147.</w:t>
      </w:r>
    </w:p>
    <w:p w14:paraId="2D9C1CFF" w14:textId="77777777" w:rsidR="004F6965" w:rsidRDefault="004F6965" w:rsidP="004F6965">
      <w:pPr>
        <w:pStyle w:val="Bibliography"/>
      </w:pPr>
      <w:r>
        <w:t>Whelan, J.K., Thompson-Rizer, C.L., 1993. Chemical Methods for Assessing Kerogen and Protokerogen Types and Maturity, in: Engel, M.H., Macko, S.A. (Eds.), Organic Geochemistry: Principles and Applications, Springer US, Boston, MA, p. 289–353.</w:t>
      </w:r>
    </w:p>
    <w:p w14:paraId="59112EC3" w14:textId="77777777" w:rsidR="004F6965" w:rsidRDefault="004F6965" w:rsidP="004F6965">
      <w:pPr>
        <w:pStyle w:val="Bibliography"/>
      </w:pPr>
      <w:r>
        <w:t>Xie, H., Dong, G., Formolo, M., Lawson, M., Liu, J., Cong, F., Mangenot, X., Shuai, Y., Ponton, C., Eiler, J., 2021. The evolution of intra- and inter-molecular isotope equilibria in natural gases with thermal maturation. Geochimica et Cosmochimica Acta. doi:10.1016/j.gca.2021.05.012</w:t>
      </w:r>
    </w:p>
    <w:p w14:paraId="033BDDAA" w14:textId="77777777" w:rsidR="004F6965" w:rsidRDefault="004F6965" w:rsidP="004F6965">
      <w:pPr>
        <w:pStyle w:val="Bibliography"/>
      </w:pPr>
      <w:r>
        <w:t>Yeh, H.-W., Epstein, S., 1981. Hydrogen and carbon isotopes of petroleum and related organic matter. Geochimica et Cosmochimica Acta 45, 753–762.</w:t>
      </w:r>
    </w:p>
    <w:p w14:paraId="2AB368AC" w14:textId="77777777" w:rsidR="004F6965" w:rsidRDefault="004F6965" w:rsidP="004F6965">
      <w:pPr>
        <w:pStyle w:val="Bibliography"/>
      </w:pPr>
      <w:r>
        <w:t xml:space="preserve">Young, E.D., Kohl, I.E., Lollar, B.S., Etiope, G., Rumble, D., Li, S., Haghnegahdar, M.A., Schauble, E.A., McCain, K.A., Foustoukos, D.I., Sutclife, C., Warr, O., Ballentine, C.J., Onstott, T.C., Hosgormez, H., Neubeck, A., Marques, J.M., Pérez-Rodríguez, I., Rowe, A.R., LaRowe, D.E., Magnabosco, C., Yeung, L.Y., Ash, J.L., Bryndzia, L.T., 2017. The relative abundances of resolved </w:t>
      </w:r>
      <w:r>
        <w:rPr>
          <w:vertAlign w:val="superscript"/>
        </w:rPr>
        <w:t>12</w:t>
      </w:r>
      <w:r>
        <w:t>CH</w:t>
      </w:r>
      <w:r>
        <w:rPr>
          <w:vertAlign w:val="subscript"/>
        </w:rPr>
        <w:t>2</w:t>
      </w:r>
      <w:r>
        <w:t>D</w:t>
      </w:r>
      <w:r>
        <w:rPr>
          <w:vertAlign w:val="subscript"/>
        </w:rPr>
        <w:t>2</w:t>
      </w:r>
      <w:r>
        <w:t xml:space="preserve"> and </w:t>
      </w:r>
      <w:r>
        <w:rPr>
          <w:vertAlign w:val="superscript"/>
        </w:rPr>
        <w:t>13</w:t>
      </w:r>
      <w:r>
        <w:t>CH</w:t>
      </w:r>
      <w:r>
        <w:rPr>
          <w:vertAlign w:val="subscript"/>
        </w:rPr>
        <w:t>3</w:t>
      </w:r>
      <w:r>
        <w:t>D and mechanisms controlling isotopic bond ordering in abiotic and biotic methane gases. Geochimica et Cosmochimica Acta 203, 235–264.</w:t>
      </w:r>
    </w:p>
    <w:p w14:paraId="7652BD96" w14:textId="3FC364E1" w:rsidR="000D3B6B" w:rsidRPr="000D3B6B" w:rsidRDefault="004D3DA2" w:rsidP="00A65281">
      <w:pPr>
        <w:rPr>
          <w:noProof/>
        </w:rPr>
      </w:pPr>
      <w:r>
        <w:rPr>
          <w:b/>
        </w:rPr>
        <w:fldChar w:fldCharType="end"/>
      </w:r>
    </w:p>
    <w:p w14:paraId="6B5D9B5B" w14:textId="021F702C" w:rsidR="00CB7BA4" w:rsidRPr="008D00B4" w:rsidRDefault="00CB7BA4" w:rsidP="000D3B6B">
      <w:pPr>
        <w:spacing w:after="240"/>
        <w:rPr>
          <w:b/>
        </w:rPr>
      </w:pPr>
      <w:r w:rsidRPr="008D00B4">
        <w:rPr>
          <w:b/>
        </w:rPr>
        <w:br w:type="page"/>
      </w:r>
    </w:p>
    <w:p w14:paraId="6E2F3F3B" w14:textId="641DCB79" w:rsidR="00B06336" w:rsidRPr="008D00B4" w:rsidRDefault="00774770" w:rsidP="00DB0A5E">
      <w:pPr>
        <w:pStyle w:val="Heading1"/>
      </w:pPr>
      <w:r w:rsidRPr="008D00B4">
        <w:lastRenderedPageBreak/>
        <w:t>Figures</w:t>
      </w:r>
    </w:p>
    <w:p w14:paraId="2580BA17" w14:textId="44403A78" w:rsidR="00D734D1" w:rsidRPr="008D00B4" w:rsidRDefault="00D84F8C" w:rsidP="00BC188A">
      <w:r w:rsidRPr="00D84F8C">
        <w:rPr>
          <w:noProof/>
        </w:rPr>
        <w:drawing>
          <wp:inline distT="0" distB="0" distL="0" distR="0" wp14:anchorId="25D02344" wp14:editId="07F6E077">
            <wp:extent cx="5408579" cy="49929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6079" cy="5018319"/>
                    </a:xfrm>
                    <a:prstGeom prst="rect">
                      <a:avLst/>
                    </a:prstGeom>
                    <a:noFill/>
                    <a:ln>
                      <a:noFill/>
                    </a:ln>
                  </pic:spPr>
                </pic:pic>
              </a:graphicData>
            </a:graphic>
          </wp:inline>
        </w:drawing>
      </w:r>
    </w:p>
    <w:p w14:paraId="3FE65294" w14:textId="40EF7091" w:rsidR="00D05310" w:rsidRPr="008D00B4" w:rsidRDefault="00E907EF" w:rsidP="00BC188A">
      <w:r w:rsidRPr="008D00B4">
        <w:rPr>
          <w:b/>
        </w:rPr>
        <w:t>Fig.</w:t>
      </w:r>
      <w:r w:rsidR="00D734D1" w:rsidRPr="008D00B4">
        <w:rPr>
          <w:b/>
        </w:rPr>
        <w:t xml:space="preserve"> </w:t>
      </w:r>
      <w:bookmarkStart w:id="15" w:name="figTprofile"/>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EB058D">
        <w:rPr>
          <w:b/>
          <w:noProof/>
        </w:rPr>
        <w:t>1</w:t>
      </w:r>
      <w:r w:rsidR="00A910CF" w:rsidRPr="00E86679">
        <w:rPr>
          <w:b/>
        </w:rPr>
        <w:fldChar w:fldCharType="end"/>
      </w:r>
      <w:bookmarkEnd w:id="15"/>
      <w:r w:rsidR="00D734D1" w:rsidRPr="008D00B4">
        <w:rPr>
          <w:b/>
        </w:rPr>
        <w:t>.</w:t>
      </w:r>
      <w:r w:rsidR="00D734D1" w:rsidRPr="008D00B4">
        <w:t xml:space="preserve">  </w:t>
      </w:r>
      <w:r w:rsidR="00244E9E">
        <w:t xml:space="preserve">Profiles of </w:t>
      </w:r>
      <w:r w:rsidR="00244E9E">
        <w:rPr>
          <w:b/>
        </w:rPr>
        <w:t xml:space="preserve">(A) </w:t>
      </w:r>
      <w:r w:rsidR="00244E9E">
        <w:t xml:space="preserve">temperature and </w:t>
      </w:r>
      <w:r w:rsidR="00244E9E">
        <w:rPr>
          <w:b/>
        </w:rPr>
        <w:t>(B)</w:t>
      </w:r>
      <w:r w:rsidR="00244E9E">
        <w:t xml:space="preserve"> </w:t>
      </w:r>
      <w:r w:rsidR="00913729">
        <w:t xml:space="preserve">estimated </w:t>
      </w:r>
      <w:r w:rsidR="00244E9E">
        <w:t>maturity (</w:t>
      </w:r>
      <w:r w:rsidR="00E04376">
        <w:t xml:space="preserve">as </w:t>
      </w:r>
      <w:proofErr w:type="spellStart"/>
      <w:r w:rsidR="00244E9E">
        <w:t>EASY%Ro</w:t>
      </w:r>
      <w:proofErr w:type="spellEnd"/>
      <w:r w:rsidR="00244E9E">
        <w:t xml:space="preserve">) vs. </w:t>
      </w:r>
      <w:r w:rsidR="00D84F8C">
        <w:t>time</w:t>
      </w:r>
      <w:r w:rsidR="00822305" w:rsidRPr="008D00B4">
        <w:t>.</w:t>
      </w:r>
      <w:r w:rsidR="002D261F">
        <w:t xml:space="preserve">  Time</w:t>
      </w:r>
      <w:r w:rsidR="002E7D0A">
        <w:t xml:space="preserve"> zero (</w:t>
      </w:r>
      <w:r w:rsidR="002E7D0A">
        <w:rPr>
          <w:i/>
        </w:rPr>
        <w:t>t</w:t>
      </w:r>
      <w:r w:rsidR="002E7D0A">
        <w:t xml:space="preserve"> = 0) is </w:t>
      </w:r>
      <w:r w:rsidR="002D261F">
        <w:t xml:space="preserve">the </w:t>
      </w:r>
      <w:r w:rsidR="00D84F8C">
        <w:t>time at which the experiment was brought to initial conditions (200 </w:t>
      </w:r>
      <w:r w:rsidR="00D84F8C" w:rsidRPr="00D84F8C">
        <w:t>°C</w:t>
      </w:r>
      <w:r w:rsidR="00D84F8C">
        <w:t xml:space="preserve"> and 350 bar).</w:t>
      </w:r>
      <w:r w:rsidR="002D261F">
        <w:t xml:space="preserve">  Numbers in circles represent</w:t>
      </w:r>
      <w:r w:rsidR="00D573D8">
        <w:t xml:space="preserve"> sampling points </w:t>
      </w:r>
      <w:r w:rsidR="005565A0">
        <w:t>(Table 2)</w:t>
      </w:r>
      <w:r w:rsidR="002D261F">
        <w:t>.</w:t>
      </w:r>
      <w:r w:rsidR="00D84F8C">
        <w:t xml:space="preserve">  </w:t>
      </w:r>
    </w:p>
    <w:p w14:paraId="41723E15" w14:textId="4C5AF7E2" w:rsidR="00774770" w:rsidRPr="008D00B4" w:rsidRDefault="00E8165A" w:rsidP="00BC188A">
      <w:r w:rsidRPr="008D00B4">
        <w:t xml:space="preserve"> </w:t>
      </w:r>
    </w:p>
    <w:p w14:paraId="25343D13" w14:textId="77777777" w:rsidR="005C0181" w:rsidRPr="008D00B4" w:rsidRDefault="005C0181" w:rsidP="00BC188A">
      <w:pPr>
        <w:sectPr w:rsidR="005C0181" w:rsidRPr="008D00B4" w:rsidSect="001645B7">
          <w:pgSz w:w="12240" w:h="15840"/>
          <w:pgMar w:top="1440" w:right="1080" w:bottom="1440" w:left="1080" w:header="720" w:footer="720" w:gutter="0"/>
          <w:lnNumType w:countBy="1" w:restart="continuous"/>
          <w:cols w:space="720"/>
          <w:docGrid w:linePitch="360"/>
        </w:sectPr>
      </w:pPr>
    </w:p>
    <w:p w14:paraId="75A271DA" w14:textId="2B0DB8E3" w:rsidR="00EC7FBA" w:rsidRPr="008D00B4" w:rsidRDefault="002C0DD5" w:rsidP="00BC188A">
      <w:pPr>
        <w:rPr>
          <w:b/>
        </w:rPr>
      </w:pPr>
      <w:r w:rsidRPr="002C0DD5">
        <w:rPr>
          <w:b/>
          <w:noProof/>
        </w:rPr>
        <w:lastRenderedPageBreak/>
        <w:drawing>
          <wp:inline distT="0" distB="0" distL="0" distR="0" wp14:anchorId="3D6B3623" wp14:editId="358E923F">
            <wp:extent cx="8171234" cy="54160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180816" cy="5422414"/>
                    </a:xfrm>
                    <a:prstGeom prst="rect">
                      <a:avLst/>
                    </a:prstGeom>
                    <a:noFill/>
                    <a:ln>
                      <a:noFill/>
                    </a:ln>
                  </pic:spPr>
                </pic:pic>
              </a:graphicData>
            </a:graphic>
          </wp:inline>
        </w:drawing>
      </w:r>
    </w:p>
    <w:p w14:paraId="53FE3C67" w14:textId="760F9341" w:rsidR="006556CF" w:rsidRPr="00246904" w:rsidRDefault="00C94902" w:rsidP="00246904">
      <w:pPr>
        <w:sectPr w:rsidR="006556CF" w:rsidRPr="00246904" w:rsidSect="00C80257">
          <w:pgSz w:w="15840" w:h="12240" w:orient="landscape"/>
          <w:pgMar w:top="1080" w:right="1440" w:bottom="1080" w:left="1440" w:header="720" w:footer="720" w:gutter="0"/>
          <w:lnNumType w:countBy="1" w:restart="continuous"/>
          <w:cols w:space="720"/>
          <w:docGrid w:linePitch="360"/>
        </w:sectPr>
      </w:pPr>
      <w:r w:rsidRPr="008D00B4">
        <w:rPr>
          <w:b/>
        </w:rPr>
        <w:t>Fig.</w:t>
      </w:r>
      <w:r w:rsidR="00D734D1" w:rsidRPr="008D00B4">
        <w:rPr>
          <w:b/>
        </w:rPr>
        <w:t xml:space="preserve"> </w:t>
      </w:r>
      <w:bookmarkStart w:id="16" w:name="figConc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EB058D">
        <w:rPr>
          <w:b/>
          <w:noProof/>
        </w:rPr>
        <w:t>2</w:t>
      </w:r>
      <w:r w:rsidR="00A910CF" w:rsidRPr="00E86679">
        <w:rPr>
          <w:b/>
        </w:rPr>
        <w:fldChar w:fldCharType="end"/>
      </w:r>
      <w:bookmarkEnd w:id="16"/>
      <w:r w:rsidR="00D734D1" w:rsidRPr="008D00B4">
        <w:rPr>
          <w:b/>
        </w:rPr>
        <w:t>.</w:t>
      </w:r>
      <w:r w:rsidR="00D734D1" w:rsidRPr="008D00B4">
        <w:t xml:space="preserve">  </w:t>
      </w:r>
      <w:r w:rsidR="00C37011">
        <w:t>Concentrations of aqueous species over time during the experiment</w:t>
      </w:r>
      <w:r w:rsidR="0095114D" w:rsidRPr="008D00B4">
        <w:t xml:space="preserve">.  </w:t>
      </w:r>
      <w:r w:rsidR="00FA1F95" w:rsidRPr="00A44B12">
        <w:rPr>
          <w:b/>
        </w:rPr>
        <w:t>(A)</w:t>
      </w:r>
      <w:r w:rsidR="00FA1F95" w:rsidRPr="008D00B4">
        <w:t xml:space="preserve"> </w:t>
      </w:r>
      <w:r w:rsidR="00C37011">
        <w:t>Hydrogen (measured as H</w:t>
      </w:r>
      <w:r w:rsidR="00C37011">
        <w:rPr>
          <w:vertAlign w:val="subscript"/>
        </w:rPr>
        <w:t>2</w:t>
      </w:r>
      <w:r w:rsidR="00C37011">
        <w:t>)</w:t>
      </w:r>
      <w:r w:rsidR="00CE7AA4">
        <w:t>;</w:t>
      </w:r>
      <w:r w:rsidR="00C37011">
        <w:t xml:space="preserve"> </w:t>
      </w:r>
      <w:r w:rsidR="00C37011">
        <w:rPr>
          <w:b/>
        </w:rPr>
        <w:t>(B)</w:t>
      </w:r>
      <w:r w:rsidR="00C37011">
        <w:t xml:space="preserve"> methane</w:t>
      </w:r>
      <w:r w:rsidR="00CE7AA4">
        <w:t>;</w:t>
      </w:r>
      <w:r w:rsidR="00C37011">
        <w:t xml:space="preserve"> </w:t>
      </w:r>
      <w:r w:rsidR="00C37011">
        <w:rPr>
          <w:b/>
        </w:rPr>
        <w:t>(C)</w:t>
      </w:r>
      <w:r w:rsidR="00C37011">
        <w:t xml:space="preserve"> total inorganic carbon (</w:t>
      </w:r>
      <w:r w:rsidR="00C37011" w:rsidRPr="008D00B4">
        <w:t>∑CO</w:t>
      </w:r>
      <w:r w:rsidR="00C37011" w:rsidRPr="008D00B4">
        <w:rPr>
          <w:vertAlign w:val="subscript"/>
        </w:rPr>
        <w:t>2</w:t>
      </w:r>
      <w:r w:rsidR="00C37011">
        <w:t>)</w:t>
      </w:r>
      <w:r w:rsidR="00CE7AA4">
        <w:t xml:space="preserve">; </w:t>
      </w:r>
      <w:r w:rsidR="00C37011">
        <w:rPr>
          <w:b/>
        </w:rPr>
        <w:t>(D)</w:t>
      </w:r>
      <w:r w:rsidR="00C37011">
        <w:t xml:space="preserve"> ethane</w:t>
      </w:r>
      <w:r w:rsidR="00246904">
        <w:t xml:space="preserve"> and ethylene</w:t>
      </w:r>
      <w:r w:rsidR="00CE7AA4">
        <w:t>;</w:t>
      </w:r>
      <w:r w:rsidR="00C37011">
        <w:t xml:space="preserve"> </w:t>
      </w:r>
      <w:r w:rsidR="00C37011">
        <w:rPr>
          <w:b/>
        </w:rPr>
        <w:t xml:space="preserve">(E) </w:t>
      </w:r>
      <w:r w:rsidR="00CE7AA4">
        <w:t>propane</w:t>
      </w:r>
      <w:r w:rsidR="00246904">
        <w:t xml:space="preserve"> and propylene</w:t>
      </w:r>
      <w:r w:rsidR="00CE7AA4">
        <w:t>;</w:t>
      </w:r>
      <w:r w:rsidR="00C37011">
        <w:t xml:space="preserve"> and </w:t>
      </w:r>
      <w:r w:rsidR="00C37011">
        <w:rPr>
          <w:b/>
        </w:rPr>
        <w:t>(F)</w:t>
      </w:r>
      <w:r w:rsidR="00C37011">
        <w:t xml:space="preserve"> </w:t>
      </w:r>
      <w:r w:rsidR="00C37011">
        <w:rPr>
          <w:i/>
        </w:rPr>
        <w:t>n</w:t>
      </w:r>
      <w:r w:rsidR="00C37011">
        <w:t xml:space="preserve">-butane and </w:t>
      </w:r>
      <w:proofErr w:type="spellStart"/>
      <w:r w:rsidR="00C37011">
        <w:t>isobutane</w:t>
      </w:r>
      <w:proofErr w:type="spellEnd"/>
      <w:r w:rsidR="00C37011">
        <w:t xml:space="preserve">. </w:t>
      </w:r>
      <w:r w:rsidR="00157F33" w:rsidRPr="008D00B4">
        <w:t xml:space="preserve"> </w:t>
      </w:r>
      <w:r w:rsidR="00EA6909">
        <w:t xml:space="preserve">Note that </w:t>
      </w:r>
      <w:r w:rsidR="00604229">
        <w:t>injection of additional saline D</w:t>
      </w:r>
      <w:r w:rsidR="00604229">
        <w:rPr>
          <w:vertAlign w:val="subscript"/>
        </w:rPr>
        <w:t>2</w:t>
      </w:r>
      <w:r w:rsidR="00604229">
        <w:t xml:space="preserve">O at 430 hours </w:t>
      </w:r>
      <w:r w:rsidR="007F77AB">
        <w:t>diluted</w:t>
      </w:r>
      <w:r w:rsidR="00604229">
        <w:t xml:space="preserve"> </w:t>
      </w:r>
      <w:r w:rsidR="00EA6909">
        <w:t xml:space="preserve">the concentration of all aqueous species </w:t>
      </w:r>
      <w:r w:rsidR="007F77AB">
        <w:t>by ~50%</w:t>
      </w:r>
      <w:r w:rsidR="00EA6909">
        <w:t xml:space="preserve">. </w:t>
      </w:r>
      <w:r w:rsidR="00246904">
        <w:t xml:space="preserve"> BDL, below detection limit (&lt;10 </w:t>
      </w:r>
      <w:r w:rsidR="00246904" w:rsidRPr="00246904">
        <w:t>µ</w:t>
      </w:r>
      <w:proofErr w:type="spellStart"/>
      <w:r w:rsidR="00246904">
        <w:t>mol</w:t>
      </w:r>
      <w:proofErr w:type="spellEnd"/>
      <w:r w:rsidR="00246904">
        <w:t>/kg for H</w:t>
      </w:r>
      <w:r w:rsidR="00246904">
        <w:rPr>
          <w:vertAlign w:val="subscript"/>
        </w:rPr>
        <w:t>2</w:t>
      </w:r>
      <w:r w:rsidR="00EE6792">
        <w:t>).</w:t>
      </w:r>
    </w:p>
    <w:p w14:paraId="768DBE92" w14:textId="77777777" w:rsidR="00C34DE2" w:rsidRPr="008D00B4" w:rsidRDefault="00C34DE2" w:rsidP="00C34DE2">
      <w:r w:rsidRPr="00AA23F1">
        <w:rPr>
          <w:noProof/>
        </w:rPr>
        <w:lastRenderedPageBreak/>
        <w:drawing>
          <wp:inline distT="0" distB="0" distL="0" distR="0" wp14:anchorId="1EA43F46" wp14:editId="1E1C1C86">
            <wp:extent cx="1234440" cy="4608576"/>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a:extLst>
                        <a:ext uri="{28A0092B-C50C-407E-A947-70E740481C1C}">
                          <a14:useLocalDpi xmlns:a14="http://schemas.microsoft.com/office/drawing/2010/main" val="0"/>
                        </a:ext>
                      </a:extLst>
                    </a:blip>
                    <a:srcRect t="4247" b="49470"/>
                    <a:stretch/>
                  </pic:blipFill>
                  <pic:spPr bwMode="auto">
                    <a:xfrm>
                      <a:off x="0" y="0"/>
                      <a:ext cx="1234440" cy="4608576"/>
                    </a:xfrm>
                    <a:prstGeom prst="rect">
                      <a:avLst/>
                    </a:prstGeom>
                    <a:noFill/>
                    <a:ln>
                      <a:noFill/>
                    </a:ln>
                    <a:extLst>
                      <a:ext uri="{53640926-AAD7-44D8-BBD7-CCE9431645EC}">
                        <a14:shadowObscured xmlns:a14="http://schemas.microsoft.com/office/drawing/2010/main"/>
                      </a:ext>
                    </a:extLst>
                  </pic:spPr>
                </pic:pic>
              </a:graphicData>
            </a:graphic>
          </wp:inline>
        </w:drawing>
      </w:r>
    </w:p>
    <w:p w14:paraId="36D4D961" w14:textId="77777777" w:rsidR="00C34DE2" w:rsidRPr="007C2D9A" w:rsidRDefault="00C34DE2" w:rsidP="00C34DE2">
      <w:pPr>
        <w:tabs>
          <w:tab w:val="clear" w:pos="360"/>
          <w:tab w:val="clear" w:pos="720"/>
          <w:tab w:val="clear" w:pos="10080"/>
        </w:tabs>
        <w:jc w:val="left"/>
        <w:rPr>
          <w:rFonts w:eastAsiaTheme="minorEastAsia"/>
        </w:rPr>
        <w:sectPr w:rsidR="00C34DE2" w:rsidRPr="007C2D9A" w:rsidSect="00C0360E">
          <w:pgSz w:w="12240" w:h="15840"/>
          <w:pgMar w:top="1440" w:right="1080" w:bottom="1440" w:left="1080" w:header="720" w:footer="720" w:gutter="0"/>
          <w:lnNumType w:countBy="1" w:restart="continuous"/>
          <w:cols w:space="720"/>
          <w:docGrid w:linePitch="360"/>
        </w:sectPr>
      </w:pPr>
      <w:r w:rsidRPr="008D00B4">
        <w:rPr>
          <w:b/>
        </w:rPr>
        <w:t xml:space="preserve">Fig. </w:t>
      </w:r>
      <w:bookmarkStart w:id="17" w:name="figMSstds"/>
      <w:r w:rsidRPr="00E86679">
        <w:rPr>
          <w:b/>
        </w:rPr>
        <w:fldChar w:fldCharType="begin"/>
      </w:r>
      <w:r w:rsidRPr="00E86679">
        <w:rPr>
          <w:b/>
        </w:rPr>
        <w:instrText xml:space="preserve"> SEQ Fig \* MERGEFORMAT  \* MERGEFORMAT </w:instrText>
      </w:r>
      <w:r w:rsidRPr="00E86679">
        <w:rPr>
          <w:b/>
        </w:rPr>
        <w:fldChar w:fldCharType="separate"/>
      </w:r>
      <w:r w:rsidR="00EB058D">
        <w:rPr>
          <w:b/>
          <w:noProof/>
        </w:rPr>
        <w:t>3</w:t>
      </w:r>
      <w:r w:rsidRPr="00E86679">
        <w:rPr>
          <w:b/>
        </w:rPr>
        <w:fldChar w:fldCharType="end"/>
      </w:r>
      <w:bookmarkEnd w:id="17"/>
      <w:r w:rsidRPr="008D00B4">
        <w:rPr>
          <w:b/>
        </w:rPr>
        <w:t>.</w:t>
      </w:r>
      <w:r w:rsidRPr="008D00B4">
        <w:t xml:space="preserve">  </w:t>
      </w:r>
      <w:r>
        <w:t xml:space="preserve">Mass spectra of standards.  </w:t>
      </w:r>
      <w:proofErr w:type="spellStart"/>
      <w:r>
        <w:t>Isotopologue</w:t>
      </w:r>
      <w:proofErr w:type="spellEnd"/>
      <w:r>
        <w:t xml:space="preserve"> is indicated in the upper left corner of each plot.</w:t>
      </w:r>
      <w:r>
        <w:rPr>
          <w:rFonts w:eastAsiaTheme="minorEastAsia"/>
        </w:rPr>
        <w:t xml:space="preserve">  Intensities were normalized such that the </w:t>
      </w:r>
      <w:r>
        <w:rPr>
          <w:rFonts w:eastAsiaTheme="minorEastAsia"/>
          <w:i/>
        </w:rPr>
        <w:t>m</w:t>
      </w:r>
      <w:r>
        <w:rPr>
          <w:rFonts w:eastAsiaTheme="minorEastAsia"/>
        </w:rPr>
        <w:t>/</w:t>
      </w:r>
      <w:r>
        <w:rPr>
          <w:rFonts w:eastAsiaTheme="minorEastAsia"/>
          <w:i/>
        </w:rPr>
        <w:t>z</w:t>
      </w:r>
      <w:r>
        <w:rPr>
          <w:rFonts w:eastAsiaTheme="minorEastAsia"/>
        </w:rPr>
        <w:t xml:space="preserve"> 14 to 20 signals sum to unity.</w:t>
      </w:r>
    </w:p>
    <w:p w14:paraId="601F71B1" w14:textId="28EAA3C9" w:rsidR="00F35AD1" w:rsidRPr="00912D45" w:rsidRDefault="00C50AB4" w:rsidP="00BC188A">
      <w:r w:rsidRPr="00C50AB4">
        <w:rPr>
          <w:noProof/>
        </w:rPr>
        <w:lastRenderedPageBreak/>
        <w:drawing>
          <wp:anchor distT="0" distB="0" distL="114300" distR="114300" simplePos="0" relativeHeight="251665408" behindDoc="0" locked="0" layoutInCell="1" allowOverlap="1" wp14:anchorId="64DD4EC7" wp14:editId="36F7F433">
            <wp:simplePos x="0" y="0"/>
            <wp:positionH relativeFrom="margin">
              <wp:align>left</wp:align>
            </wp:positionH>
            <wp:positionV relativeFrom="paragraph">
              <wp:posOffset>0</wp:posOffset>
            </wp:positionV>
            <wp:extent cx="1234440" cy="8001000"/>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t="4246" b="15499"/>
                    <a:stretch/>
                  </pic:blipFill>
                  <pic:spPr bwMode="auto">
                    <a:xfrm>
                      <a:off x="0" y="0"/>
                      <a:ext cx="1234440" cy="8001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3EFA5F" w14:textId="21396A8C" w:rsidR="00F35AD1" w:rsidRPr="008D00B4" w:rsidRDefault="00F35AD1" w:rsidP="00F35AD1">
      <w:r w:rsidRPr="008D00B4">
        <w:rPr>
          <w:b/>
        </w:rPr>
        <w:t xml:space="preserve">Fig. </w:t>
      </w:r>
      <w:bookmarkStart w:id="18" w:name="figMSsample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EB058D">
        <w:rPr>
          <w:b/>
          <w:noProof/>
        </w:rPr>
        <w:t>4</w:t>
      </w:r>
      <w:r w:rsidR="00A910CF" w:rsidRPr="00E86679">
        <w:rPr>
          <w:b/>
        </w:rPr>
        <w:fldChar w:fldCharType="end"/>
      </w:r>
      <w:bookmarkEnd w:id="18"/>
      <w:r w:rsidRPr="008D00B4">
        <w:rPr>
          <w:b/>
        </w:rPr>
        <w:t>.</w:t>
      </w:r>
      <w:r w:rsidRPr="008D00B4">
        <w:t xml:space="preserve">  </w:t>
      </w:r>
      <w:r w:rsidR="00EA155A">
        <w:t>Mass spectra of samples.  Time</w:t>
      </w:r>
      <w:r w:rsidR="001E00F7">
        <w:t xml:space="preserve"> </w:t>
      </w:r>
      <w:r w:rsidR="00EA155A">
        <w:t>point is indicated in the upper left corner of each plot</w:t>
      </w:r>
      <w:r w:rsidR="000C18EC" w:rsidRPr="008D00B4">
        <w:t>.</w:t>
      </w:r>
      <w:r w:rsidR="007C2D9A">
        <w:t xml:space="preserve">  </w:t>
      </w:r>
      <w:r w:rsidR="007C2D9A">
        <w:rPr>
          <w:rFonts w:eastAsiaTheme="minorEastAsia"/>
        </w:rPr>
        <w:t xml:space="preserve">Intensities were normalized such that the </w:t>
      </w:r>
      <w:r w:rsidR="007C2D9A">
        <w:rPr>
          <w:rFonts w:eastAsiaTheme="minorEastAsia"/>
          <w:i/>
        </w:rPr>
        <w:t>m</w:t>
      </w:r>
      <w:r w:rsidR="007C2D9A">
        <w:rPr>
          <w:rFonts w:eastAsiaTheme="minorEastAsia"/>
        </w:rPr>
        <w:t>/</w:t>
      </w:r>
      <w:r w:rsidR="007C2D9A">
        <w:rPr>
          <w:rFonts w:eastAsiaTheme="minorEastAsia"/>
          <w:i/>
        </w:rPr>
        <w:t>z</w:t>
      </w:r>
      <w:r w:rsidR="007C2D9A">
        <w:rPr>
          <w:rFonts w:eastAsiaTheme="minorEastAsia"/>
        </w:rPr>
        <w:t xml:space="preserve"> 14 to 20 signals sum to unity.</w:t>
      </w:r>
      <w:r w:rsidR="001E00F7">
        <w:rPr>
          <w:rFonts w:eastAsiaTheme="minorEastAsia"/>
        </w:rPr>
        <w:t xml:space="preserve"> Two samples were taken for time point #6, hence there are two plots.</w:t>
      </w:r>
      <w:r w:rsidR="00C34DE2">
        <w:rPr>
          <w:rFonts w:eastAsiaTheme="minorEastAsia"/>
        </w:rPr>
        <w:t xml:space="preserve">  </w:t>
      </w:r>
      <w:r w:rsidR="00741F83">
        <w:rPr>
          <w:rFonts w:eastAsiaTheme="minorEastAsia"/>
        </w:rPr>
        <w:t>No GC-MS data was obtained</w:t>
      </w:r>
      <w:r w:rsidR="00741F83" w:rsidRPr="00741F83">
        <w:rPr>
          <w:rFonts w:eastAsiaTheme="minorEastAsia"/>
        </w:rPr>
        <w:t xml:space="preserve"> for time point #1.  </w:t>
      </w:r>
    </w:p>
    <w:p w14:paraId="5271809F" w14:textId="390BF072" w:rsidR="005100F2" w:rsidRPr="008D00B4" w:rsidRDefault="005100F2" w:rsidP="00BD00C3">
      <w:pPr>
        <w:tabs>
          <w:tab w:val="clear" w:pos="360"/>
          <w:tab w:val="clear" w:pos="720"/>
          <w:tab w:val="clear" w:pos="10080"/>
        </w:tabs>
        <w:sectPr w:rsidR="005100F2" w:rsidRPr="008D00B4" w:rsidSect="001645B7">
          <w:pgSz w:w="12240" w:h="15840"/>
          <w:pgMar w:top="1440" w:right="1080" w:bottom="1440" w:left="1080" w:header="720" w:footer="720" w:gutter="0"/>
          <w:lnNumType w:countBy="1" w:restart="continuous"/>
          <w:cols w:space="720"/>
          <w:docGrid w:linePitch="360"/>
        </w:sectPr>
      </w:pPr>
    </w:p>
    <w:p w14:paraId="331F3584" w14:textId="77777777" w:rsidR="00FB4FA3" w:rsidRPr="008D00B4" w:rsidRDefault="00FB4FA3" w:rsidP="00FB4FA3">
      <w:r w:rsidRPr="00765850">
        <w:rPr>
          <w:noProof/>
        </w:rPr>
        <w:lastRenderedPageBreak/>
        <w:drawing>
          <wp:inline distT="0" distB="0" distL="0" distR="0" wp14:anchorId="070EB19A" wp14:editId="59C01A57">
            <wp:extent cx="4078224" cy="6144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l="12829" t="2942" r="43289" b="13764"/>
                    <a:stretch/>
                  </pic:blipFill>
                  <pic:spPr bwMode="auto">
                    <a:xfrm>
                      <a:off x="0" y="0"/>
                      <a:ext cx="4078224" cy="6144768"/>
                    </a:xfrm>
                    <a:prstGeom prst="rect">
                      <a:avLst/>
                    </a:prstGeom>
                    <a:noFill/>
                    <a:ln>
                      <a:noFill/>
                    </a:ln>
                    <a:extLst>
                      <a:ext uri="{53640926-AAD7-44D8-BBD7-CCE9431645EC}">
                        <a14:shadowObscured xmlns:a14="http://schemas.microsoft.com/office/drawing/2010/main"/>
                      </a:ext>
                    </a:extLst>
                  </pic:spPr>
                </pic:pic>
              </a:graphicData>
            </a:graphic>
          </wp:inline>
        </w:drawing>
      </w:r>
    </w:p>
    <w:p w14:paraId="21FAE14E" w14:textId="1112052C" w:rsidR="00FB4FA3" w:rsidRPr="008D00B4" w:rsidRDefault="00FB4FA3" w:rsidP="00FB4FA3">
      <w:pPr>
        <w:tabs>
          <w:tab w:val="clear" w:pos="360"/>
          <w:tab w:val="clear" w:pos="720"/>
          <w:tab w:val="clear" w:pos="10080"/>
        </w:tabs>
        <w:jc w:val="left"/>
        <w:sectPr w:rsidR="00FB4FA3" w:rsidRPr="008D00B4" w:rsidSect="00C0360E">
          <w:pgSz w:w="12240" w:h="15840"/>
          <w:pgMar w:top="1440" w:right="1080" w:bottom="1440" w:left="1080" w:header="720" w:footer="720" w:gutter="0"/>
          <w:lnNumType w:countBy="1" w:restart="continuous"/>
          <w:cols w:space="720"/>
          <w:docGrid w:linePitch="360"/>
        </w:sectPr>
      </w:pPr>
      <w:r w:rsidRPr="008D00B4">
        <w:rPr>
          <w:b/>
        </w:rPr>
        <w:t xml:space="preserve">Fig. </w:t>
      </w:r>
      <w:bookmarkStart w:id="19" w:name="figIsoAbundance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EB058D">
        <w:rPr>
          <w:b/>
          <w:noProof/>
        </w:rPr>
        <w:t>5</w:t>
      </w:r>
      <w:r w:rsidR="00A910CF" w:rsidRPr="00E86679">
        <w:rPr>
          <w:b/>
        </w:rPr>
        <w:fldChar w:fldCharType="end"/>
      </w:r>
      <w:bookmarkEnd w:id="19"/>
      <w:r w:rsidRPr="008D00B4">
        <w:rPr>
          <w:b/>
        </w:rPr>
        <w:t>.</w:t>
      </w:r>
      <w:r w:rsidRPr="008D00B4">
        <w:t xml:space="preserve">  </w:t>
      </w:r>
      <w:r>
        <w:t xml:space="preserve">Calculated </w:t>
      </w:r>
      <w:r>
        <w:rPr>
          <w:b/>
        </w:rPr>
        <w:t>(A)</w:t>
      </w:r>
      <w:r>
        <w:t xml:space="preserve"> relative and </w:t>
      </w:r>
      <w:r w:rsidRPr="00765850">
        <w:rPr>
          <w:b/>
        </w:rPr>
        <w:t>(B)</w:t>
      </w:r>
      <w:r>
        <w:t xml:space="preserve"> absolute abundances of</w:t>
      </w:r>
      <w:r>
        <w:rPr>
          <w:vertAlign w:val="subscript"/>
        </w:rPr>
        <w:t xml:space="preserve"> </w:t>
      </w:r>
      <w:r>
        <w:t xml:space="preserve">methane </w:t>
      </w:r>
      <w:proofErr w:type="spellStart"/>
      <w:r>
        <w:t>isotopologues</w:t>
      </w:r>
      <w:proofErr w:type="spellEnd"/>
      <w:r w:rsidRPr="008D00B4">
        <w:t>.</w:t>
      </w:r>
      <w:r w:rsidRPr="00FB4FA3">
        <w:t xml:space="preserve"> </w:t>
      </w:r>
    </w:p>
    <w:p w14:paraId="2294A9A5" w14:textId="6401EDDC" w:rsidR="00CE67E6" w:rsidRPr="008D00B4" w:rsidRDefault="00CE67E6" w:rsidP="00FB4FA3">
      <w:r w:rsidRPr="00CE67E6">
        <w:rPr>
          <w:noProof/>
        </w:rPr>
        <w:lastRenderedPageBreak/>
        <w:drawing>
          <wp:inline distT="0" distB="0" distL="0" distR="0" wp14:anchorId="30F8D197" wp14:editId="5CC3F103">
            <wp:extent cx="6017895" cy="3338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17895" cy="3338830"/>
                    </a:xfrm>
                    <a:prstGeom prst="rect">
                      <a:avLst/>
                    </a:prstGeom>
                    <a:noFill/>
                    <a:ln>
                      <a:noFill/>
                    </a:ln>
                  </pic:spPr>
                </pic:pic>
              </a:graphicData>
            </a:graphic>
          </wp:inline>
        </w:drawing>
      </w:r>
    </w:p>
    <w:p w14:paraId="67DB66C5" w14:textId="2AEA5C28" w:rsidR="006743DE" w:rsidRPr="00733DA6" w:rsidRDefault="00FB4FA3" w:rsidP="00FB4FA3">
      <w:pPr>
        <w:tabs>
          <w:tab w:val="clear" w:pos="360"/>
          <w:tab w:val="clear" w:pos="720"/>
          <w:tab w:val="clear" w:pos="10080"/>
        </w:tabs>
        <w:rPr>
          <w:b/>
          <w:i/>
        </w:rPr>
      </w:pPr>
      <w:r w:rsidRPr="008D00B4">
        <w:rPr>
          <w:b/>
        </w:rPr>
        <w:t xml:space="preserve">Fig. </w:t>
      </w:r>
      <w:bookmarkStart w:id="20" w:name="figDeuteration"/>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EB058D">
        <w:rPr>
          <w:b/>
          <w:noProof/>
        </w:rPr>
        <w:t>6</w:t>
      </w:r>
      <w:r w:rsidR="00A910CF" w:rsidRPr="00E86679">
        <w:rPr>
          <w:b/>
        </w:rPr>
        <w:fldChar w:fldCharType="end"/>
      </w:r>
      <w:bookmarkEnd w:id="20"/>
      <w:r w:rsidRPr="008D00B4">
        <w:rPr>
          <w:b/>
        </w:rPr>
        <w:t>.</w:t>
      </w:r>
      <w:r w:rsidRPr="008D00B4">
        <w:t xml:space="preserve">  </w:t>
      </w:r>
      <w:r w:rsidR="00090983">
        <w:t>Extent</w:t>
      </w:r>
      <w:r>
        <w:t xml:space="preserve"> of methane </w:t>
      </w:r>
      <w:proofErr w:type="spellStart"/>
      <w:r>
        <w:t>deuteration</w:t>
      </w:r>
      <w:proofErr w:type="spellEnd"/>
      <w:r>
        <w:t xml:space="preserve"> [methane-bound D</w:t>
      </w:r>
      <w:proofErr w:type="gramStart"/>
      <w:r>
        <w:t>/(</w:t>
      </w:r>
      <w:proofErr w:type="gramEnd"/>
      <w:r>
        <w:t xml:space="preserve">D+H)] vs. </w:t>
      </w:r>
      <w:r w:rsidR="00090983" w:rsidRPr="00090983">
        <w:rPr>
          <w:b/>
        </w:rPr>
        <w:t>(A)</w:t>
      </w:r>
      <w:r w:rsidR="00090983">
        <w:t xml:space="preserve"> </w:t>
      </w:r>
      <w:r w:rsidR="007D3B1C">
        <w:t xml:space="preserve">estimated </w:t>
      </w:r>
      <w:r w:rsidR="00D6563B">
        <w:t>maturity (</w:t>
      </w:r>
      <w:proofErr w:type="spellStart"/>
      <w:r>
        <w:t>EASY%Ro</w:t>
      </w:r>
      <w:proofErr w:type="spellEnd"/>
      <w:r w:rsidR="00D6563B">
        <w:t>)</w:t>
      </w:r>
      <w:r w:rsidR="00090983">
        <w:t xml:space="preserve"> and </w:t>
      </w:r>
      <w:r w:rsidR="00090983">
        <w:rPr>
          <w:b/>
        </w:rPr>
        <w:t>(B)</w:t>
      </w:r>
      <w:r w:rsidR="00090983">
        <w:t xml:space="preserve"> cumulative methane generated</w:t>
      </w:r>
      <w:r w:rsidRPr="008D00B4">
        <w:t>.</w:t>
      </w:r>
      <w:r w:rsidR="004D750D">
        <w:t xml:space="preserve">  The </w:t>
      </w:r>
      <w:r w:rsidR="00DB33AF">
        <w:t xml:space="preserve">data shown for </w:t>
      </w:r>
      <w:r w:rsidR="004D750D">
        <w:t>time point #6</w:t>
      </w:r>
      <w:r w:rsidR="00DB33AF">
        <w:t xml:space="preserve"> is the average of the two</w:t>
      </w:r>
      <w:r w:rsidR="00775B53">
        <w:t xml:space="preserve"> replicate samples</w:t>
      </w:r>
      <w:r w:rsidR="004D750D">
        <w:t>.</w:t>
      </w:r>
      <w:r w:rsidR="00775B53">
        <w:t xml:space="preserve">  </w:t>
      </w:r>
      <w:r w:rsidR="00CE67E6">
        <w:t>Small symbols in (A) are data from</w:t>
      </w:r>
      <w:r w:rsidR="00A607EE">
        <w:t xml:space="preserve"> Wei et al.</w:t>
      </w:r>
      <w:r w:rsidR="00CE67E6">
        <w:t xml:space="preserve"> </w:t>
      </w:r>
      <w:r w:rsidR="00A607EE">
        <w:fldChar w:fldCharType="begin"/>
      </w:r>
      <w:r w:rsidR="00A607EE">
        <w:instrText xml:space="preserve"> ADDIN ZOTERO_ITEM CSL_CITATION {"citationID":"rGezeUst","properties":{"formattedCitation":"(2019)","plainCitation":"(2019)","noteIndex":0},"citationItems":[{"id":368,"uris":["http://zotero.org/users/local/pytFPmJs/items/MIVMEMK6"],"uri":["http://zotero.org/users/local/pytFPmJs/items/MIVMEMK6"],"itemData":{"id":368,"type":"article-journal","title":"Influence of water hydrogen on the hydrogen stable isotope ratio of methane at low versus high temperatures of methanogenesis","container-title":"Organic Geochemistry","page":"137–147","volume":"128","DOI":"10.1016/j.orggeochem.2018.12.004","author":[{"family":"Wei","given":"Lin"},{"family":"Gao","given":"Zhiye"},{"family":"Mastalerz","given":"Maria"},{"family":"Schimmelmann","given":"Arndt"},{"family":"Gao","given":"Ling"},{"family":"Wang","given":"Xin"},{"family":"Liu","given":"Xiaoxue"},{"family":"Wang","given":"Ye"},{"family":"Qiu","given":"Zhen"}],"issued":{"date-parts":[["2019"]]}},"suppress-author":true}],"schema":"https://github.com/citation-style-language/schema/raw/master/csl-citation.json"} </w:instrText>
      </w:r>
      <w:r w:rsidR="00A607EE">
        <w:fldChar w:fldCharType="separate"/>
      </w:r>
      <w:r w:rsidR="00A607EE" w:rsidRPr="00A607EE">
        <w:rPr>
          <w:rFonts w:cs="Times New Roman"/>
        </w:rPr>
        <w:t>(2019)</w:t>
      </w:r>
      <w:r w:rsidR="00A607EE">
        <w:fldChar w:fldCharType="end"/>
      </w:r>
      <w:r w:rsidR="00FC7B2E">
        <w:t xml:space="preserve"> representing percentage of water-derived H in CH</w:t>
      </w:r>
      <w:r w:rsidR="00FC7B2E" w:rsidRPr="00FC7B2E">
        <w:rPr>
          <w:vertAlign w:val="subscript"/>
        </w:rPr>
        <w:t>4</w:t>
      </w:r>
      <w:r w:rsidR="00FC7B2E">
        <w:t xml:space="preserve"> (see text)</w:t>
      </w:r>
      <w:r w:rsidR="00CE67E6">
        <w:t xml:space="preserve">.  </w:t>
      </w:r>
      <w:r w:rsidR="00775B53">
        <w:t>Pie charts above (B) represent relative</w:t>
      </w:r>
      <w:r w:rsidR="00C1364C">
        <w:t xml:space="preserve"> abundances of </w:t>
      </w:r>
      <w:proofErr w:type="spellStart"/>
      <w:r w:rsidR="00C1364C">
        <w:t>isotopologues</w:t>
      </w:r>
      <w:proofErr w:type="spellEnd"/>
      <w:r w:rsidR="00C1364C">
        <w:t xml:space="preserve"> before, during, and after peak oil generation (</w:t>
      </w:r>
      <w:r w:rsidR="00775B53">
        <w:t>time points #2, 4, and 9</w:t>
      </w:r>
      <w:r w:rsidR="00C1364C">
        <w:t xml:space="preserve">, </w:t>
      </w:r>
      <w:r w:rsidR="00775B53">
        <w:t>respectively).</w:t>
      </w:r>
      <w:r w:rsidR="006E18C6">
        <w:t xml:space="preserve"> </w:t>
      </w:r>
      <w:r w:rsidR="006E18C6" w:rsidRPr="006E18C6">
        <w:rPr>
          <w:color w:val="FF0000"/>
        </w:rPr>
        <w:t xml:space="preserve"> </w:t>
      </w:r>
    </w:p>
    <w:p w14:paraId="46BB2BD1" w14:textId="50446A7E" w:rsidR="006743DE" w:rsidRPr="008D00B4" w:rsidRDefault="006743DE" w:rsidP="00810FF7">
      <w:pPr>
        <w:tabs>
          <w:tab w:val="clear" w:pos="360"/>
          <w:tab w:val="clear" w:pos="720"/>
          <w:tab w:val="clear" w:pos="10080"/>
        </w:tabs>
        <w:jc w:val="left"/>
      </w:pPr>
    </w:p>
    <w:p w14:paraId="4A0160F7" w14:textId="77777777" w:rsidR="00686114" w:rsidRDefault="00686114">
      <w:pPr>
        <w:tabs>
          <w:tab w:val="clear" w:pos="360"/>
          <w:tab w:val="clear" w:pos="720"/>
          <w:tab w:val="clear" w:pos="10080"/>
        </w:tabs>
        <w:jc w:val="left"/>
        <w:sectPr w:rsidR="00686114" w:rsidSect="00C0360E">
          <w:pgSz w:w="12240" w:h="15840"/>
          <w:pgMar w:top="1440" w:right="1080" w:bottom="1440" w:left="1080" w:header="720" w:footer="720" w:gutter="0"/>
          <w:lnNumType w:countBy="1" w:restart="continuous"/>
          <w:cols w:space="720"/>
          <w:docGrid w:linePitch="360"/>
        </w:sectPr>
      </w:pPr>
    </w:p>
    <w:p w14:paraId="2BD0ED26" w14:textId="2C336D51" w:rsidR="00686114" w:rsidRPr="008D00B4" w:rsidRDefault="00AA41B8" w:rsidP="00686114">
      <w:r w:rsidRPr="00AA41B8">
        <w:rPr>
          <w:noProof/>
        </w:rPr>
        <w:lastRenderedPageBreak/>
        <w:drawing>
          <wp:inline distT="0" distB="0" distL="0" distR="0" wp14:anchorId="6CAAE137" wp14:editId="0DE80599">
            <wp:extent cx="8229600" cy="196027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29600" cy="1960274"/>
                    </a:xfrm>
                    <a:prstGeom prst="rect">
                      <a:avLst/>
                    </a:prstGeom>
                    <a:noFill/>
                    <a:ln>
                      <a:noFill/>
                    </a:ln>
                  </pic:spPr>
                </pic:pic>
              </a:graphicData>
            </a:graphic>
          </wp:inline>
        </w:drawing>
      </w:r>
    </w:p>
    <w:p w14:paraId="09269237" w14:textId="6FFEEA6A" w:rsidR="00686114" w:rsidRPr="008D00B4" w:rsidRDefault="00686114" w:rsidP="00686114">
      <w:pPr>
        <w:tabs>
          <w:tab w:val="clear" w:pos="360"/>
          <w:tab w:val="clear" w:pos="720"/>
          <w:tab w:val="clear" w:pos="10080"/>
        </w:tabs>
        <w:jc w:val="left"/>
        <w:sectPr w:rsidR="00686114" w:rsidRPr="008D00B4" w:rsidSect="007F02CE">
          <w:pgSz w:w="15840" w:h="12240" w:orient="landscape"/>
          <w:pgMar w:top="1080" w:right="1440" w:bottom="1080" w:left="1440" w:header="720" w:footer="720" w:gutter="0"/>
          <w:lnNumType w:countBy="1" w:restart="continuous"/>
          <w:cols w:space="720"/>
          <w:docGrid w:linePitch="360"/>
        </w:sectPr>
      </w:pPr>
      <w:r w:rsidRPr="008D00B4">
        <w:rPr>
          <w:b/>
        </w:rPr>
        <w:t xml:space="preserve">Fig. </w:t>
      </w:r>
      <w:bookmarkStart w:id="21" w:name="figCartoon"/>
      <w:r w:rsidRPr="00E86679">
        <w:rPr>
          <w:b/>
        </w:rPr>
        <w:fldChar w:fldCharType="begin"/>
      </w:r>
      <w:r w:rsidRPr="00E86679">
        <w:rPr>
          <w:b/>
        </w:rPr>
        <w:instrText xml:space="preserve"> SEQ Fig \* MERGEFORMAT  \* MERGEFORMAT </w:instrText>
      </w:r>
      <w:r w:rsidRPr="00E86679">
        <w:rPr>
          <w:b/>
        </w:rPr>
        <w:fldChar w:fldCharType="separate"/>
      </w:r>
      <w:r w:rsidR="00EB058D">
        <w:rPr>
          <w:b/>
          <w:noProof/>
        </w:rPr>
        <w:t>7</w:t>
      </w:r>
      <w:r w:rsidRPr="00E86679">
        <w:rPr>
          <w:b/>
        </w:rPr>
        <w:fldChar w:fldCharType="end"/>
      </w:r>
      <w:bookmarkEnd w:id="21"/>
      <w:r w:rsidRPr="008D00B4">
        <w:rPr>
          <w:b/>
        </w:rPr>
        <w:t>.</w:t>
      </w:r>
      <w:r w:rsidRPr="008D00B4">
        <w:t xml:space="preserve">  </w:t>
      </w:r>
      <w:r>
        <w:t xml:space="preserve">Cartoon showing process of sequential </w:t>
      </w:r>
      <w:proofErr w:type="spellStart"/>
      <w:r>
        <w:t>deuteration</w:t>
      </w:r>
      <w:proofErr w:type="spellEnd"/>
      <w:r>
        <w:t xml:space="preserve"> of kerogen </w:t>
      </w:r>
      <w:r w:rsidR="001C7BF6">
        <w:t xml:space="preserve">and oil </w:t>
      </w:r>
      <w:r w:rsidR="00B74C78">
        <w:t>along with generation of deuterated</w:t>
      </w:r>
      <w:r>
        <w:t xml:space="preserve"> methane</w:t>
      </w:r>
      <w:r w:rsidRPr="008D00B4">
        <w:t>.</w:t>
      </w:r>
      <w:r w:rsidR="00CF5FE5">
        <w:t xml:space="preserve">  Snapshots shown represent</w:t>
      </w:r>
      <w:r w:rsidR="00104CBD">
        <w:t xml:space="preserve"> </w:t>
      </w:r>
      <w:r w:rsidR="00E82B23">
        <w:t xml:space="preserve">stages of </w:t>
      </w:r>
      <w:r w:rsidR="00381C7C">
        <w:t xml:space="preserve">(A) </w:t>
      </w:r>
      <w:r w:rsidR="00AE4BFE">
        <w:t>mild heating (</w:t>
      </w:r>
      <w:r w:rsidR="00381C7C">
        <w:t xml:space="preserve">incipient </w:t>
      </w:r>
      <w:proofErr w:type="spellStart"/>
      <w:r w:rsidR="00381C7C">
        <w:t>catagenesis</w:t>
      </w:r>
      <w:proofErr w:type="spellEnd"/>
      <w:r w:rsidR="00AE4BFE">
        <w:t>)</w:t>
      </w:r>
      <w:r w:rsidR="00381C7C">
        <w:t xml:space="preserve">; (B) </w:t>
      </w:r>
      <w:r w:rsidR="00AE4BFE">
        <w:t>moderate heating (</w:t>
      </w:r>
      <w:r w:rsidR="00381C7C">
        <w:t>oil generation</w:t>
      </w:r>
      <w:r w:rsidR="00AE4BFE">
        <w:t>)</w:t>
      </w:r>
      <w:r w:rsidR="00381C7C">
        <w:t xml:space="preserve">; and (C) </w:t>
      </w:r>
      <w:r w:rsidR="00AE4BFE">
        <w:t xml:space="preserve">extensive </w:t>
      </w:r>
      <w:r w:rsidR="00106A15">
        <w:t>heating</w:t>
      </w:r>
      <w:r w:rsidR="00AE4BFE">
        <w:t xml:space="preserve"> (</w:t>
      </w:r>
      <w:r w:rsidR="00381C7C">
        <w:t>gas window</w:t>
      </w:r>
      <w:r w:rsidR="00AE4BFE">
        <w:t>)</w:t>
      </w:r>
      <w:r w:rsidR="00381C7C">
        <w:t xml:space="preserve">. </w:t>
      </w:r>
    </w:p>
    <w:p w14:paraId="69CF5C95" w14:textId="469703C0" w:rsidR="00D1452A" w:rsidRPr="008D00B4" w:rsidRDefault="006B5230" w:rsidP="00D1452A">
      <w:r w:rsidRPr="006B5230">
        <w:rPr>
          <w:noProof/>
        </w:rPr>
        <w:lastRenderedPageBreak/>
        <w:drawing>
          <wp:inline distT="0" distB="0" distL="0" distR="0" wp14:anchorId="193668CF" wp14:editId="42191236">
            <wp:extent cx="4572000" cy="34543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3454371"/>
                    </a:xfrm>
                    <a:prstGeom prst="rect">
                      <a:avLst/>
                    </a:prstGeom>
                    <a:noFill/>
                    <a:ln>
                      <a:noFill/>
                    </a:ln>
                  </pic:spPr>
                </pic:pic>
              </a:graphicData>
            </a:graphic>
          </wp:inline>
        </w:drawing>
      </w:r>
    </w:p>
    <w:p w14:paraId="531FBD09" w14:textId="4AA9F80F" w:rsidR="00D1452A" w:rsidRDefault="00D1452A" w:rsidP="00373998">
      <w:pPr>
        <w:tabs>
          <w:tab w:val="clear" w:pos="360"/>
          <w:tab w:val="clear" w:pos="720"/>
          <w:tab w:val="clear" w:pos="10080"/>
        </w:tabs>
        <w:jc w:val="left"/>
      </w:pPr>
      <w:r w:rsidRPr="008D00B4">
        <w:rPr>
          <w:b/>
        </w:rPr>
        <w:t xml:space="preserve">Fig. </w:t>
      </w:r>
      <w:bookmarkStart w:id="22" w:name="figYields"/>
      <w:r w:rsidRPr="00E86679">
        <w:rPr>
          <w:b/>
        </w:rPr>
        <w:fldChar w:fldCharType="begin"/>
      </w:r>
      <w:r w:rsidRPr="00E86679">
        <w:rPr>
          <w:b/>
        </w:rPr>
        <w:instrText xml:space="preserve"> SEQ Fig \* MERGEFORMAT  \* MERGEFORMAT </w:instrText>
      </w:r>
      <w:r w:rsidRPr="00E86679">
        <w:rPr>
          <w:b/>
        </w:rPr>
        <w:fldChar w:fldCharType="separate"/>
      </w:r>
      <w:r w:rsidR="00EB058D">
        <w:rPr>
          <w:b/>
          <w:noProof/>
        </w:rPr>
        <w:t>8</w:t>
      </w:r>
      <w:r w:rsidRPr="00E86679">
        <w:rPr>
          <w:b/>
        </w:rPr>
        <w:fldChar w:fldCharType="end"/>
      </w:r>
      <w:bookmarkEnd w:id="22"/>
      <w:r w:rsidRPr="008D00B4">
        <w:rPr>
          <w:b/>
        </w:rPr>
        <w:t>.</w:t>
      </w:r>
      <w:r w:rsidRPr="008D00B4">
        <w:t xml:space="preserve">  </w:t>
      </w:r>
      <w:r w:rsidR="00373998">
        <w:t xml:space="preserve">Schematic yields of oil and natural gas when generation occurs from source rock in the absence (A) and presence (B) of water as a source of hydrogen.  (A) Traditional model of the amount and timing of organic alteration products generated during progressive burial in sedimentary basins that assumes hydrogen in organic alteration products are derived only from kerogen. The form of this figure is constrained by the maturation trends shown in the Van </w:t>
      </w:r>
      <w:proofErr w:type="spellStart"/>
      <w:r w:rsidR="00373998">
        <w:t>Krevelen</w:t>
      </w:r>
      <w:proofErr w:type="spellEnd"/>
      <w:r w:rsidR="00373998">
        <w:t xml:space="preserve"> diagram.  (B) Schematic illustration of the amount and timing of organic alteration products generated if water and minerals are allowed to contribute the requisite hydrogen for the formation of hydrocarbons.  Illustration is after Seewald </w:t>
      </w:r>
      <w:r w:rsidR="00373998">
        <w:fldChar w:fldCharType="begin"/>
      </w:r>
      <w:r w:rsidR="00373998">
        <w:instrText xml:space="preserve"> ADDIN ZOTERO_ITEM CSL_CITATION {"citationID":"A3z5LvGT","properties":{"formattedCitation":"(2003)","plainCitation":"(2003)","noteIndex":0},"citationItems":[{"id":265,"uris":["http://zotero.org/users/local/pytFPmJs/items/YSW8KJ28"],"uri":["http://zotero.org/users/local/pytFPmJs/items/YSW8KJ28"],"itemData":{"id":265,"type":"article-journal","title":"Organic–inorganic interactions in petroleum-producing sedimentary basins","container-title":"Nature","page":"327–333","volume":"426","issue":"6964","DOI":"10.1038/nature02132","author":[{"family":"Seewald","given":"Jeffrey S"}],"issued":{"date-parts":[["2003"]]}},"suppress-author":true}],"schema":"https://github.com/citation-style-language/schema/raw/master/csl-citation.json"} </w:instrText>
      </w:r>
      <w:r w:rsidR="00373998">
        <w:fldChar w:fldCharType="separate"/>
      </w:r>
      <w:r w:rsidR="00373998" w:rsidRPr="00373998">
        <w:rPr>
          <w:rFonts w:cs="Times New Roman"/>
        </w:rPr>
        <w:t>(2003)</w:t>
      </w:r>
      <w:r w:rsidR="00373998">
        <w:fldChar w:fldCharType="end"/>
      </w:r>
      <w:r w:rsidR="00373998">
        <w:t xml:space="preserve"> and Hunt </w:t>
      </w:r>
      <w:r w:rsidR="00373998">
        <w:fldChar w:fldCharType="begin"/>
      </w:r>
      <w:r w:rsidR="00373998">
        <w:instrText xml:space="preserve"> ADDIN ZOTERO_ITEM CSL_CITATION {"citationID":"4vgbLXSl","properties":{"formattedCitation":"(1996)","plainCitation":"(1996)","noteIndex":0},"citationItems":[{"id":131,"uris":["http://zotero.org/users/local/pytFPmJs/items/DFHNV8HA"],"uri":["http://zotero.org/users/local/pytFPmJs/items/DFHNV8HA"],"itemData":{"id":131,"type":"book","title":"Petroleum geochemistry and geology","publisher":"WH Freeman San Francisco","edition":"2","author":[{"family":"Hunt","given":"John Meacham"}],"issued":{"date-parts":[["1996"]]}},"suppress-author":true}],"schema":"https://github.com/citation-style-language/schema/raw/master/csl-citation.json"} </w:instrText>
      </w:r>
      <w:r w:rsidR="00373998">
        <w:fldChar w:fldCharType="separate"/>
      </w:r>
      <w:r w:rsidR="00373998" w:rsidRPr="00373998">
        <w:rPr>
          <w:rFonts w:cs="Times New Roman"/>
        </w:rPr>
        <w:t>(1996)</w:t>
      </w:r>
      <w:r w:rsidR="00373998">
        <w:fldChar w:fldCharType="end"/>
      </w:r>
      <w:r w:rsidR="00373998">
        <w:t>.</w:t>
      </w:r>
      <w:r w:rsidR="00A435D6">
        <w:t xml:space="preserve">  </w:t>
      </w:r>
      <w:r w:rsidR="006B5230">
        <w:t>Listed values of %R</w:t>
      </w:r>
      <w:r w:rsidR="006B5230" w:rsidRPr="006B5230">
        <w:rPr>
          <w:vertAlign w:val="subscript"/>
        </w:rPr>
        <w:t>o</w:t>
      </w:r>
      <w:r w:rsidR="00A435D6">
        <w:t xml:space="preserve"> </w:t>
      </w:r>
      <w:r w:rsidR="00900DAB">
        <w:t xml:space="preserve">and temperature are from an </w:t>
      </w:r>
      <w:proofErr w:type="spellStart"/>
      <w:r w:rsidR="00900DAB">
        <w:t>EASY%Ro</w:t>
      </w:r>
      <w:proofErr w:type="spellEnd"/>
      <w:r w:rsidR="00900DAB">
        <w:t xml:space="preserve"> calculation with a </w:t>
      </w:r>
      <w:r w:rsidR="00A435D6">
        <w:t xml:space="preserve">heating rate of ~0.4 °C per </w:t>
      </w:r>
      <w:proofErr w:type="spellStart"/>
      <w:r w:rsidR="00A435D6">
        <w:t>Myr</w:t>
      </w:r>
      <w:proofErr w:type="spellEnd"/>
      <w:r w:rsidR="00A435D6">
        <w:t>.</w:t>
      </w:r>
    </w:p>
    <w:p w14:paraId="03749475" w14:textId="77777777" w:rsidR="00D1452A" w:rsidRDefault="00D1452A" w:rsidP="00D1452A">
      <w:pPr>
        <w:tabs>
          <w:tab w:val="clear" w:pos="360"/>
          <w:tab w:val="clear" w:pos="720"/>
          <w:tab w:val="clear" w:pos="10080"/>
        </w:tabs>
        <w:jc w:val="left"/>
      </w:pPr>
    </w:p>
    <w:p w14:paraId="7A980F46" w14:textId="77777777" w:rsidR="00D1452A" w:rsidRPr="008D00B4" w:rsidRDefault="00D1452A" w:rsidP="00D1452A">
      <w:pPr>
        <w:tabs>
          <w:tab w:val="clear" w:pos="360"/>
          <w:tab w:val="clear" w:pos="720"/>
          <w:tab w:val="clear" w:pos="10080"/>
        </w:tabs>
        <w:jc w:val="left"/>
        <w:sectPr w:rsidR="00D1452A" w:rsidRPr="008D00B4" w:rsidSect="00C0360E">
          <w:pgSz w:w="12240" w:h="15840"/>
          <w:pgMar w:top="1440" w:right="1080" w:bottom="1440" w:left="1080" w:header="720" w:footer="720" w:gutter="0"/>
          <w:lnNumType w:countBy="1" w:restart="continuous"/>
          <w:cols w:space="720"/>
          <w:docGrid w:linePitch="360"/>
        </w:sectPr>
      </w:pPr>
    </w:p>
    <w:p w14:paraId="47439303" w14:textId="12CAD57C" w:rsidR="002A3F7A" w:rsidRPr="008D00B4" w:rsidRDefault="00531E52" w:rsidP="00D1452A">
      <w:pPr>
        <w:pStyle w:val="Heading1"/>
        <w:numPr>
          <w:ilvl w:val="0"/>
          <w:numId w:val="0"/>
        </w:numPr>
      </w:pPr>
      <w:r w:rsidRPr="008D00B4">
        <w:lastRenderedPageBreak/>
        <w:t>T</w:t>
      </w:r>
      <w:r w:rsidR="002A3F7A" w:rsidRPr="008D00B4">
        <w:t>ables</w:t>
      </w:r>
    </w:p>
    <w:p w14:paraId="5979559C" w14:textId="43833B7A" w:rsidR="002A3F7A" w:rsidRPr="008D00B4" w:rsidRDefault="002A3F7A" w:rsidP="00BC188A"/>
    <w:p w14:paraId="760D7587" w14:textId="13468E74" w:rsidR="00EE4727" w:rsidRPr="008D00B4" w:rsidRDefault="00EE4727" w:rsidP="00EE4727">
      <w:pPr>
        <w:rPr>
          <w:b/>
          <w:sz w:val="20"/>
        </w:rPr>
      </w:pPr>
      <w:r w:rsidRPr="008D00B4">
        <w:rPr>
          <w:b/>
          <w:sz w:val="20"/>
        </w:rPr>
        <w:t xml:space="preserve">Table </w:t>
      </w:r>
      <w:bookmarkStart w:id="23" w:name="tabEA"/>
      <w:r w:rsidR="00A910CF">
        <w:rPr>
          <w:b/>
          <w:sz w:val="20"/>
        </w:rPr>
        <w:fldChar w:fldCharType="begin"/>
      </w:r>
      <w:r w:rsidR="00A910CF">
        <w:rPr>
          <w:b/>
          <w:sz w:val="20"/>
        </w:rPr>
        <w:instrText xml:space="preserve"> SEQ Tab \* MERGEFORMAT  \* MERGEFORMAT  \* MERGEFORMAT </w:instrText>
      </w:r>
      <w:r w:rsidR="00A910CF">
        <w:rPr>
          <w:b/>
          <w:sz w:val="20"/>
        </w:rPr>
        <w:fldChar w:fldCharType="separate"/>
      </w:r>
      <w:r w:rsidR="00EB058D">
        <w:rPr>
          <w:b/>
          <w:noProof/>
          <w:sz w:val="20"/>
        </w:rPr>
        <w:t>1</w:t>
      </w:r>
      <w:r w:rsidR="00A910CF">
        <w:rPr>
          <w:b/>
          <w:sz w:val="20"/>
        </w:rPr>
        <w:fldChar w:fldCharType="end"/>
      </w:r>
      <w:bookmarkEnd w:id="23"/>
    </w:p>
    <w:p w14:paraId="7D62C216" w14:textId="28215DCB" w:rsidR="00EE4727" w:rsidRPr="008D00B4" w:rsidRDefault="009705DE" w:rsidP="00EE4727">
      <w:pPr>
        <w:rPr>
          <w:sz w:val="20"/>
        </w:rPr>
      </w:pPr>
      <w:r>
        <w:rPr>
          <w:sz w:val="20"/>
        </w:rPr>
        <w:t>Elemental analysis of Eagle Ford shale powder that was either</w:t>
      </w:r>
      <w:r w:rsidR="00D06914">
        <w:rPr>
          <w:sz w:val="20"/>
        </w:rPr>
        <w:t>:</w:t>
      </w:r>
      <w:r>
        <w:rPr>
          <w:sz w:val="20"/>
        </w:rPr>
        <w:t xml:space="preserve"> </w:t>
      </w:r>
      <w:r w:rsidR="00971490" w:rsidRPr="00D06914">
        <w:rPr>
          <w:sz w:val="20"/>
        </w:rPr>
        <w:t>dried but otherwise</w:t>
      </w:r>
      <w:r w:rsidR="00971490">
        <w:rPr>
          <w:sz w:val="20"/>
        </w:rPr>
        <w:t xml:space="preserve"> </w:t>
      </w:r>
      <w:r>
        <w:rPr>
          <w:sz w:val="20"/>
        </w:rPr>
        <w:t xml:space="preserve">untreated (UNEX), </w:t>
      </w:r>
      <w:proofErr w:type="spellStart"/>
      <w:r>
        <w:rPr>
          <w:sz w:val="20"/>
        </w:rPr>
        <w:t>Soxhlet</w:t>
      </w:r>
      <w:proofErr w:type="spellEnd"/>
      <w:r>
        <w:rPr>
          <w:sz w:val="20"/>
        </w:rPr>
        <w:t xml:space="preserve">-extracted (EX), or extracted + </w:t>
      </w:r>
      <w:proofErr w:type="spellStart"/>
      <w:r>
        <w:rPr>
          <w:sz w:val="20"/>
        </w:rPr>
        <w:t>decarbonated</w:t>
      </w:r>
      <w:proofErr w:type="spellEnd"/>
      <w:r>
        <w:rPr>
          <w:sz w:val="20"/>
        </w:rPr>
        <w:t xml:space="preserve"> (DECA).  Data from C. Johnson, WHOI, 1996.</w:t>
      </w:r>
    </w:p>
    <w:tbl>
      <w:tblPr>
        <w:tblW w:w="3010" w:type="dxa"/>
        <w:tblInd w:w="93" w:type="dxa"/>
        <w:tblLayout w:type="fixed"/>
        <w:tblCellMar>
          <w:left w:w="43" w:type="dxa"/>
          <w:right w:w="43" w:type="dxa"/>
        </w:tblCellMar>
        <w:tblLook w:val="04A0" w:firstRow="1" w:lastRow="0" w:firstColumn="1" w:lastColumn="0" w:noHBand="0" w:noVBand="1"/>
      </w:tblPr>
      <w:tblGrid>
        <w:gridCol w:w="760"/>
        <w:gridCol w:w="810"/>
        <w:gridCol w:w="720"/>
        <w:gridCol w:w="720"/>
      </w:tblGrid>
      <w:tr w:rsidR="009705DE" w:rsidRPr="008D00B4" w14:paraId="609E11A1" w14:textId="3DCFF954" w:rsidTr="009705DE">
        <w:trPr>
          <w:trHeight w:val="324"/>
        </w:trPr>
        <w:tc>
          <w:tcPr>
            <w:tcW w:w="760" w:type="dxa"/>
            <w:tcBorders>
              <w:top w:val="single" w:sz="4" w:space="0" w:color="auto"/>
              <w:left w:val="nil"/>
              <w:bottom w:val="single" w:sz="4" w:space="0" w:color="auto"/>
              <w:right w:val="nil"/>
            </w:tcBorders>
            <w:shd w:val="clear" w:color="000000" w:fill="auto"/>
            <w:vAlign w:val="center"/>
          </w:tcPr>
          <w:p w14:paraId="77A2DA68" w14:textId="1F6C80FC"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w:t>
            </w:r>
            <w:proofErr w:type="spellStart"/>
            <w:proofErr w:type="gramStart"/>
            <w:r>
              <w:rPr>
                <w:rFonts w:asciiTheme="majorHAnsi" w:eastAsia="Times New Roman" w:hAnsiTheme="majorHAnsi" w:cstheme="majorHAnsi"/>
                <w:color w:val="000000"/>
                <w:sz w:val="18"/>
                <w:szCs w:val="18"/>
              </w:rPr>
              <w:t>wt</w:t>
            </w:r>
            <w:proofErr w:type="spellEnd"/>
            <w:r>
              <w:rPr>
                <w:rFonts w:asciiTheme="majorHAnsi" w:eastAsia="Times New Roman" w:hAnsiTheme="majorHAnsi" w:cstheme="majorHAnsi"/>
                <w:color w:val="000000"/>
                <w:sz w:val="18"/>
                <w:szCs w:val="18"/>
              </w:rPr>
              <w:t>%</w:t>
            </w:r>
            <w:proofErr w:type="gramEnd"/>
            <w:r>
              <w:rPr>
                <w:rFonts w:asciiTheme="majorHAnsi" w:eastAsia="Times New Roman" w:hAnsiTheme="majorHAnsi" w:cstheme="majorHAnsi"/>
                <w:color w:val="000000"/>
                <w:sz w:val="18"/>
                <w:szCs w:val="18"/>
              </w:rPr>
              <w:t>)</w:t>
            </w:r>
          </w:p>
        </w:tc>
        <w:tc>
          <w:tcPr>
            <w:tcW w:w="810" w:type="dxa"/>
            <w:tcBorders>
              <w:top w:val="single" w:sz="4" w:space="0" w:color="auto"/>
              <w:left w:val="nil"/>
              <w:bottom w:val="single" w:sz="4" w:space="0" w:color="auto"/>
              <w:right w:val="nil"/>
            </w:tcBorders>
            <w:shd w:val="clear" w:color="000000" w:fill="auto"/>
            <w:vAlign w:val="center"/>
          </w:tcPr>
          <w:p w14:paraId="52C160F4" w14:textId="6354DAF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UNEX</w:t>
            </w:r>
          </w:p>
        </w:tc>
        <w:tc>
          <w:tcPr>
            <w:tcW w:w="720" w:type="dxa"/>
            <w:tcBorders>
              <w:top w:val="single" w:sz="4" w:space="0" w:color="auto"/>
              <w:left w:val="nil"/>
              <w:bottom w:val="single" w:sz="4" w:space="0" w:color="auto"/>
              <w:right w:val="nil"/>
            </w:tcBorders>
            <w:shd w:val="clear" w:color="000000" w:fill="auto"/>
            <w:vAlign w:val="center"/>
          </w:tcPr>
          <w:p w14:paraId="170856B6" w14:textId="2A3CF42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EX*</w:t>
            </w:r>
          </w:p>
        </w:tc>
        <w:tc>
          <w:tcPr>
            <w:tcW w:w="720" w:type="dxa"/>
            <w:tcBorders>
              <w:top w:val="single" w:sz="4" w:space="0" w:color="auto"/>
              <w:left w:val="nil"/>
              <w:bottom w:val="single" w:sz="4" w:space="0" w:color="auto"/>
              <w:right w:val="nil"/>
            </w:tcBorders>
            <w:shd w:val="clear" w:color="000000" w:fill="auto"/>
            <w:vAlign w:val="center"/>
          </w:tcPr>
          <w:p w14:paraId="6E9CDFF5" w14:textId="6C2D918F"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DECA</w:t>
            </w:r>
          </w:p>
        </w:tc>
      </w:tr>
      <w:tr w:rsidR="009705DE" w:rsidRPr="008D00B4" w14:paraId="23B03798" w14:textId="1348AF0C"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59B5420A" w14:textId="45DC37E1"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C</w:t>
            </w:r>
          </w:p>
        </w:tc>
        <w:tc>
          <w:tcPr>
            <w:tcW w:w="810" w:type="dxa"/>
            <w:tcBorders>
              <w:top w:val="dotted" w:sz="4" w:space="0" w:color="auto"/>
              <w:left w:val="nil"/>
              <w:bottom w:val="dotted" w:sz="4" w:space="0" w:color="auto"/>
              <w:right w:val="nil"/>
            </w:tcBorders>
            <w:shd w:val="clear" w:color="EBF1DE" w:fill="auto"/>
            <w:vAlign w:val="center"/>
          </w:tcPr>
          <w:p w14:paraId="2DF0B476" w14:textId="4960FF1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12.1</w:t>
            </w:r>
          </w:p>
        </w:tc>
        <w:tc>
          <w:tcPr>
            <w:tcW w:w="720" w:type="dxa"/>
            <w:tcBorders>
              <w:top w:val="dotted" w:sz="4" w:space="0" w:color="auto"/>
              <w:left w:val="nil"/>
              <w:bottom w:val="dotted" w:sz="4" w:space="0" w:color="auto"/>
              <w:right w:val="nil"/>
            </w:tcBorders>
            <w:shd w:val="clear" w:color="EBF1DE" w:fill="auto"/>
            <w:vAlign w:val="center"/>
          </w:tcPr>
          <w:p w14:paraId="4FEA8568" w14:textId="2BA2EFD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11.0</w:t>
            </w:r>
          </w:p>
        </w:tc>
        <w:tc>
          <w:tcPr>
            <w:tcW w:w="720" w:type="dxa"/>
            <w:tcBorders>
              <w:top w:val="dotted" w:sz="4" w:space="0" w:color="auto"/>
              <w:left w:val="nil"/>
              <w:bottom w:val="dotted" w:sz="4" w:space="0" w:color="auto"/>
              <w:right w:val="nil"/>
            </w:tcBorders>
            <w:shd w:val="clear" w:color="EBF1DE" w:fill="auto"/>
            <w:vAlign w:val="center"/>
          </w:tcPr>
          <w:p w14:paraId="66700858" w14:textId="2B3606FF"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6.23</w:t>
            </w:r>
          </w:p>
        </w:tc>
      </w:tr>
      <w:tr w:rsidR="009705DE" w:rsidRPr="008D00B4" w14:paraId="18B964F9" w14:textId="72FCFF84"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1A6F44C3" w14:textId="36503AE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H</w:t>
            </w:r>
          </w:p>
        </w:tc>
        <w:tc>
          <w:tcPr>
            <w:tcW w:w="810" w:type="dxa"/>
            <w:tcBorders>
              <w:top w:val="dotted" w:sz="4" w:space="0" w:color="auto"/>
              <w:left w:val="nil"/>
              <w:bottom w:val="dotted" w:sz="4" w:space="0" w:color="auto"/>
              <w:right w:val="nil"/>
            </w:tcBorders>
            <w:shd w:val="clear" w:color="EBF1DE" w:fill="auto"/>
            <w:vAlign w:val="center"/>
          </w:tcPr>
          <w:p w14:paraId="1078EB9E" w14:textId="1D11C7C9"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0.38</w:t>
            </w:r>
          </w:p>
        </w:tc>
        <w:tc>
          <w:tcPr>
            <w:tcW w:w="720" w:type="dxa"/>
            <w:tcBorders>
              <w:top w:val="dotted" w:sz="4" w:space="0" w:color="auto"/>
              <w:left w:val="nil"/>
              <w:bottom w:val="dotted" w:sz="4" w:space="0" w:color="auto"/>
              <w:right w:val="nil"/>
            </w:tcBorders>
            <w:shd w:val="clear" w:color="EBF1DE" w:fill="auto"/>
            <w:vAlign w:val="center"/>
          </w:tcPr>
          <w:p w14:paraId="4B072847" w14:textId="24D867C5"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0.25</w:t>
            </w:r>
          </w:p>
        </w:tc>
        <w:tc>
          <w:tcPr>
            <w:tcW w:w="720" w:type="dxa"/>
            <w:tcBorders>
              <w:top w:val="dotted" w:sz="4" w:space="0" w:color="auto"/>
              <w:left w:val="nil"/>
              <w:bottom w:val="dotted" w:sz="4" w:space="0" w:color="auto"/>
              <w:right w:val="nil"/>
            </w:tcBorders>
            <w:shd w:val="clear" w:color="EBF1DE" w:fill="auto"/>
            <w:vAlign w:val="center"/>
          </w:tcPr>
          <w:p w14:paraId="6EE36C34" w14:textId="52B73BC7"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1.24</w:t>
            </w:r>
          </w:p>
        </w:tc>
      </w:tr>
      <w:tr w:rsidR="009705DE" w:rsidRPr="008D00B4" w14:paraId="3E8C549D" w14:textId="25BAED78"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1A6B1AD0" w14:textId="64B4BB64"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N</w:t>
            </w:r>
          </w:p>
        </w:tc>
        <w:tc>
          <w:tcPr>
            <w:tcW w:w="810" w:type="dxa"/>
            <w:tcBorders>
              <w:top w:val="dotted" w:sz="4" w:space="0" w:color="auto"/>
              <w:left w:val="nil"/>
              <w:bottom w:val="dotted" w:sz="4" w:space="0" w:color="auto"/>
              <w:right w:val="nil"/>
            </w:tcBorders>
            <w:shd w:val="clear" w:color="EBF1DE" w:fill="auto"/>
            <w:vAlign w:val="center"/>
          </w:tcPr>
          <w:p w14:paraId="69DDA5F9" w14:textId="4E2A2DF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0.18</w:t>
            </w:r>
          </w:p>
        </w:tc>
        <w:tc>
          <w:tcPr>
            <w:tcW w:w="720" w:type="dxa"/>
            <w:tcBorders>
              <w:top w:val="dotted" w:sz="4" w:space="0" w:color="auto"/>
              <w:left w:val="nil"/>
              <w:bottom w:val="dotted" w:sz="4" w:space="0" w:color="auto"/>
              <w:right w:val="nil"/>
            </w:tcBorders>
            <w:shd w:val="clear" w:color="EBF1DE" w:fill="auto"/>
            <w:vAlign w:val="center"/>
          </w:tcPr>
          <w:p w14:paraId="7A67523E" w14:textId="0DF0788A"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0.17</w:t>
            </w:r>
          </w:p>
        </w:tc>
        <w:tc>
          <w:tcPr>
            <w:tcW w:w="720" w:type="dxa"/>
            <w:tcBorders>
              <w:top w:val="dotted" w:sz="4" w:space="0" w:color="auto"/>
              <w:left w:val="nil"/>
              <w:bottom w:val="dotted" w:sz="4" w:space="0" w:color="auto"/>
              <w:right w:val="nil"/>
            </w:tcBorders>
            <w:shd w:val="clear" w:color="EBF1DE" w:fill="auto"/>
            <w:vAlign w:val="center"/>
          </w:tcPr>
          <w:p w14:paraId="0F34E1B3" w14:textId="5A7D24A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0.74</w:t>
            </w:r>
          </w:p>
        </w:tc>
      </w:tr>
      <w:tr w:rsidR="009705DE" w:rsidRPr="008D00B4" w14:paraId="75A7ACD6" w14:textId="4154FC42" w:rsidTr="009705DE">
        <w:trPr>
          <w:trHeight w:val="324"/>
        </w:trPr>
        <w:tc>
          <w:tcPr>
            <w:tcW w:w="760" w:type="dxa"/>
            <w:tcBorders>
              <w:top w:val="dotted" w:sz="4" w:space="0" w:color="auto"/>
              <w:left w:val="nil"/>
              <w:bottom w:val="single" w:sz="4" w:space="0" w:color="auto"/>
              <w:right w:val="nil"/>
            </w:tcBorders>
            <w:shd w:val="clear" w:color="EBF1DE" w:fill="auto"/>
            <w:vAlign w:val="center"/>
          </w:tcPr>
          <w:p w14:paraId="11A87803" w14:textId="70D7653E"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S</w:t>
            </w:r>
          </w:p>
        </w:tc>
        <w:tc>
          <w:tcPr>
            <w:tcW w:w="810" w:type="dxa"/>
            <w:tcBorders>
              <w:top w:val="dotted" w:sz="4" w:space="0" w:color="auto"/>
              <w:left w:val="nil"/>
              <w:bottom w:val="single" w:sz="4" w:space="0" w:color="auto"/>
              <w:right w:val="nil"/>
            </w:tcBorders>
            <w:shd w:val="clear" w:color="EBF1DE" w:fill="auto"/>
            <w:vAlign w:val="center"/>
          </w:tcPr>
          <w:p w14:paraId="0102F017" w14:textId="4332C65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0.37</w:t>
            </w:r>
          </w:p>
        </w:tc>
        <w:tc>
          <w:tcPr>
            <w:tcW w:w="720" w:type="dxa"/>
            <w:tcBorders>
              <w:top w:val="dotted" w:sz="4" w:space="0" w:color="auto"/>
              <w:left w:val="nil"/>
              <w:bottom w:val="single" w:sz="4" w:space="0" w:color="auto"/>
              <w:right w:val="nil"/>
            </w:tcBorders>
            <w:shd w:val="clear" w:color="EBF1DE" w:fill="auto"/>
            <w:vAlign w:val="center"/>
          </w:tcPr>
          <w:p w14:paraId="1F646E17" w14:textId="5D4CF3B0"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&lt;0.2</w:t>
            </w:r>
          </w:p>
        </w:tc>
        <w:tc>
          <w:tcPr>
            <w:tcW w:w="720" w:type="dxa"/>
            <w:tcBorders>
              <w:top w:val="dotted" w:sz="4" w:space="0" w:color="auto"/>
              <w:left w:val="nil"/>
              <w:bottom w:val="single" w:sz="4" w:space="0" w:color="auto"/>
              <w:right w:val="nil"/>
            </w:tcBorders>
            <w:shd w:val="clear" w:color="EBF1DE" w:fill="auto"/>
            <w:vAlign w:val="center"/>
          </w:tcPr>
          <w:p w14:paraId="745E368E" w14:textId="0DF3C89A"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2.3</w:t>
            </w:r>
          </w:p>
        </w:tc>
      </w:tr>
    </w:tbl>
    <w:p w14:paraId="3C9E7512" w14:textId="705FF0B9" w:rsidR="00EE4727" w:rsidRDefault="009705DE" w:rsidP="00EE4727">
      <w:pPr>
        <w:spacing w:after="0"/>
        <w:rPr>
          <w:sz w:val="20"/>
        </w:rPr>
      </w:pPr>
      <w:r>
        <w:rPr>
          <w:sz w:val="20"/>
        </w:rPr>
        <w:t>*Used in the experiment.</w:t>
      </w:r>
    </w:p>
    <w:p w14:paraId="170585D9" w14:textId="77777777" w:rsidR="00EE4727" w:rsidRPr="008D00B4" w:rsidRDefault="00EE4727" w:rsidP="00BC188A"/>
    <w:p w14:paraId="694DFDB4" w14:textId="77777777" w:rsidR="00EE4727" w:rsidRPr="008D00B4" w:rsidRDefault="00EE4727">
      <w:pPr>
        <w:tabs>
          <w:tab w:val="clear" w:pos="360"/>
          <w:tab w:val="clear" w:pos="720"/>
          <w:tab w:val="clear" w:pos="10080"/>
        </w:tabs>
        <w:rPr>
          <w:b/>
          <w:sz w:val="20"/>
        </w:rPr>
      </w:pPr>
      <w:r w:rsidRPr="008D00B4">
        <w:rPr>
          <w:b/>
          <w:sz w:val="20"/>
        </w:rPr>
        <w:br w:type="page"/>
      </w:r>
    </w:p>
    <w:p w14:paraId="2608E8CF" w14:textId="23B8B3A3" w:rsidR="001E5807" w:rsidRPr="008D00B4" w:rsidRDefault="00EE4727" w:rsidP="00BC188A">
      <w:pPr>
        <w:rPr>
          <w:b/>
          <w:sz w:val="20"/>
        </w:rPr>
      </w:pPr>
      <w:r w:rsidRPr="008D00B4">
        <w:rPr>
          <w:b/>
          <w:sz w:val="20"/>
        </w:rPr>
        <w:lastRenderedPageBreak/>
        <w:t xml:space="preserve">Table </w:t>
      </w:r>
      <w:bookmarkStart w:id="24" w:name="tabConcs"/>
      <w:r w:rsidR="00A910CF">
        <w:rPr>
          <w:b/>
          <w:sz w:val="20"/>
        </w:rPr>
        <w:fldChar w:fldCharType="begin"/>
      </w:r>
      <w:r w:rsidR="00A910CF">
        <w:rPr>
          <w:b/>
          <w:sz w:val="20"/>
        </w:rPr>
        <w:instrText xml:space="preserve"> SEQ Tab \* MERGEFORMAT  \* MERGEFORMAT  \* MERGEFORMAT </w:instrText>
      </w:r>
      <w:r w:rsidR="00A910CF">
        <w:rPr>
          <w:b/>
          <w:sz w:val="20"/>
        </w:rPr>
        <w:fldChar w:fldCharType="separate"/>
      </w:r>
      <w:r w:rsidR="00EB058D">
        <w:rPr>
          <w:b/>
          <w:noProof/>
          <w:sz w:val="20"/>
        </w:rPr>
        <w:t>2</w:t>
      </w:r>
      <w:r w:rsidR="00A910CF">
        <w:rPr>
          <w:b/>
          <w:sz w:val="20"/>
        </w:rPr>
        <w:fldChar w:fldCharType="end"/>
      </w:r>
      <w:bookmarkEnd w:id="24"/>
    </w:p>
    <w:p w14:paraId="3ED804CC" w14:textId="6EBD0A19" w:rsidR="001E5807" w:rsidRPr="008D00B4" w:rsidRDefault="00FC01D4" w:rsidP="00BC188A">
      <w:pPr>
        <w:tabs>
          <w:tab w:val="clear" w:pos="360"/>
          <w:tab w:val="clear" w:pos="720"/>
          <w:tab w:val="clear" w:pos="10080"/>
        </w:tabs>
        <w:rPr>
          <w:sz w:val="20"/>
        </w:rPr>
      </w:pPr>
      <w:r>
        <w:rPr>
          <w:sz w:val="20"/>
        </w:rPr>
        <w:t xml:space="preserve">Concentration of aqueous species during heating of </w:t>
      </w:r>
      <w:proofErr w:type="spellStart"/>
      <w:r>
        <w:rPr>
          <w:sz w:val="20"/>
        </w:rPr>
        <w:t>Soxhlet</w:t>
      </w:r>
      <w:proofErr w:type="spellEnd"/>
      <w:r>
        <w:rPr>
          <w:sz w:val="20"/>
        </w:rPr>
        <w:t>-extracted Eagle Ford shale at 200 to 350 </w:t>
      </w:r>
      <w:r w:rsidRPr="00FC01D4">
        <w:rPr>
          <w:sz w:val="20"/>
        </w:rPr>
        <w:t>°C</w:t>
      </w:r>
      <w:r>
        <w:rPr>
          <w:sz w:val="20"/>
        </w:rPr>
        <w:t xml:space="preserve"> and 350 bar in the presence of saline D</w:t>
      </w:r>
      <w:r>
        <w:rPr>
          <w:sz w:val="20"/>
          <w:vertAlign w:val="subscript"/>
        </w:rPr>
        <w:t>2</w:t>
      </w:r>
      <w:r>
        <w:rPr>
          <w:sz w:val="20"/>
        </w:rPr>
        <w:t>O fluid.</w:t>
      </w:r>
      <w:r w:rsidR="001E5807" w:rsidRPr="008D00B4">
        <w:rPr>
          <w:sz w:val="20"/>
        </w:rPr>
        <w:t xml:space="preserve">  </w:t>
      </w:r>
    </w:p>
    <w:tbl>
      <w:tblPr>
        <w:tblW w:w="9207" w:type="dxa"/>
        <w:tblInd w:w="93" w:type="dxa"/>
        <w:tblLayout w:type="fixed"/>
        <w:tblCellMar>
          <w:left w:w="43" w:type="dxa"/>
          <w:right w:w="43" w:type="dxa"/>
        </w:tblCellMar>
        <w:tblLook w:val="04A0" w:firstRow="1" w:lastRow="0" w:firstColumn="1" w:lastColumn="0" w:noHBand="0" w:noVBand="1"/>
      </w:tblPr>
      <w:tblGrid>
        <w:gridCol w:w="864"/>
        <w:gridCol w:w="796"/>
        <w:gridCol w:w="1165"/>
        <w:gridCol w:w="1285"/>
        <w:gridCol w:w="1450"/>
        <w:gridCol w:w="1052"/>
        <w:gridCol w:w="1430"/>
        <w:gridCol w:w="1165"/>
      </w:tblGrid>
      <w:tr w:rsidR="00EB16F4" w:rsidRPr="008D00B4" w14:paraId="793005C9" w14:textId="0CCC035A" w:rsidTr="00EB16F4">
        <w:trPr>
          <w:trHeight w:val="331"/>
        </w:trPr>
        <w:tc>
          <w:tcPr>
            <w:tcW w:w="864" w:type="dxa"/>
            <w:tcBorders>
              <w:top w:val="single" w:sz="4" w:space="0" w:color="auto"/>
              <w:left w:val="nil"/>
              <w:bottom w:val="single" w:sz="4" w:space="0" w:color="auto"/>
              <w:right w:val="nil"/>
            </w:tcBorders>
            <w:shd w:val="clear" w:color="000000" w:fill="auto"/>
            <w:vAlign w:val="center"/>
          </w:tcPr>
          <w:p w14:paraId="30E8A222" w14:textId="47F33024" w:rsidR="00EB16F4" w:rsidRPr="00FC01D4"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color w:val="000000"/>
                <w:sz w:val="18"/>
                <w:szCs w:val="18"/>
              </w:rPr>
              <w:t>Time Pt #</w:t>
            </w:r>
          </w:p>
        </w:tc>
        <w:tc>
          <w:tcPr>
            <w:tcW w:w="796" w:type="dxa"/>
            <w:tcBorders>
              <w:top w:val="single" w:sz="4" w:space="0" w:color="auto"/>
              <w:left w:val="nil"/>
              <w:bottom w:val="single" w:sz="4" w:space="0" w:color="auto"/>
              <w:right w:val="nil"/>
            </w:tcBorders>
            <w:shd w:val="clear" w:color="000000" w:fill="auto"/>
            <w:noWrap/>
            <w:vAlign w:val="center"/>
          </w:tcPr>
          <w:p w14:paraId="67A0CA9D" w14:textId="044891C8" w:rsidR="00EB16F4" w:rsidRPr="00FC01D4" w:rsidRDefault="00EB16F4" w:rsidP="00DE3D92">
            <w:pPr>
              <w:tabs>
                <w:tab w:val="clear" w:pos="360"/>
                <w:tab w:val="clear" w:pos="720"/>
                <w:tab w:val="clear" w:pos="10080"/>
              </w:tabs>
              <w:spacing w:after="0" w:line="240" w:lineRule="auto"/>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Time (h)</w:t>
            </w:r>
          </w:p>
        </w:tc>
        <w:tc>
          <w:tcPr>
            <w:tcW w:w="1165" w:type="dxa"/>
            <w:tcBorders>
              <w:top w:val="single" w:sz="4" w:space="0" w:color="auto"/>
              <w:left w:val="nil"/>
              <w:bottom w:val="single" w:sz="4" w:space="0" w:color="auto"/>
              <w:right w:val="nil"/>
            </w:tcBorders>
            <w:shd w:val="clear" w:color="000000" w:fill="auto"/>
            <w:vAlign w:val="center"/>
          </w:tcPr>
          <w:p w14:paraId="417470AC" w14:textId="34A7C50A" w:rsidR="00EB16F4" w:rsidRPr="00C17FB7"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vertAlign w:val="superscript"/>
              </w:rPr>
            </w:pPr>
            <w:r>
              <w:rPr>
                <w:rFonts w:asciiTheme="majorHAnsi" w:eastAsia="Times New Roman" w:hAnsiTheme="majorHAnsi" w:cstheme="majorHAnsi"/>
                <w:color w:val="000000"/>
                <w:sz w:val="18"/>
                <w:szCs w:val="18"/>
              </w:rPr>
              <w:t>H</w:t>
            </w:r>
            <w:r w:rsidRPr="008D00B4">
              <w:rPr>
                <w:rFonts w:asciiTheme="majorHAnsi" w:eastAsia="Times New Roman" w:hAnsiTheme="majorHAnsi" w:cstheme="majorHAnsi"/>
                <w:color w:val="000000"/>
                <w:sz w:val="18"/>
                <w:szCs w:val="18"/>
                <w:vertAlign w:val="subscript"/>
              </w:rPr>
              <w:t>2</w:t>
            </w:r>
            <w:r>
              <w:rPr>
                <w:rFonts w:asciiTheme="majorHAnsi" w:eastAsia="Times New Roman" w:hAnsiTheme="majorHAnsi" w:cstheme="majorHAnsi"/>
                <w:color w:val="000000"/>
                <w:sz w:val="18"/>
                <w:szCs w:val="18"/>
              </w:rPr>
              <w:t xml:space="preserve"> (</w:t>
            </w:r>
            <w:r w:rsidRPr="00DE3D92">
              <w:rPr>
                <w:rFonts w:asciiTheme="majorHAnsi" w:eastAsia="Times New Roman" w:hAnsiTheme="majorHAnsi" w:cstheme="majorHAnsi"/>
                <w:color w:val="000000"/>
                <w:sz w:val="18"/>
                <w:szCs w:val="18"/>
              </w:rPr>
              <w:t>µ</w:t>
            </w:r>
            <w:proofErr w:type="spellStart"/>
            <w:r>
              <w:rPr>
                <w:rFonts w:asciiTheme="majorHAnsi" w:eastAsia="Times New Roman" w:hAnsiTheme="majorHAnsi" w:cstheme="majorHAnsi"/>
                <w:color w:val="000000"/>
                <w:sz w:val="18"/>
                <w:szCs w:val="18"/>
              </w:rPr>
              <w:t>mol</w:t>
            </w:r>
            <w:proofErr w:type="spellEnd"/>
            <w:r>
              <w:rPr>
                <w:rFonts w:asciiTheme="majorHAnsi" w:eastAsia="Times New Roman" w:hAnsiTheme="majorHAnsi" w:cstheme="majorHAnsi"/>
                <w:color w:val="000000"/>
                <w:sz w:val="18"/>
                <w:szCs w:val="18"/>
              </w:rPr>
              <w:t>/kg</w:t>
            </w:r>
            <w:r w:rsidRPr="008D00B4">
              <w:rPr>
                <w:rFonts w:asciiTheme="majorHAnsi" w:eastAsia="Times New Roman" w:hAnsiTheme="majorHAnsi" w:cstheme="majorHAnsi"/>
                <w:color w:val="000000"/>
                <w:sz w:val="18"/>
                <w:szCs w:val="18"/>
              </w:rPr>
              <w:t>)</w:t>
            </w:r>
            <w:r>
              <w:rPr>
                <w:rFonts w:asciiTheme="majorHAnsi" w:eastAsia="Times New Roman" w:hAnsiTheme="majorHAnsi" w:cstheme="majorHAnsi"/>
                <w:color w:val="000000"/>
                <w:sz w:val="18"/>
                <w:szCs w:val="18"/>
                <w:vertAlign w:val="superscript"/>
              </w:rPr>
              <w:t>a</w:t>
            </w:r>
          </w:p>
        </w:tc>
        <w:tc>
          <w:tcPr>
            <w:tcW w:w="1285" w:type="dxa"/>
            <w:tcBorders>
              <w:top w:val="single" w:sz="4" w:space="0" w:color="auto"/>
              <w:left w:val="nil"/>
              <w:bottom w:val="single" w:sz="4" w:space="0" w:color="auto"/>
              <w:right w:val="nil"/>
            </w:tcBorders>
            <w:shd w:val="clear" w:color="000000" w:fill="auto"/>
            <w:vAlign w:val="center"/>
          </w:tcPr>
          <w:p w14:paraId="2B134DED" w14:textId="1051E49F" w:rsidR="00EB16F4" w:rsidRPr="008D00B4"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rPr>
            </w:pPr>
            <w:r w:rsidRPr="008D00B4">
              <w:rPr>
                <w:rFonts w:asciiTheme="majorHAnsi" w:eastAsia="Times New Roman" w:hAnsiTheme="majorHAnsi" w:cstheme="majorHAnsi"/>
                <w:color w:val="000000"/>
                <w:sz w:val="18"/>
                <w:szCs w:val="18"/>
              </w:rPr>
              <w:t>CH</w:t>
            </w:r>
            <w:r w:rsidRPr="008D00B4">
              <w:rPr>
                <w:rFonts w:asciiTheme="majorHAnsi" w:eastAsia="Times New Roman" w:hAnsiTheme="majorHAnsi" w:cstheme="majorHAnsi"/>
                <w:color w:val="000000"/>
                <w:sz w:val="18"/>
                <w:szCs w:val="18"/>
                <w:vertAlign w:val="subscript"/>
              </w:rPr>
              <w:t>4</w:t>
            </w:r>
            <w:r w:rsidRPr="008D00B4">
              <w:rPr>
                <w:rFonts w:asciiTheme="majorHAnsi" w:eastAsia="Times New Roman" w:hAnsiTheme="majorHAnsi" w:cstheme="majorHAnsi"/>
                <w:color w:val="000000"/>
                <w:sz w:val="18"/>
                <w:szCs w:val="18"/>
              </w:rPr>
              <w:t xml:space="preserve"> (</w:t>
            </w:r>
            <w:r w:rsidRPr="00DE3D92">
              <w:rPr>
                <w:rFonts w:asciiTheme="majorHAnsi" w:eastAsia="Times New Roman" w:hAnsiTheme="majorHAnsi" w:cstheme="majorHAnsi"/>
                <w:color w:val="000000"/>
                <w:sz w:val="18"/>
                <w:szCs w:val="18"/>
              </w:rPr>
              <w:t>µ</w:t>
            </w:r>
            <w:proofErr w:type="spellStart"/>
            <w:r>
              <w:rPr>
                <w:rFonts w:asciiTheme="majorHAnsi" w:eastAsia="Times New Roman" w:hAnsiTheme="majorHAnsi" w:cstheme="majorHAnsi"/>
                <w:color w:val="000000"/>
                <w:sz w:val="18"/>
                <w:szCs w:val="18"/>
              </w:rPr>
              <w:t>mol</w:t>
            </w:r>
            <w:proofErr w:type="spellEnd"/>
            <w:r>
              <w:rPr>
                <w:rFonts w:asciiTheme="majorHAnsi" w:eastAsia="Times New Roman" w:hAnsiTheme="majorHAnsi" w:cstheme="majorHAnsi"/>
                <w:color w:val="000000"/>
                <w:sz w:val="18"/>
                <w:szCs w:val="18"/>
              </w:rPr>
              <w:t>/kg</w:t>
            </w:r>
            <w:r w:rsidRPr="008D00B4">
              <w:rPr>
                <w:rFonts w:asciiTheme="majorHAnsi" w:eastAsia="Times New Roman" w:hAnsiTheme="majorHAnsi" w:cstheme="majorHAnsi"/>
                <w:color w:val="000000"/>
                <w:sz w:val="18"/>
                <w:szCs w:val="18"/>
              </w:rPr>
              <w:t>)</w:t>
            </w:r>
          </w:p>
        </w:tc>
        <w:tc>
          <w:tcPr>
            <w:tcW w:w="1450" w:type="dxa"/>
            <w:tcBorders>
              <w:top w:val="single" w:sz="4" w:space="0" w:color="auto"/>
              <w:left w:val="nil"/>
              <w:bottom w:val="single" w:sz="4" w:space="0" w:color="auto"/>
              <w:right w:val="nil"/>
            </w:tcBorders>
            <w:shd w:val="clear" w:color="000000" w:fill="auto"/>
            <w:vAlign w:val="center"/>
          </w:tcPr>
          <w:p w14:paraId="2B9D5CA5" w14:textId="3D89870E" w:rsidR="00EB16F4" w:rsidRPr="008D00B4"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rPr>
            </w:pPr>
            <w:r w:rsidRPr="008D00B4">
              <w:rPr>
                <w:rFonts w:asciiTheme="majorHAnsi" w:eastAsia="Times New Roman" w:hAnsiTheme="majorHAnsi" w:cstheme="majorHAnsi"/>
                <w:color w:val="000000"/>
                <w:sz w:val="18"/>
                <w:szCs w:val="18"/>
              </w:rPr>
              <w:t>∑CO</w:t>
            </w:r>
            <w:r w:rsidRPr="008D00B4">
              <w:rPr>
                <w:rFonts w:asciiTheme="majorHAnsi" w:eastAsia="Times New Roman" w:hAnsiTheme="majorHAnsi" w:cstheme="majorHAnsi"/>
                <w:color w:val="000000"/>
                <w:sz w:val="18"/>
                <w:szCs w:val="18"/>
                <w:vertAlign w:val="subscript"/>
              </w:rPr>
              <w:t>2</w:t>
            </w:r>
            <w:r w:rsidRPr="008D00B4">
              <w:rPr>
                <w:rFonts w:asciiTheme="majorHAnsi" w:eastAsia="Times New Roman" w:hAnsiTheme="majorHAnsi" w:cstheme="majorHAnsi"/>
                <w:color w:val="000000"/>
                <w:sz w:val="18"/>
                <w:szCs w:val="18"/>
              </w:rPr>
              <w:t xml:space="preserve"> (</w:t>
            </w:r>
            <w:proofErr w:type="spellStart"/>
            <w:r w:rsidRPr="008D00B4">
              <w:rPr>
                <w:rFonts w:asciiTheme="majorHAnsi" w:eastAsia="Times New Roman" w:hAnsiTheme="majorHAnsi" w:cstheme="majorHAnsi"/>
                <w:color w:val="000000"/>
                <w:sz w:val="18"/>
                <w:szCs w:val="18"/>
              </w:rPr>
              <w:t>mm</w:t>
            </w:r>
            <w:r>
              <w:rPr>
                <w:rFonts w:asciiTheme="majorHAnsi" w:eastAsia="Times New Roman" w:hAnsiTheme="majorHAnsi" w:cstheme="majorHAnsi"/>
                <w:color w:val="000000"/>
                <w:sz w:val="18"/>
                <w:szCs w:val="18"/>
              </w:rPr>
              <w:t>ol</w:t>
            </w:r>
            <w:proofErr w:type="spellEnd"/>
            <w:r>
              <w:rPr>
                <w:rFonts w:asciiTheme="majorHAnsi" w:eastAsia="Times New Roman" w:hAnsiTheme="majorHAnsi" w:cstheme="majorHAnsi"/>
                <w:color w:val="000000"/>
                <w:sz w:val="18"/>
                <w:szCs w:val="18"/>
              </w:rPr>
              <w:t>/kg</w:t>
            </w:r>
            <w:r w:rsidRPr="008D00B4">
              <w:rPr>
                <w:rFonts w:asciiTheme="majorHAnsi" w:eastAsia="Times New Roman" w:hAnsiTheme="majorHAnsi" w:cstheme="majorHAnsi"/>
                <w:color w:val="000000"/>
                <w:sz w:val="18"/>
                <w:szCs w:val="18"/>
              </w:rPr>
              <w:t>)</w:t>
            </w:r>
          </w:p>
        </w:tc>
        <w:tc>
          <w:tcPr>
            <w:tcW w:w="1052" w:type="dxa"/>
            <w:tcBorders>
              <w:top w:val="single" w:sz="4" w:space="0" w:color="auto"/>
              <w:left w:val="nil"/>
              <w:bottom w:val="single" w:sz="4" w:space="0" w:color="auto"/>
              <w:right w:val="nil"/>
            </w:tcBorders>
            <w:shd w:val="clear" w:color="000000" w:fill="auto"/>
            <w:vAlign w:val="center"/>
          </w:tcPr>
          <w:p w14:paraId="18310EF5" w14:textId="077159F3" w:rsidR="00EB16F4" w:rsidRPr="00C206F7" w:rsidRDefault="00EB16F4" w:rsidP="00C17FB7">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vertAlign w:val="superscript"/>
              </w:rPr>
            </w:pPr>
            <w:r w:rsidRPr="008D00B4">
              <w:rPr>
                <w:rFonts w:asciiTheme="majorHAnsi" w:eastAsia="Times New Roman" w:hAnsiTheme="majorHAnsi" w:cstheme="majorHAnsi"/>
                <w:color w:val="000000"/>
                <w:sz w:val="18"/>
                <w:szCs w:val="18"/>
              </w:rPr>
              <w:t>CH</w:t>
            </w:r>
            <w:r w:rsidRPr="008D00B4">
              <w:rPr>
                <w:rFonts w:asciiTheme="majorHAnsi" w:eastAsia="Times New Roman" w:hAnsiTheme="majorHAnsi" w:cstheme="majorHAnsi"/>
                <w:color w:val="000000"/>
                <w:sz w:val="18"/>
                <w:szCs w:val="18"/>
                <w:vertAlign w:val="subscript"/>
              </w:rPr>
              <w:t>4</w:t>
            </w:r>
            <w:r>
              <w:rPr>
                <w:rFonts w:asciiTheme="majorHAnsi" w:eastAsia="Times New Roman" w:hAnsiTheme="majorHAnsi" w:cstheme="majorHAnsi"/>
                <w:color w:val="000000"/>
                <w:sz w:val="18"/>
                <w:szCs w:val="18"/>
              </w:rPr>
              <w:t>/</w:t>
            </w:r>
            <w:r w:rsidRPr="008D00B4">
              <w:rPr>
                <w:rFonts w:asciiTheme="majorHAnsi" w:eastAsia="Times New Roman" w:hAnsiTheme="majorHAnsi" w:cstheme="majorHAnsi"/>
                <w:color w:val="000000"/>
                <w:sz w:val="18"/>
                <w:szCs w:val="18"/>
              </w:rPr>
              <w:t>∑</w:t>
            </w:r>
            <w:r>
              <w:rPr>
                <w:rFonts w:asciiTheme="majorHAnsi" w:eastAsia="Times New Roman" w:hAnsiTheme="majorHAnsi" w:cstheme="majorHAnsi"/>
                <w:color w:val="000000"/>
                <w:sz w:val="18"/>
                <w:szCs w:val="18"/>
              </w:rPr>
              <w:t>C</w:t>
            </w:r>
            <w:r>
              <w:rPr>
                <w:rFonts w:asciiTheme="majorHAnsi" w:eastAsia="Times New Roman" w:hAnsiTheme="majorHAnsi" w:cstheme="majorHAnsi"/>
                <w:color w:val="000000"/>
                <w:sz w:val="18"/>
                <w:szCs w:val="18"/>
                <w:vertAlign w:val="subscript"/>
              </w:rPr>
              <w:t xml:space="preserve">2–4 </w:t>
            </w:r>
            <w:r>
              <w:rPr>
                <w:rFonts w:asciiTheme="majorHAnsi" w:eastAsia="Times New Roman" w:hAnsiTheme="majorHAnsi" w:cstheme="majorHAnsi"/>
                <w:color w:val="000000"/>
                <w:sz w:val="18"/>
                <w:szCs w:val="18"/>
                <w:vertAlign w:val="superscript"/>
              </w:rPr>
              <w:t>b</w:t>
            </w:r>
          </w:p>
        </w:tc>
        <w:tc>
          <w:tcPr>
            <w:tcW w:w="1430" w:type="dxa"/>
            <w:tcBorders>
              <w:top w:val="single" w:sz="4" w:space="0" w:color="auto"/>
              <w:left w:val="nil"/>
              <w:bottom w:val="single" w:sz="4" w:space="0" w:color="auto"/>
              <w:right w:val="nil"/>
            </w:tcBorders>
            <w:shd w:val="clear" w:color="000000" w:fill="auto"/>
            <w:vAlign w:val="center"/>
          </w:tcPr>
          <w:p w14:paraId="53519311" w14:textId="2E2B72D8" w:rsidR="00EB16F4" w:rsidRPr="00EB16F4" w:rsidRDefault="00EB16F4" w:rsidP="00C17FB7">
            <w:pPr>
              <w:tabs>
                <w:tab w:val="clear" w:pos="360"/>
                <w:tab w:val="clear" w:pos="720"/>
                <w:tab w:val="clear" w:pos="10080"/>
              </w:tabs>
              <w:spacing w:after="0" w:line="240" w:lineRule="auto"/>
              <w:ind w:right="20"/>
              <w:jc w:val="center"/>
              <w:rPr>
                <w:sz w:val="18"/>
                <w:szCs w:val="18"/>
              </w:rPr>
            </w:pPr>
            <w:r w:rsidRPr="008D00B4">
              <w:rPr>
                <w:rFonts w:asciiTheme="majorHAnsi" w:eastAsia="Times New Roman" w:hAnsiTheme="majorHAnsi" w:cstheme="majorHAnsi"/>
                <w:color w:val="000000"/>
                <w:sz w:val="18"/>
                <w:szCs w:val="18"/>
              </w:rPr>
              <w:t>∑</w:t>
            </w:r>
            <w:r>
              <w:rPr>
                <w:sz w:val="18"/>
                <w:szCs w:val="18"/>
              </w:rPr>
              <w:t>H</w:t>
            </w:r>
            <w:r>
              <w:rPr>
                <w:sz w:val="18"/>
                <w:szCs w:val="18"/>
                <w:vertAlign w:val="subscript"/>
              </w:rPr>
              <w:t>2</w:t>
            </w:r>
            <w:r>
              <w:rPr>
                <w:sz w:val="18"/>
                <w:szCs w:val="18"/>
              </w:rPr>
              <w:t>S (</w:t>
            </w:r>
            <w:proofErr w:type="spellStart"/>
            <w:r>
              <w:rPr>
                <w:sz w:val="18"/>
                <w:szCs w:val="18"/>
              </w:rPr>
              <w:t>mmol</w:t>
            </w:r>
            <w:proofErr w:type="spellEnd"/>
            <w:r>
              <w:rPr>
                <w:sz w:val="18"/>
                <w:szCs w:val="18"/>
              </w:rPr>
              <w:t>/kg)</w:t>
            </w:r>
          </w:p>
        </w:tc>
        <w:tc>
          <w:tcPr>
            <w:tcW w:w="1165" w:type="dxa"/>
            <w:tcBorders>
              <w:top w:val="single" w:sz="4" w:space="0" w:color="auto"/>
              <w:left w:val="nil"/>
              <w:bottom w:val="single" w:sz="4" w:space="0" w:color="auto"/>
              <w:right w:val="nil"/>
            </w:tcBorders>
            <w:shd w:val="clear" w:color="000000" w:fill="auto"/>
            <w:vAlign w:val="center"/>
          </w:tcPr>
          <w:p w14:paraId="09A94C1F" w14:textId="0BA6C936" w:rsidR="00EB16F4" w:rsidRPr="008D00B4" w:rsidRDefault="00EB16F4" w:rsidP="00EB16F4">
            <w:pPr>
              <w:tabs>
                <w:tab w:val="clear" w:pos="360"/>
                <w:tab w:val="clear" w:pos="720"/>
                <w:tab w:val="clear" w:pos="10080"/>
              </w:tabs>
              <w:spacing w:after="0" w:line="240" w:lineRule="auto"/>
              <w:ind w:right="20"/>
              <w:jc w:val="center"/>
              <w:rPr>
                <w:rFonts w:asciiTheme="majorHAnsi" w:eastAsia="Times New Roman" w:hAnsiTheme="majorHAnsi" w:cstheme="majorHAnsi"/>
                <w:bCs/>
                <w:sz w:val="18"/>
                <w:szCs w:val="18"/>
              </w:rPr>
            </w:pPr>
            <w:proofErr w:type="spellStart"/>
            <w:r w:rsidRPr="008D00B4">
              <w:rPr>
                <w:rFonts w:asciiTheme="majorHAnsi" w:eastAsia="Times New Roman" w:hAnsiTheme="majorHAnsi" w:cstheme="majorHAnsi"/>
                <w:bCs/>
                <w:sz w:val="18"/>
                <w:szCs w:val="18"/>
              </w:rPr>
              <w:t>p</w:t>
            </w:r>
            <w:r>
              <w:rPr>
                <w:rFonts w:asciiTheme="majorHAnsi" w:eastAsia="Times New Roman" w:hAnsiTheme="majorHAnsi" w:cstheme="majorHAnsi"/>
                <w:bCs/>
                <w:sz w:val="18"/>
                <w:szCs w:val="18"/>
              </w:rPr>
              <w:t>D</w:t>
            </w:r>
            <w:proofErr w:type="spellEnd"/>
            <w:r>
              <w:rPr>
                <w:rFonts w:asciiTheme="majorHAnsi" w:eastAsia="Times New Roman" w:hAnsiTheme="majorHAnsi" w:cstheme="majorHAnsi"/>
                <w:bCs/>
                <w:sz w:val="18"/>
                <w:szCs w:val="18"/>
              </w:rPr>
              <w:t xml:space="preserve"> (25 </w:t>
            </w:r>
            <w:r w:rsidRPr="00DE3D92">
              <w:rPr>
                <w:rFonts w:asciiTheme="majorHAnsi" w:eastAsia="Times New Roman" w:hAnsiTheme="majorHAnsi" w:cstheme="majorHAnsi"/>
                <w:bCs/>
                <w:sz w:val="18"/>
                <w:szCs w:val="18"/>
              </w:rPr>
              <w:t>°C</w:t>
            </w:r>
            <w:r>
              <w:rPr>
                <w:rFonts w:asciiTheme="majorHAnsi" w:eastAsia="Times New Roman" w:hAnsiTheme="majorHAnsi" w:cstheme="majorHAnsi"/>
                <w:bCs/>
                <w:sz w:val="18"/>
                <w:szCs w:val="18"/>
              </w:rPr>
              <w:t>)</w:t>
            </w:r>
            <w:r>
              <w:rPr>
                <w:rFonts w:asciiTheme="majorHAnsi" w:eastAsia="Times New Roman" w:hAnsiTheme="majorHAnsi" w:cstheme="majorHAnsi"/>
                <w:bCs/>
                <w:sz w:val="18"/>
                <w:szCs w:val="18"/>
                <w:vertAlign w:val="superscript"/>
              </w:rPr>
              <w:t>c</w:t>
            </w:r>
          </w:p>
        </w:tc>
      </w:tr>
      <w:tr w:rsidR="00EB16F4" w:rsidRPr="008D00B4" w14:paraId="7DEDC478" w14:textId="3ED9EC1F" w:rsidTr="00EB16F4">
        <w:trPr>
          <w:trHeight w:val="324"/>
        </w:trPr>
        <w:tc>
          <w:tcPr>
            <w:tcW w:w="8042" w:type="dxa"/>
            <w:gridSpan w:val="7"/>
            <w:tcBorders>
              <w:top w:val="single" w:sz="4" w:space="0" w:color="auto"/>
              <w:left w:val="nil"/>
              <w:right w:val="nil"/>
            </w:tcBorders>
            <w:shd w:val="clear" w:color="EBF1DE" w:fill="auto"/>
            <w:vAlign w:val="center"/>
          </w:tcPr>
          <w:p w14:paraId="0A34A5F0" w14:textId="188165CA" w:rsidR="00EB16F4" w:rsidRPr="008D00B4" w:rsidRDefault="00EB16F4" w:rsidP="00DE3D92">
            <w:pPr>
              <w:tabs>
                <w:tab w:val="clear" w:pos="360"/>
                <w:tab w:val="clear" w:pos="720"/>
                <w:tab w:val="clear" w:pos="10080"/>
              </w:tabs>
              <w:spacing w:after="0" w:line="240" w:lineRule="auto"/>
              <w:ind w:right="24"/>
              <w:rPr>
                <w:sz w:val="18"/>
                <w:szCs w:val="18"/>
              </w:rPr>
            </w:pPr>
            <w:r>
              <w:rPr>
                <w:rFonts w:asciiTheme="majorHAnsi" w:eastAsia="Times New Roman" w:hAnsiTheme="majorHAnsi" w:cstheme="majorHAnsi"/>
                <w:bCs/>
                <w:i/>
                <w:sz w:val="18"/>
                <w:szCs w:val="18"/>
              </w:rPr>
              <w:t xml:space="preserve">Experiment begun with 52.6 g of fluid at temperature of 200 </w:t>
            </w:r>
            <w:r w:rsidRPr="005708B2">
              <w:rPr>
                <w:rFonts w:asciiTheme="majorHAnsi" w:eastAsia="Times New Roman" w:hAnsiTheme="majorHAnsi" w:cstheme="majorHAnsi"/>
                <w:bCs/>
                <w:i/>
                <w:sz w:val="18"/>
                <w:szCs w:val="18"/>
              </w:rPr>
              <w:t>°C</w:t>
            </w:r>
          </w:p>
        </w:tc>
        <w:tc>
          <w:tcPr>
            <w:tcW w:w="1165" w:type="dxa"/>
            <w:tcBorders>
              <w:top w:val="single" w:sz="4" w:space="0" w:color="auto"/>
              <w:left w:val="nil"/>
              <w:right w:val="nil"/>
            </w:tcBorders>
            <w:shd w:val="clear" w:color="EBF1DE" w:fill="auto"/>
            <w:vAlign w:val="center"/>
          </w:tcPr>
          <w:p w14:paraId="49443734" w14:textId="77777777" w:rsidR="00EB16F4" w:rsidRDefault="00EB16F4" w:rsidP="00EB16F4">
            <w:pPr>
              <w:tabs>
                <w:tab w:val="clear" w:pos="360"/>
                <w:tab w:val="clear" w:pos="720"/>
                <w:tab w:val="clear" w:pos="10080"/>
              </w:tabs>
              <w:spacing w:after="0" w:line="240" w:lineRule="auto"/>
              <w:ind w:right="24"/>
              <w:jc w:val="center"/>
              <w:rPr>
                <w:rFonts w:asciiTheme="majorHAnsi" w:eastAsia="Times New Roman" w:hAnsiTheme="majorHAnsi" w:cstheme="majorHAnsi"/>
                <w:bCs/>
                <w:i/>
                <w:sz w:val="18"/>
                <w:szCs w:val="18"/>
              </w:rPr>
            </w:pPr>
          </w:p>
        </w:tc>
      </w:tr>
      <w:tr w:rsidR="00EB16F4" w:rsidRPr="008D00B4" w14:paraId="7277B99B" w14:textId="5906ACD7" w:rsidTr="00EB16F4">
        <w:trPr>
          <w:trHeight w:val="324"/>
        </w:trPr>
        <w:tc>
          <w:tcPr>
            <w:tcW w:w="864" w:type="dxa"/>
            <w:tcBorders>
              <w:left w:val="nil"/>
              <w:right w:val="nil"/>
            </w:tcBorders>
            <w:shd w:val="clear" w:color="EBF1DE" w:fill="auto"/>
            <w:vAlign w:val="center"/>
          </w:tcPr>
          <w:p w14:paraId="5A6D7408" w14:textId="372AB3E6"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w:t>
            </w:r>
          </w:p>
        </w:tc>
        <w:tc>
          <w:tcPr>
            <w:tcW w:w="796" w:type="dxa"/>
            <w:tcBorders>
              <w:left w:val="nil"/>
              <w:right w:val="nil"/>
            </w:tcBorders>
            <w:shd w:val="clear" w:color="EBF1DE" w:fill="auto"/>
            <w:noWrap/>
            <w:vAlign w:val="center"/>
          </w:tcPr>
          <w:p w14:paraId="34094F2B" w14:textId="1C00FD0C"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19</w:t>
            </w:r>
          </w:p>
        </w:tc>
        <w:tc>
          <w:tcPr>
            <w:tcW w:w="1165" w:type="dxa"/>
            <w:tcBorders>
              <w:left w:val="nil"/>
              <w:right w:val="nil"/>
            </w:tcBorders>
            <w:shd w:val="clear" w:color="EBF1DE" w:fill="auto"/>
            <w:vAlign w:val="center"/>
          </w:tcPr>
          <w:p w14:paraId="0BDBE8EB" w14:textId="3F1FE1BC" w:rsidR="00EB16F4" w:rsidRPr="005708B2" w:rsidRDefault="00EB16F4" w:rsidP="00496CFE">
            <w:pPr>
              <w:tabs>
                <w:tab w:val="clear" w:pos="360"/>
                <w:tab w:val="clear" w:pos="720"/>
                <w:tab w:val="clear" w:pos="10080"/>
              </w:tabs>
              <w:spacing w:after="0" w:line="240" w:lineRule="auto"/>
              <w:ind w:right="42"/>
              <w:jc w:val="center"/>
              <w:rPr>
                <w:sz w:val="18"/>
                <w:szCs w:val="18"/>
              </w:rPr>
            </w:pPr>
            <w:r>
              <w:rPr>
                <w:sz w:val="18"/>
                <w:szCs w:val="18"/>
              </w:rPr>
              <w:t>BDL (&lt;10)</w:t>
            </w:r>
          </w:p>
        </w:tc>
        <w:tc>
          <w:tcPr>
            <w:tcW w:w="1285" w:type="dxa"/>
            <w:tcBorders>
              <w:left w:val="nil"/>
              <w:right w:val="nil"/>
            </w:tcBorders>
            <w:shd w:val="clear" w:color="EBF1DE" w:fill="auto"/>
            <w:vAlign w:val="center"/>
          </w:tcPr>
          <w:p w14:paraId="0E832B48" w14:textId="0DFCA697"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1.2</w:t>
            </w:r>
          </w:p>
        </w:tc>
        <w:tc>
          <w:tcPr>
            <w:tcW w:w="1450" w:type="dxa"/>
            <w:tcBorders>
              <w:left w:val="nil"/>
              <w:right w:val="nil"/>
            </w:tcBorders>
            <w:shd w:val="clear" w:color="EBF1DE" w:fill="auto"/>
            <w:vAlign w:val="center"/>
          </w:tcPr>
          <w:p w14:paraId="7735C572" w14:textId="14979175"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4.8</w:t>
            </w:r>
          </w:p>
        </w:tc>
        <w:tc>
          <w:tcPr>
            <w:tcW w:w="1052" w:type="dxa"/>
            <w:tcBorders>
              <w:left w:val="nil"/>
              <w:right w:val="nil"/>
            </w:tcBorders>
            <w:shd w:val="clear" w:color="EBF1DE" w:fill="auto"/>
            <w:vAlign w:val="center"/>
          </w:tcPr>
          <w:p w14:paraId="30E78372" w14:textId="2B1CE857"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0.78</w:t>
            </w:r>
          </w:p>
        </w:tc>
        <w:tc>
          <w:tcPr>
            <w:tcW w:w="1430" w:type="dxa"/>
            <w:tcBorders>
              <w:left w:val="nil"/>
              <w:right w:val="nil"/>
            </w:tcBorders>
            <w:shd w:val="clear" w:color="EBF1DE" w:fill="auto"/>
            <w:vAlign w:val="center"/>
          </w:tcPr>
          <w:p w14:paraId="340AF9D7" w14:textId="31EC3241"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7021A3F9"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5C695A2F" w14:textId="559C6890" w:rsidTr="00EB16F4">
        <w:trPr>
          <w:trHeight w:val="324"/>
        </w:trPr>
        <w:tc>
          <w:tcPr>
            <w:tcW w:w="864" w:type="dxa"/>
            <w:tcBorders>
              <w:left w:val="nil"/>
              <w:right w:val="nil"/>
            </w:tcBorders>
            <w:shd w:val="clear" w:color="EBF1DE" w:fill="auto"/>
            <w:vAlign w:val="center"/>
          </w:tcPr>
          <w:p w14:paraId="1897D308" w14:textId="7C445D43"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w:t>
            </w:r>
          </w:p>
        </w:tc>
        <w:tc>
          <w:tcPr>
            <w:tcW w:w="796" w:type="dxa"/>
            <w:tcBorders>
              <w:left w:val="nil"/>
              <w:right w:val="nil"/>
            </w:tcBorders>
            <w:shd w:val="clear" w:color="EBF1DE" w:fill="auto"/>
            <w:noWrap/>
            <w:vAlign w:val="center"/>
          </w:tcPr>
          <w:p w14:paraId="13879E8B" w14:textId="6CF87007"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164</w:t>
            </w:r>
          </w:p>
        </w:tc>
        <w:tc>
          <w:tcPr>
            <w:tcW w:w="1165" w:type="dxa"/>
            <w:tcBorders>
              <w:left w:val="nil"/>
              <w:right w:val="nil"/>
            </w:tcBorders>
            <w:shd w:val="clear" w:color="EBF1DE" w:fill="auto"/>
            <w:vAlign w:val="center"/>
          </w:tcPr>
          <w:p w14:paraId="4280E74C" w14:textId="5D85E26B" w:rsidR="00EB16F4" w:rsidRPr="005708B2" w:rsidRDefault="00EB16F4" w:rsidP="00496CFE">
            <w:pPr>
              <w:tabs>
                <w:tab w:val="clear" w:pos="360"/>
                <w:tab w:val="clear" w:pos="720"/>
                <w:tab w:val="clear" w:pos="10080"/>
              </w:tabs>
              <w:spacing w:after="0" w:line="240" w:lineRule="auto"/>
              <w:ind w:right="42"/>
              <w:jc w:val="center"/>
              <w:rPr>
                <w:sz w:val="18"/>
                <w:szCs w:val="18"/>
              </w:rPr>
            </w:pPr>
            <w:r>
              <w:rPr>
                <w:sz w:val="18"/>
                <w:szCs w:val="18"/>
              </w:rPr>
              <w:t>BDL (&lt;10)</w:t>
            </w:r>
          </w:p>
        </w:tc>
        <w:tc>
          <w:tcPr>
            <w:tcW w:w="1285" w:type="dxa"/>
            <w:tcBorders>
              <w:left w:val="nil"/>
              <w:right w:val="nil"/>
            </w:tcBorders>
            <w:shd w:val="clear" w:color="EBF1DE" w:fill="auto"/>
            <w:vAlign w:val="center"/>
          </w:tcPr>
          <w:p w14:paraId="66361D5B" w14:textId="308FB2D1"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3.8</w:t>
            </w:r>
          </w:p>
        </w:tc>
        <w:tc>
          <w:tcPr>
            <w:tcW w:w="1450" w:type="dxa"/>
            <w:tcBorders>
              <w:left w:val="nil"/>
              <w:right w:val="nil"/>
            </w:tcBorders>
            <w:shd w:val="clear" w:color="EBF1DE" w:fill="auto"/>
            <w:vAlign w:val="center"/>
          </w:tcPr>
          <w:p w14:paraId="49BEA1C8" w14:textId="15B3F964"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10.8</w:t>
            </w:r>
          </w:p>
        </w:tc>
        <w:tc>
          <w:tcPr>
            <w:tcW w:w="1052" w:type="dxa"/>
            <w:tcBorders>
              <w:left w:val="nil"/>
              <w:right w:val="nil"/>
            </w:tcBorders>
            <w:shd w:val="clear" w:color="EBF1DE" w:fill="auto"/>
            <w:vAlign w:val="center"/>
          </w:tcPr>
          <w:p w14:paraId="1701D135" w14:textId="0F0A1C63"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right w:val="nil"/>
            </w:tcBorders>
            <w:shd w:val="clear" w:color="EBF1DE" w:fill="auto"/>
            <w:vAlign w:val="center"/>
          </w:tcPr>
          <w:p w14:paraId="68100904" w14:textId="61431F36"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6C6445BC"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F5C4471" w14:textId="5DD42CF0" w:rsidTr="00EB16F4">
        <w:trPr>
          <w:trHeight w:val="324"/>
        </w:trPr>
        <w:tc>
          <w:tcPr>
            <w:tcW w:w="8042" w:type="dxa"/>
            <w:gridSpan w:val="7"/>
            <w:tcBorders>
              <w:left w:val="nil"/>
              <w:right w:val="nil"/>
            </w:tcBorders>
            <w:shd w:val="clear" w:color="000000" w:fill="auto"/>
            <w:vAlign w:val="center"/>
          </w:tcPr>
          <w:p w14:paraId="3328C5D0" w14:textId="6DCDB2EB"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Temperature raised to 300 </w:t>
            </w:r>
            <w:r w:rsidRPr="005708B2">
              <w:rPr>
                <w:i/>
                <w:sz w:val="18"/>
                <w:szCs w:val="18"/>
              </w:rPr>
              <w:t>°C</w:t>
            </w:r>
          </w:p>
        </w:tc>
        <w:tc>
          <w:tcPr>
            <w:tcW w:w="1165" w:type="dxa"/>
            <w:tcBorders>
              <w:left w:val="nil"/>
              <w:right w:val="nil"/>
            </w:tcBorders>
            <w:shd w:val="clear" w:color="000000" w:fill="auto"/>
            <w:vAlign w:val="center"/>
          </w:tcPr>
          <w:p w14:paraId="2FCCE5E7"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40BBA971" w14:textId="629CAC47" w:rsidTr="00EB16F4">
        <w:trPr>
          <w:trHeight w:val="324"/>
        </w:trPr>
        <w:tc>
          <w:tcPr>
            <w:tcW w:w="864" w:type="dxa"/>
            <w:tcBorders>
              <w:left w:val="nil"/>
              <w:right w:val="nil"/>
            </w:tcBorders>
            <w:shd w:val="clear" w:color="000000" w:fill="auto"/>
            <w:vAlign w:val="center"/>
          </w:tcPr>
          <w:p w14:paraId="00ABAEB6" w14:textId="0755C567"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3</w:t>
            </w:r>
          </w:p>
        </w:tc>
        <w:tc>
          <w:tcPr>
            <w:tcW w:w="796" w:type="dxa"/>
            <w:tcBorders>
              <w:left w:val="nil"/>
              <w:right w:val="nil"/>
            </w:tcBorders>
            <w:shd w:val="clear" w:color="000000" w:fill="auto"/>
            <w:noWrap/>
            <w:vAlign w:val="center"/>
          </w:tcPr>
          <w:p w14:paraId="555A1D29" w14:textId="11EE9F00"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191</w:t>
            </w:r>
          </w:p>
        </w:tc>
        <w:tc>
          <w:tcPr>
            <w:tcW w:w="1165" w:type="dxa"/>
            <w:tcBorders>
              <w:left w:val="nil"/>
              <w:right w:val="nil"/>
            </w:tcBorders>
            <w:shd w:val="clear" w:color="000000" w:fill="auto"/>
            <w:vAlign w:val="center"/>
          </w:tcPr>
          <w:p w14:paraId="193F2D65" w14:textId="237DD488"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773</w:t>
            </w:r>
          </w:p>
        </w:tc>
        <w:tc>
          <w:tcPr>
            <w:tcW w:w="1285" w:type="dxa"/>
            <w:tcBorders>
              <w:left w:val="nil"/>
              <w:right w:val="nil"/>
            </w:tcBorders>
            <w:shd w:val="clear" w:color="000000" w:fill="auto"/>
            <w:vAlign w:val="center"/>
          </w:tcPr>
          <w:p w14:paraId="27BD347D" w14:textId="13CBCC1A"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8.7</w:t>
            </w:r>
          </w:p>
        </w:tc>
        <w:tc>
          <w:tcPr>
            <w:tcW w:w="1450" w:type="dxa"/>
            <w:tcBorders>
              <w:left w:val="nil"/>
              <w:right w:val="nil"/>
            </w:tcBorders>
            <w:shd w:val="clear" w:color="000000" w:fill="auto"/>
            <w:vAlign w:val="center"/>
          </w:tcPr>
          <w:p w14:paraId="71856D93" w14:textId="34733A89"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21.9</w:t>
            </w:r>
          </w:p>
        </w:tc>
        <w:tc>
          <w:tcPr>
            <w:tcW w:w="1052" w:type="dxa"/>
            <w:tcBorders>
              <w:left w:val="nil"/>
              <w:right w:val="nil"/>
            </w:tcBorders>
            <w:shd w:val="clear" w:color="000000" w:fill="auto"/>
            <w:vAlign w:val="center"/>
          </w:tcPr>
          <w:p w14:paraId="20A1A65E" w14:textId="2E0D0755"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1.68</w:t>
            </w:r>
          </w:p>
        </w:tc>
        <w:tc>
          <w:tcPr>
            <w:tcW w:w="1430" w:type="dxa"/>
            <w:tcBorders>
              <w:left w:val="nil"/>
              <w:right w:val="nil"/>
            </w:tcBorders>
            <w:shd w:val="clear" w:color="000000" w:fill="auto"/>
            <w:vAlign w:val="center"/>
          </w:tcPr>
          <w:p w14:paraId="3F5AA0F9" w14:textId="18E9F154"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000000" w:fill="auto"/>
            <w:vAlign w:val="center"/>
          </w:tcPr>
          <w:p w14:paraId="2F8A0612"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66B0C4F8" w14:textId="5D17B80E" w:rsidTr="00EB16F4">
        <w:trPr>
          <w:trHeight w:val="324"/>
        </w:trPr>
        <w:tc>
          <w:tcPr>
            <w:tcW w:w="864" w:type="dxa"/>
            <w:tcBorders>
              <w:left w:val="nil"/>
              <w:right w:val="nil"/>
            </w:tcBorders>
            <w:shd w:val="clear" w:color="EBF1DE" w:fill="auto"/>
            <w:vAlign w:val="center"/>
          </w:tcPr>
          <w:p w14:paraId="1AC65AFA" w14:textId="0082C6C8"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w:t>
            </w:r>
          </w:p>
        </w:tc>
        <w:tc>
          <w:tcPr>
            <w:tcW w:w="796" w:type="dxa"/>
            <w:tcBorders>
              <w:left w:val="nil"/>
              <w:right w:val="nil"/>
            </w:tcBorders>
            <w:shd w:val="clear" w:color="EBF1DE" w:fill="auto"/>
            <w:noWrap/>
            <w:vAlign w:val="center"/>
          </w:tcPr>
          <w:p w14:paraId="469CF818" w14:textId="0A56908E"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284</w:t>
            </w:r>
          </w:p>
        </w:tc>
        <w:tc>
          <w:tcPr>
            <w:tcW w:w="1165" w:type="dxa"/>
            <w:tcBorders>
              <w:left w:val="nil"/>
              <w:right w:val="nil"/>
            </w:tcBorders>
            <w:shd w:val="clear" w:color="EBF1DE" w:fill="auto"/>
            <w:vAlign w:val="center"/>
          </w:tcPr>
          <w:p w14:paraId="52CDB2DF" w14:textId="2D4F24DF"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183</w:t>
            </w:r>
          </w:p>
        </w:tc>
        <w:tc>
          <w:tcPr>
            <w:tcW w:w="1285" w:type="dxa"/>
            <w:tcBorders>
              <w:left w:val="nil"/>
              <w:right w:val="nil"/>
            </w:tcBorders>
            <w:shd w:val="clear" w:color="EBF1DE" w:fill="auto"/>
            <w:vAlign w:val="center"/>
          </w:tcPr>
          <w:p w14:paraId="3853FDD6" w14:textId="0C61C290"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235  </w:t>
            </w:r>
          </w:p>
        </w:tc>
        <w:tc>
          <w:tcPr>
            <w:tcW w:w="1450" w:type="dxa"/>
            <w:tcBorders>
              <w:left w:val="nil"/>
              <w:right w:val="nil"/>
            </w:tcBorders>
            <w:shd w:val="clear" w:color="EBF1DE" w:fill="auto"/>
            <w:vAlign w:val="center"/>
          </w:tcPr>
          <w:p w14:paraId="3E6115FB" w14:textId="43995F01"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45.8</w:t>
            </w:r>
          </w:p>
        </w:tc>
        <w:tc>
          <w:tcPr>
            <w:tcW w:w="1052" w:type="dxa"/>
            <w:tcBorders>
              <w:left w:val="nil"/>
              <w:right w:val="nil"/>
            </w:tcBorders>
            <w:shd w:val="clear" w:color="EBF1DE" w:fill="auto"/>
            <w:vAlign w:val="center"/>
          </w:tcPr>
          <w:p w14:paraId="4D9EDAA4" w14:textId="44DF2637"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1.30</w:t>
            </w:r>
          </w:p>
        </w:tc>
        <w:tc>
          <w:tcPr>
            <w:tcW w:w="1430" w:type="dxa"/>
            <w:tcBorders>
              <w:left w:val="nil"/>
              <w:right w:val="nil"/>
            </w:tcBorders>
            <w:shd w:val="clear" w:color="EBF1DE" w:fill="auto"/>
            <w:vAlign w:val="center"/>
          </w:tcPr>
          <w:p w14:paraId="75988E7C" w14:textId="395ED1A6"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71FCD0EB"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C15F92C" w14:textId="0AE7AD6D" w:rsidTr="00EB16F4">
        <w:trPr>
          <w:trHeight w:val="324"/>
        </w:trPr>
        <w:tc>
          <w:tcPr>
            <w:tcW w:w="864" w:type="dxa"/>
            <w:tcBorders>
              <w:left w:val="nil"/>
              <w:right w:val="nil"/>
            </w:tcBorders>
            <w:shd w:val="clear" w:color="000000" w:fill="auto"/>
            <w:vAlign w:val="center"/>
          </w:tcPr>
          <w:p w14:paraId="5F505A29" w14:textId="34108946"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w:t>
            </w:r>
          </w:p>
        </w:tc>
        <w:tc>
          <w:tcPr>
            <w:tcW w:w="796" w:type="dxa"/>
            <w:tcBorders>
              <w:left w:val="nil"/>
              <w:right w:val="nil"/>
            </w:tcBorders>
            <w:shd w:val="clear" w:color="000000" w:fill="auto"/>
            <w:noWrap/>
            <w:vAlign w:val="center"/>
          </w:tcPr>
          <w:p w14:paraId="289FC74A" w14:textId="35F44AFD"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427</w:t>
            </w:r>
          </w:p>
        </w:tc>
        <w:tc>
          <w:tcPr>
            <w:tcW w:w="1165" w:type="dxa"/>
            <w:tcBorders>
              <w:left w:val="nil"/>
              <w:right w:val="nil"/>
            </w:tcBorders>
            <w:shd w:val="clear" w:color="000000" w:fill="auto"/>
            <w:vAlign w:val="center"/>
          </w:tcPr>
          <w:p w14:paraId="24BAC22C" w14:textId="50465315"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290</w:t>
            </w:r>
          </w:p>
        </w:tc>
        <w:tc>
          <w:tcPr>
            <w:tcW w:w="1285" w:type="dxa"/>
            <w:tcBorders>
              <w:left w:val="nil"/>
              <w:right w:val="nil"/>
            </w:tcBorders>
            <w:shd w:val="clear" w:color="000000" w:fill="auto"/>
            <w:vAlign w:val="center"/>
          </w:tcPr>
          <w:p w14:paraId="2BB7DE6A" w14:textId="1D71BBDF"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396  </w:t>
            </w:r>
          </w:p>
        </w:tc>
        <w:tc>
          <w:tcPr>
            <w:tcW w:w="1450" w:type="dxa"/>
            <w:tcBorders>
              <w:left w:val="nil"/>
              <w:right w:val="nil"/>
            </w:tcBorders>
            <w:shd w:val="clear" w:color="000000" w:fill="auto"/>
            <w:vAlign w:val="center"/>
          </w:tcPr>
          <w:p w14:paraId="51BF9D92" w14:textId="6DDE7CE8"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65.5</w:t>
            </w:r>
          </w:p>
        </w:tc>
        <w:tc>
          <w:tcPr>
            <w:tcW w:w="1052" w:type="dxa"/>
            <w:tcBorders>
              <w:left w:val="nil"/>
              <w:right w:val="nil"/>
            </w:tcBorders>
            <w:shd w:val="clear" w:color="000000" w:fill="auto"/>
            <w:vAlign w:val="center"/>
          </w:tcPr>
          <w:p w14:paraId="6B6C763F" w14:textId="3FC9D9C2"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1.09</w:t>
            </w:r>
          </w:p>
        </w:tc>
        <w:tc>
          <w:tcPr>
            <w:tcW w:w="1430" w:type="dxa"/>
            <w:tcBorders>
              <w:left w:val="nil"/>
              <w:right w:val="nil"/>
            </w:tcBorders>
            <w:shd w:val="clear" w:color="000000" w:fill="auto"/>
            <w:vAlign w:val="center"/>
          </w:tcPr>
          <w:p w14:paraId="0B795CF3" w14:textId="674207C2"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000000" w:fill="auto"/>
            <w:vAlign w:val="center"/>
          </w:tcPr>
          <w:p w14:paraId="74F4F15B"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6CD3BFC9" w14:textId="73DC2A30" w:rsidTr="00EB16F4">
        <w:trPr>
          <w:trHeight w:val="324"/>
        </w:trPr>
        <w:tc>
          <w:tcPr>
            <w:tcW w:w="8042" w:type="dxa"/>
            <w:gridSpan w:val="7"/>
            <w:tcBorders>
              <w:left w:val="nil"/>
              <w:right w:val="nil"/>
            </w:tcBorders>
            <w:shd w:val="clear" w:color="EBF1DE" w:fill="auto"/>
            <w:vAlign w:val="center"/>
          </w:tcPr>
          <w:p w14:paraId="5B587D82" w14:textId="63C90AF2"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Injected ~18.3 g starting fluid and raised temperature to 325 </w:t>
            </w:r>
            <w:r w:rsidRPr="005708B2">
              <w:rPr>
                <w:i/>
                <w:sz w:val="18"/>
                <w:szCs w:val="18"/>
              </w:rPr>
              <w:t>°C</w:t>
            </w:r>
          </w:p>
        </w:tc>
        <w:tc>
          <w:tcPr>
            <w:tcW w:w="1165" w:type="dxa"/>
            <w:tcBorders>
              <w:left w:val="nil"/>
              <w:right w:val="nil"/>
            </w:tcBorders>
            <w:shd w:val="clear" w:color="EBF1DE" w:fill="auto"/>
            <w:vAlign w:val="center"/>
          </w:tcPr>
          <w:p w14:paraId="604B76A3"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184777D8" w14:textId="4A132727" w:rsidTr="00EB16F4">
        <w:trPr>
          <w:trHeight w:val="324"/>
        </w:trPr>
        <w:tc>
          <w:tcPr>
            <w:tcW w:w="864" w:type="dxa"/>
            <w:tcBorders>
              <w:left w:val="nil"/>
              <w:right w:val="nil"/>
            </w:tcBorders>
            <w:shd w:val="clear" w:color="EBF1DE" w:fill="auto"/>
            <w:vAlign w:val="center"/>
          </w:tcPr>
          <w:p w14:paraId="69D8C488" w14:textId="32B5CC1E"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w:t>
            </w:r>
          </w:p>
        </w:tc>
        <w:tc>
          <w:tcPr>
            <w:tcW w:w="796" w:type="dxa"/>
            <w:tcBorders>
              <w:left w:val="nil"/>
              <w:right w:val="nil"/>
            </w:tcBorders>
            <w:shd w:val="clear" w:color="EBF1DE" w:fill="auto"/>
            <w:noWrap/>
            <w:vAlign w:val="center"/>
          </w:tcPr>
          <w:p w14:paraId="3BF87FF4" w14:textId="77ED969C"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451</w:t>
            </w:r>
          </w:p>
        </w:tc>
        <w:tc>
          <w:tcPr>
            <w:tcW w:w="1165" w:type="dxa"/>
            <w:tcBorders>
              <w:left w:val="nil"/>
              <w:right w:val="nil"/>
            </w:tcBorders>
            <w:shd w:val="clear" w:color="EBF1DE" w:fill="auto"/>
            <w:vAlign w:val="center"/>
          </w:tcPr>
          <w:p w14:paraId="475198B8" w14:textId="34EE1ED4"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353</w:t>
            </w:r>
          </w:p>
        </w:tc>
        <w:tc>
          <w:tcPr>
            <w:tcW w:w="1285" w:type="dxa"/>
            <w:tcBorders>
              <w:left w:val="nil"/>
              <w:right w:val="nil"/>
            </w:tcBorders>
            <w:shd w:val="clear" w:color="EBF1DE" w:fill="auto"/>
            <w:vAlign w:val="center"/>
          </w:tcPr>
          <w:p w14:paraId="205CA5F5" w14:textId="2F411E46"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319  </w:t>
            </w:r>
          </w:p>
        </w:tc>
        <w:tc>
          <w:tcPr>
            <w:tcW w:w="1450" w:type="dxa"/>
            <w:tcBorders>
              <w:left w:val="nil"/>
              <w:right w:val="nil"/>
            </w:tcBorders>
            <w:shd w:val="clear" w:color="EBF1DE" w:fill="auto"/>
            <w:vAlign w:val="center"/>
          </w:tcPr>
          <w:p w14:paraId="1D577D0D" w14:textId="0B6ABE6E"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44.7</w:t>
            </w:r>
          </w:p>
        </w:tc>
        <w:tc>
          <w:tcPr>
            <w:tcW w:w="1052" w:type="dxa"/>
            <w:tcBorders>
              <w:left w:val="nil"/>
              <w:right w:val="nil"/>
            </w:tcBorders>
            <w:shd w:val="clear" w:color="EBF1DE" w:fill="auto"/>
            <w:vAlign w:val="center"/>
          </w:tcPr>
          <w:p w14:paraId="4065156B" w14:textId="3DB3AFC8"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right w:val="nil"/>
            </w:tcBorders>
            <w:shd w:val="clear" w:color="EBF1DE" w:fill="auto"/>
            <w:vAlign w:val="center"/>
          </w:tcPr>
          <w:p w14:paraId="00F37E78" w14:textId="77777777"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5BD1D823"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74A36E6F" w14:textId="1C5D8FCF" w:rsidTr="00EB16F4">
        <w:trPr>
          <w:trHeight w:val="324"/>
        </w:trPr>
        <w:tc>
          <w:tcPr>
            <w:tcW w:w="864" w:type="dxa"/>
            <w:tcBorders>
              <w:left w:val="nil"/>
              <w:right w:val="nil"/>
            </w:tcBorders>
            <w:shd w:val="clear" w:color="EBF1DE" w:fill="auto"/>
            <w:vAlign w:val="center"/>
          </w:tcPr>
          <w:p w14:paraId="02D6FBC7" w14:textId="03646B73"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7</w:t>
            </w:r>
          </w:p>
        </w:tc>
        <w:tc>
          <w:tcPr>
            <w:tcW w:w="796" w:type="dxa"/>
            <w:tcBorders>
              <w:left w:val="nil"/>
              <w:right w:val="nil"/>
            </w:tcBorders>
            <w:shd w:val="clear" w:color="EBF1DE" w:fill="auto"/>
            <w:noWrap/>
            <w:vAlign w:val="center"/>
          </w:tcPr>
          <w:p w14:paraId="0C85BA2B" w14:textId="70B7E28B"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598</w:t>
            </w:r>
          </w:p>
        </w:tc>
        <w:tc>
          <w:tcPr>
            <w:tcW w:w="1165" w:type="dxa"/>
            <w:tcBorders>
              <w:left w:val="nil"/>
              <w:right w:val="nil"/>
            </w:tcBorders>
            <w:shd w:val="clear" w:color="EBF1DE" w:fill="auto"/>
            <w:vAlign w:val="center"/>
          </w:tcPr>
          <w:p w14:paraId="6888721C" w14:textId="2E216875"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586</w:t>
            </w:r>
          </w:p>
        </w:tc>
        <w:tc>
          <w:tcPr>
            <w:tcW w:w="1285" w:type="dxa"/>
            <w:tcBorders>
              <w:left w:val="nil"/>
              <w:right w:val="nil"/>
            </w:tcBorders>
            <w:shd w:val="clear" w:color="EBF1DE" w:fill="auto"/>
            <w:vAlign w:val="center"/>
          </w:tcPr>
          <w:p w14:paraId="558E9A6D" w14:textId="7033291C"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825  </w:t>
            </w:r>
          </w:p>
        </w:tc>
        <w:tc>
          <w:tcPr>
            <w:tcW w:w="1450" w:type="dxa"/>
            <w:tcBorders>
              <w:left w:val="nil"/>
              <w:right w:val="nil"/>
            </w:tcBorders>
            <w:shd w:val="clear" w:color="EBF1DE" w:fill="auto"/>
            <w:vAlign w:val="center"/>
          </w:tcPr>
          <w:p w14:paraId="1EC6D9D6" w14:textId="1918360A"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45.3</w:t>
            </w:r>
          </w:p>
        </w:tc>
        <w:tc>
          <w:tcPr>
            <w:tcW w:w="1052" w:type="dxa"/>
            <w:tcBorders>
              <w:left w:val="nil"/>
              <w:right w:val="nil"/>
            </w:tcBorders>
            <w:shd w:val="clear" w:color="EBF1DE" w:fill="auto"/>
            <w:vAlign w:val="center"/>
          </w:tcPr>
          <w:p w14:paraId="7F2EAC83" w14:textId="316B705C"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0.96</w:t>
            </w:r>
          </w:p>
        </w:tc>
        <w:tc>
          <w:tcPr>
            <w:tcW w:w="1430" w:type="dxa"/>
            <w:tcBorders>
              <w:left w:val="nil"/>
              <w:right w:val="nil"/>
            </w:tcBorders>
            <w:shd w:val="clear" w:color="EBF1DE" w:fill="auto"/>
            <w:vAlign w:val="center"/>
          </w:tcPr>
          <w:p w14:paraId="08D19CC4" w14:textId="063E0B9B"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4C62AA8D"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DBE8B40" w14:textId="0035BF77" w:rsidTr="00EB16F4">
        <w:trPr>
          <w:trHeight w:val="324"/>
        </w:trPr>
        <w:tc>
          <w:tcPr>
            <w:tcW w:w="8042" w:type="dxa"/>
            <w:gridSpan w:val="7"/>
            <w:tcBorders>
              <w:left w:val="nil"/>
              <w:right w:val="nil"/>
            </w:tcBorders>
            <w:shd w:val="clear" w:color="EBF1DE" w:fill="auto"/>
            <w:vAlign w:val="center"/>
          </w:tcPr>
          <w:p w14:paraId="303D60FD" w14:textId="5CE9D9F1"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Raised temperature to 350 </w:t>
            </w:r>
            <w:r w:rsidRPr="005708B2">
              <w:rPr>
                <w:i/>
                <w:sz w:val="18"/>
                <w:szCs w:val="18"/>
              </w:rPr>
              <w:t>°C</w:t>
            </w:r>
          </w:p>
        </w:tc>
        <w:tc>
          <w:tcPr>
            <w:tcW w:w="1165" w:type="dxa"/>
            <w:tcBorders>
              <w:left w:val="nil"/>
              <w:right w:val="nil"/>
            </w:tcBorders>
            <w:shd w:val="clear" w:color="EBF1DE" w:fill="auto"/>
            <w:vAlign w:val="center"/>
          </w:tcPr>
          <w:p w14:paraId="28FEDC59"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537E338C" w14:textId="54580AF0" w:rsidTr="00EB16F4">
        <w:trPr>
          <w:trHeight w:val="324"/>
        </w:trPr>
        <w:tc>
          <w:tcPr>
            <w:tcW w:w="864" w:type="dxa"/>
            <w:tcBorders>
              <w:left w:val="nil"/>
              <w:right w:val="nil"/>
            </w:tcBorders>
            <w:shd w:val="clear" w:color="EBF1DE" w:fill="auto"/>
            <w:vAlign w:val="center"/>
          </w:tcPr>
          <w:p w14:paraId="7E6D585A" w14:textId="6F4AAAA8" w:rsidR="00EB16F4"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8</w:t>
            </w:r>
          </w:p>
        </w:tc>
        <w:tc>
          <w:tcPr>
            <w:tcW w:w="796" w:type="dxa"/>
            <w:tcBorders>
              <w:left w:val="nil"/>
              <w:right w:val="nil"/>
            </w:tcBorders>
            <w:shd w:val="clear" w:color="EBF1DE" w:fill="auto"/>
            <w:noWrap/>
            <w:vAlign w:val="center"/>
          </w:tcPr>
          <w:p w14:paraId="43E38203" w14:textId="597AE2B5"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617</w:t>
            </w:r>
          </w:p>
        </w:tc>
        <w:tc>
          <w:tcPr>
            <w:tcW w:w="1165" w:type="dxa"/>
            <w:tcBorders>
              <w:left w:val="nil"/>
              <w:right w:val="nil"/>
            </w:tcBorders>
            <w:shd w:val="clear" w:color="EBF1DE" w:fill="auto"/>
            <w:vAlign w:val="center"/>
          </w:tcPr>
          <w:p w14:paraId="09FF76BF" w14:textId="52B1283E"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718</w:t>
            </w:r>
          </w:p>
        </w:tc>
        <w:tc>
          <w:tcPr>
            <w:tcW w:w="1285" w:type="dxa"/>
            <w:tcBorders>
              <w:left w:val="nil"/>
              <w:right w:val="nil"/>
            </w:tcBorders>
            <w:shd w:val="clear" w:color="EBF1DE" w:fill="auto"/>
            <w:vAlign w:val="center"/>
          </w:tcPr>
          <w:p w14:paraId="287B4612" w14:textId="5B9A3872" w:rsidR="00EB16F4" w:rsidRPr="006B295F" w:rsidRDefault="00EB16F4" w:rsidP="006B295F">
            <w:pPr>
              <w:tabs>
                <w:tab w:val="clear" w:pos="360"/>
                <w:tab w:val="clear" w:pos="720"/>
                <w:tab w:val="clear" w:pos="10080"/>
              </w:tabs>
              <w:spacing w:after="0" w:line="240" w:lineRule="auto"/>
              <w:ind w:right="288"/>
              <w:jc w:val="right"/>
              <w:rPr>
                <w:sz w:val="18"/>
                <w:szCs w:val="18"/>
                <w:vertAlign w:val="superscript"/>
              </w:rPr>
            </w:pPr>
            <w:r>
              <w:rPr>
                <w:sz w:val="18"/>
                <w:szCs w:val="18"/>
              </w:rPr>
              <w:t>1.32 </w:t>
            </w:r>
            <w:r w:rsidRPr="006B295F">
              <w:rPr>
                <w:sz w:val="18"/>
                <w:szCs w:val="18"/>
              </w:rPr>
              <w:t>×</w:t>
            </w:r>
            <w:r>
              <w:rPr>
                <w:sz w:val="18"/>
                <w:szCs w:val="18"/>
              </w:rPr>
              <w:t xml:space="preserve"> 10</w:t>
            </w:r>
            <w:r>
              <w:rPr>
                <w:sz w:val="18"/>
                <w:szCs w:val="18"/>
                <w:vertAlign w:val="superscript"/>
              </w:rPr>
              <w:t>3</w:t>
            </w:r>
          </w:p>
        </w:tc>
        <w:tc>
          <w:tcPr>
            <w:tcW w:w="1450" w:type="dxa"/>
            <w:tcBorders>
              <w:left w:val="nil"/>
              <w:right w:val="nil"/>
            </w:tcBorders>
            <w:shd w:val="clear" w:color="EBF1DE" w:fill="auto"/>
            <w:vAlign w:val="center"/>
          </w:tcPr>
          <w:p w14:paraId="1C3BDB5C" w14:textId="50DDDA53"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54.4</w:t>
            </w:r>
          </w:p>
        </w:tc>
        <w:tc>
          <w:tcPr>
            <w:tcW w:w="1052" w:type="dxa"/>
            <w:tcBorders>
              <w:left w:val="nil"/>
              <w:right w:val="nil"/>
            </w:tcBorders>
            <w:shd w:val="clear" w:color="EBF1DE" w:fill="auto"/>
            <w:vAlign w:val="center"/>
          </w:tcPr>
          <w:p w14:paraId="3F5B2274" w14:textId="01C2580F"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1.01</w:t>
            </w:r>
          </w:p>
        </w:tc>
        <w:tc>
          <w:tcPr>
            <w:tcW w:w="1430" w:type="dxa"/>
            <w:tcBorders>
              <w:left w:val="nil"/>
              <w:right w:val="nil"/>
            </w:tcBorders>
            <w:shd w:val="clear" w:color="EBF1DE" w:fill="auto"/>
            <w:vAlign w:val="center"/>
          </w:tcPr>
          <w:p w14:paraId="2645814D" w14:textId="77777777"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50A881C9"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52DE70B5" w14:textId="6B87EBBC" w:rsidTr="00EB16F4">
        <w:trPr>
          <w:trHeight w:val="324"/>
        </w:trPr>
        <w:tc>
          <w:tcPr>
            <w:tcW w:w="864" w:type="dxa"/>
            <w:tcBorders>
              <w:left w:val="nil"/>
              <w:bottom w:val="single" w:sz="4" w:space="0" w:color="auto"/>
              <w:right w:val="nil"/>
            </w:tcBorders>
            <w:shd w:val="clear" w:color="EBF1DE" w:fill="auto"/>
            <w:vAlign w:val="center"/>
          </w:tcPr>
          <w:p w14:paraId="4E9F1944" w14:textId="1E81EBF0"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9</w:t>
            </w:r>
          </w:p>
        </w:tc>
        <w:tc>
          <w:tcPr>
            <w:tcW w:w="796" w:type="dxa"/>
            <w:tcBorders>
              <w:left w:val="nil"/>
              <w:bottom w:val="single" w:sz="4" w:space="0" w:color="auto"/>
              <w:right w:val="nil"/>
            </w:tcBorders>
            <w:shd w:val="clear" w:color="EBF1DE" w:fill="auto"/>
            <w:noWrap/>
            <w:vAlign w:val="center"/>
          </w:tcPr>
          <w:p w14:paraId="489911E8" w14:textId="5A582F77"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836</w:t>
            </w:r>
          </w:p>
        </w:tc>
        <w:tc>
          <w:tcPr>
            <w:tcW w:w="1165" w:type="dxa"/>
            <w:tcBorders>
              <w:left w:val="nil"/>
              <w:bottom w:val="single" w:sz="4" w:space="0" w:color="auto"/>
              <w:right w:val="nil"/>
            </w:tcBorders>
            <w:shd w:val="clear" w:color="EBF1DE" w:fill="auto"/>
            <w:vAlign w:val="center"/>
          </w:tcPr>
          <w:p w14:paraId="24B97318" w14:textId="7161C742"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821</w:t>
            </w:r>
          </w:p>
        </w:tc>
        <w:tc>
          <w:tcPr>
            <w:tcW w:w="1285" w:type="dxa"/>
            <w:tcBorders>
              <w:left w:val="nil"/>
              <w:bottom w:val="single" w:sz="4" w:space="0" w:color="auto"/>
              <w:right w:val="nil"/>
            </w:tcBorders>
            <w:shd w:val="clear" w:color="EBF1DE" w:fill="auto"/>
            <w:vAlign w:val="center"/>
          </w:tcPr>
          <w:p w14:paraId="79812433" w14:textId="4E18A364"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3.47 </w:t>
            </w:r>
            <w:r w:rsidRPr="006B295F">
              <w:rPr>
                <w:sz w:val="18"/>
                <w:szCs w:val="18"/>
              </w:rPr>
              <w:t>×</w:t>
            </w:r>
            <w:r>
              <w:rPr>
                <w:sz w:val="18"/>
                <w:szCs w:val="18"/>
              </w:rPr>
              <w:t xml:space="preserve"> 10</w:t>
            </w:r>
            <w:r>
              <w:rPr>
                <w:sz w:val="18"/>
                <w:szCs w:val="18"/>
                <w:vertAlign w:val="superscript"/>
              </w:rPr>
              <w:t>3</w:t>
            </w:r>
          </w:p>
        </w:tc>
        <w:tc>
          <w:tcPr>
            <w:tcW w:w="1450" w:type="dxa"/>
            <w:tcBorders>
              <w:left w:val="nil"/>
              <w:bottom w:val="single" w:sz="4" w:space="0" w:color="auto"/>
              <w:right w:val="nil"/>
            </w:tcBorders>
            <w:shd w:val="clear" w:color="EBF1DE" w:fill="auto"/>
            <w:vAlign w:val="center"/>
          </w:tcPr>
          <w:p w14:paraId="3BFDA7E9" w14:textId="6A0D80EF"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51.2</w:t>
            </w:r>
          </w:p>
        </w:tc>
        <w:tc>
          <w:tcPr>
            <w:tcW w:w="1052" w:type="dxa"/>
            <w:tcBorders>
              <w:left w:val="nil"/>
              <w:bottom w:val="single" w:sz="4" w:space="0" w:color="auto"/>
              <w:right w:val="nil"/>
            </w:tcBorders>
            <w:shd w:val="clear" w:color="EBF1DE" w:fill="auto"/>
            <w:vAlign w:val="center"/>
          </w:tcPr>
          <w:p w14:paraId="098EDF06" w14:textId="17B8FABD"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bottom w:val="single" w:sz="4" w:space="0" w:color="auto"/>
              <w:right w:val="nil"/>
            </w:tcBorders>
            <w:shd w:val="clear" w:color="EBF1DE" w:fill="auto"/>
            <w:vAlign w:val="center"/>
          </w:tcPr>
          <w:p w14:paraId="4B30CFFC" w14:textId="55E59257" w:rsidR="00EB16F4" w:rsidRPr="005708B2" w:rsidRDefault="00EB16F4" w:rsidP="00763048">
            <w:pPr>
              <w:tabs>
                <w:tab w:val="clear" w:pos="360"/>
                <w:tab w:val="clear" w:pos="720"/>
                <w:tab w:val="clear" w:pos="10080"/>
              </w:tabs>
              <w:spacing w:after="0" w:line="240" w:lineRule="auto"/>
              <w:ind w:right="432"/>
              <w:jc w:val="right"/>
              <w:rPr>
                <w:sz w:val="18"/>
                <w:szCs w:val="18"/>
              </w:rPr>
            </w:pPr>
            <w:r>
              <w:rPr>
                <w:sz w:val="18"/>
                <w:szCs w:val="18"/>
              </w:rPr>
              <w:t>18.0</w:t>
            </w:r>
          </w:p>
        </w:tc>
        <w:tc>
          <w:tcPr>
            <w:tcW w:w="1165" w:type="dxa"/>
            <w:tcBorders>
              <w:left w:val="nil"/>
              <w:bottom w:val="single" w:sz="4" w:space="0" w:color="auto"/>
              <w:right w:val="nil"/>
            </w:tcBorders>
            <w:shd w:val="clear" w:color="EBF1DE" w:fill="auto"/>
            <w:vAlign w:val="center"/>
          </w:tcPr>
          <w:p w14:paraId="586B84D4" w14:textId="27CB2932" w:rsidR="00EB16F4" w:rsidRDefault="00EB16F4" w:rsidP="00EB16F4">
            <w:pPr>
              <w:tabs>
                <w:tab w:val="clear" w:pos="360"/>
                <w:tab w:val="clear" w:pos="720"/>
                <w:tab w:val="clear" w:pos="10080"/>
              </w:tabs>
              <w:spacing w:after="0" w:line="240" w:lineRule="auto"/>
              <w:ind w:right="432"/>
              <w:jc w:val="center"/>
              <w:rPr>
                <w:sz w:val="18"/>
                <w:szCs w:val="18"/>
              </w:rPr>
            </w:pPr>
            <w:r>
              <w:rPr>
                <w:sz w:val="18"/>
                <w:szCs w:val="18"/>
              </w:rPr>
              <w:t>5.90</w:t>
            </w:r>
          </w:p>
        </w:tc>
      </w:tr>
    </w:tbl>
    <w:p w14:paraId="3A96B8CE" w14:textId="77777777" w:rsidR="001E5807" w:rsidRPr="008D00B4" w:rsidRDefault="001E5807" w:rsidP="00BC188A">
      <w:pPr>
        <w:spacing w:after="0"/>
        <w:rPr>
          <w:sz w:val="20"/>
        </w:rPr>
      </w:pPr>
    </w:p>
    <w:p w14:paraId="433C83A3" w14:textId="4FF9CCAF" w:rsidR="001E5807" w:rsidRPr="008D00B4" w:rsidRDefault="001E5807" w:rsidP="00BC188A">
      <w:pPr>
        <w:spacing w:after="0"/>
        <w:rPr>
          <w:sz w:val="20"/>
        </w:rPr>
      </w:pPr>
      <w:r w:rsidRPr="008D00B4">
        <w:rPr>
          <w:sz w:val="20"/>
        </w:rPr>
        <w:t>Analytical uncertainties (2</w:t>
      </w:r>
      <w:r w:rsidR="00476060" w:rsidRPr="008D00B4">
        <w:rPr>
          <w:i/>
          <w:sz w:val="20"/>
        </w:rPr>
        <w:t>s</w:t>
      </w:r>
      <w:r w:rsidRPr="008D00B4">
        <w:rPr>
          <w:sz w:val="20"/>
        </w:rPr>
        <w:t xml:space="preserve">) are ±2 °C for </w:t>
      </w:r>
      <w:r w:rsidRPr="008D00B4">
        <w:rPr>
          <w:i/>
          <w:sz w:val="20"/>
        </w:rPr>
        <w:t>T</w:t>
      </w:r>
      <w:r w:rsidRPr="008D00B4">
        <w:rPr>
          <w:sz w:val="20"/>
        </w:rPr>
        <w:t>; ±5% for H</w:t>
      </w:r>
      <w:r w:rsidRPr="008D00B4">
        <w:rPr>
          <w:sz w:val="20"/>
          <w:vertAlign w:val="subscript"/>
        </w:rPr>
        <w:t>2</w:t>
      </w:r>
      <w:r w:rsidRPr="008D00B4">
        <w:rPr>
          <w:sz w:val="20"/>
        </w:rPr>
        <w:t xml:space="preserve">, </w:t>
      </w:r>
      <w:r w:rsidR="00393B63" w:rsidRPr="008D00B4">
        <w:rPr>
          <w:sz w:val="20"/>
        </w:rPr>
        <w:t>∑</w:t>
      </w:r>
      <w:r w:rsidRPr="008D00B4">
        <w:rPr>
          <w:sz w:val="20"/>
        </w:rPr>
        <w:t>CO</w:t>
      </w:r>
      <w:r w:rsidRPr="008D00B4">
        <w:rPr>
          <w:sz w:val="20"/>
          <w:vertAlign w:val="subscript"/>
        </w:rPr>
        <w:t>2</w:t>
      </w:r>
      <w:r w:rsidRPr="008D00B4">
        <w:rPr>
          <w:sz w:val="20"/>
        </w:rPr>
        <w:t>, CH</w:t>
      </w:r>
      <w:r w:rsidRPr="008D00B4">
        <w:rPr>
          <w:sz w:val="20"/>
          <w:vertAlign w:val="subscript"/>
        </w:rPr>
        <w:t>4</w:t>
      </w:r>
      <w:r w:rsidR="00443CDE">
        <w:rPr>
          <w:sz w:val="20"/>
        </w:rPr>
        <w:t>, and C</w:t>
      </w:r>
      <w:r w:rsidR="00EF6D04">
        <w:rPr>
          <w:sz w:val="20"/>
          <w:vertAlign w:val="subscript"/>
        </w:rPr>
        <w:t>2</w:t>
      </w:r>
      <w:r w:rsidR="00443CDE">
        <w:rPr>
          <w:sz w:val="20"/>
        </w:rPr>
        <w:t xml:space="preserve"> </w:t>
      </w:r>
      <w:r w:rsidR="00EF6D04">
        <w:rPr>
          <w:sz w:val="20"/>
        </w:rPr>
        <w:t>to C</w:t>
      </w:r>
      <w:r w:rsidR="00EF6D04">
        <w:rPr>
          <w:sz w:val="20"/>
          <w:vertAlign w:val="subscript"/>
        </w:rPr>
        <w:t>4</w:t>
      </w:r>
      <w:r w:rsidR="00EF6D04">
        <w:rPr>
          <w:sz w:val="20"/>
        </w:rPr>
        <w:t xml:space="preserve"> </w:t>
      </w:r>
      <w:r w:rsidR="00443CDE">
        <w:rPr>
          <w:sz w:val="20"/>
        </w:rPr>
        <w:t>hydrocarbons</w:t>
      </w:r>
      <w:r w:rsidR="00EB16F4">
        <w:rPr>
          <w:sz w:val="20"/>
        </w:rPr>
        <w:t>, ±2</w:t>
      </w:r>
      <w:r w:rsidR="00EB16F4" w:rsidRPr="008D00B4">
        <w:rPr>
          <w:sz w:val="20"/>
        </w:rPr>
        <w:t>%</w:t>
      </w:r>
      <w:r w:rsidR="00EB16F4">
        <w:rPr>
          <w:sz w:val="20"/>
        </w:rPr>
        <w:t xml:space="preserve"> for </w:t>
      </w:r>
      <w:r w:rsidR="00EB16F4" w:rsidRPr="008D00B4">
        <w:rPr>
          <w:sz w:val="20"/>
        </w:rPr>
        <w:t>∑</w:t>
      </w:r>
      <w:r w:rsidR="00EB16F4">
        <w:rPr>
          <w:sz w:val="20"/>
        </w:rPr>
        <w:t>H</w:t>
      </w:r>
      <w:r w:rsidR="00EB16F4" w:rsidRPr="00EB16F4">
        <w:rPr>
          <w:sz w:val="20"/>
          <w:vertAlign w:val="subscript"/>
        </w:rPr>
        <w:t>2</w:t>
      </w:r>
      <w:r w:rsidR="00EB16F4">
        <w:rPr>
          <w:sz w:val="20"/>
        </w:rPr>
        <w:t>S</w:t>
      </w:r>
      <w:r w:rsidR="007832AC">
        <w:rPr>
          <w:sz w:val="20"/>
        </w:rPr>
        <w:t xml:space="preserve">; and ±0.05 units for </w:t>
      </w:r>
      <w:proofErr w:type="spellStart"/>
      <w:r w:rsidR="007832AC">
        <w:rPr>
          <w:sz w:val="20"/>
        </w:rPr>
        <w:t>pD.</w:t>
      </w:r>
      <w:proofErr w:type="spellEnd"/>
      <w:r w:rsidR="007832AC">
        <w:rPr>
          <w:sz w:val="20"/>
        </w:rPr>
        <w:t xml:space="preserve">  Concentrations are</w:t>
      </w:r>
      <w:r w:rsidR="00EC66BE">
        <w:rPr>
          <w:sz w:val="20"/>
        </w:rPr>
        <w:t xml:space="preserve"> molar quantities</w:t>
      </w:r>
      <w:r w:rsidR="007832AC">
        <w:rPr>
          <w:sz w:val="20"/>
        </w:rPr>
        <w:t xml:space="preserve"> per kg fluid.</w:t>
      </w:r>
    </w:p>
    <w:p w14:paraId="0392E507" w14:textId="77777777" w:rsidR="001E5807" w:rsidRPr="008D00B4" w:rsidRDefault="001E5807" w:rsidP="00BC188A">
      <w:pPr>
        <w:spacing w:after="0"/>
        <w:rPr>
          <w:sz w:val="20"/>
        </w:rPr>
      </w:pPr>
    </w:p>
    <w:p w14:paraId="06F813A3" w14:textId="1E34A8C5" w:rsidR="00740198" w:rsidRPr="00C17FB7" w:rsidRDefault="00C17FB7" w:rsidP="003C752A">
      <w:pPr>
        <w:spacing w:after="0"/>
        <w:rPr>
          <w:sz w:val="20"/>
        </w:rPr>
      </w:pPr>
      <w:proofErr w:type="gramStart"/>
      <w:r w:rsidRPr="008D00B4">
        <w:rPr>
          <w:sz w:val="20"/>
          <w:vertAlign w:val="superscript"/>
        </w:rPr>
        <w:t>a</w:t>
      </w:r>
      <w:proofErr w:type="gramEnd"/>
      <w:r w:rsidRPr="008D00B4">
        <w:rPr>
          <w:sz w:val="20"/>
        </w:rPr>
        <w:t xml:space="preserve"> </w:t>
      </w:r>
      <w:r>
        <w:rPr>
          <w:sz w:val="20"/>
        </w:rPr>
        <w:t xml:space="preserve">Determined </w:t>
      </w:r>
      <w:r w:rsidR="000A538F">
        <w:rPr>
          <w:sz w:val="20"/>
        </w:rPr>
        <w:t>from thermal conductivity response</w:t>
      </w:r>
      <w:r>
        <w:rPr>
          <w:sz w:val="20"/>
        </w:rPr>
        <w:t xml:space="preserve"> calibrated against a known H</w:t>
      </w:r>
      <w:r>
        <w:rPr>
          <w:sz w:val="20"/>
          <w:vertAlign w:val="subscript"/>
        </w:rPr>
        <w:t>2</w:t>
      </w:r>
      <w:r>
        <w:rPr>
          <w:sz w:val="20"/>
        </w:rPr>
        <w:t xml:space="preserve"> standard.  As discussed in the text, the listed hydrogen concentration was estimated as if all hydrogen were in the form of H</w:t>
      </w:r>
      <w:r>
        <w:rPr>
          <w:sz w:val="20"/>
          <w:vertAlign w:val="subscript"/>
        </w:rPr>
        <w:t>2</w:t>
      </w:r>
      <w:r>
        <w:rPr>
          <w:sz w:val="20"/>
        </w:rPr>
        <w:t>.  In reality, differences in the TCD response of H</w:t>
      </w:r>
      <w:r>
        <w:rPr>
          <w:sz w:val="20"/>
          <w:vertAlign w:val="subscript"/>
        </w:rPr>
        <w:t>2</w:t>
      </w:r>
      <w:r>
        <w:rPr>
          <w:sz w:val="20"/>
        </w:rPr>
        <w:t xml:space="preserve"> and D</w:t>
      </w:r>
      <w:r>
        <w:rPr>
          <w:sz w:val="20"/>
          <w:vertAlign w:val="subscript"/>
        </w:rPr>
        <w:t>2</w:t>
      </w:r>
      <w:r>
        <w:rPr>
          <w:sz w:val="20"/>
        </w:rPr>
        <w:t xml:space="preserve"> mean that the actual concentration of molecular hydrogen (likely primarily D</w:t>
      </w:r>
      <w:r>
        <w:rPr>
          <w:sz w:val="20"/>
          <w:vertAlign w:val="subscript"/>
        </w:rPr>
        <w:t>2</w:t>
      </w:r>
      <w:r>
        <w:rPr>
          <w:sz w:val="20"/>
        </w:rPr>
        <w:t>) are somewhat different than those listed.</w:t>
      </w:r>
    </w:p>
    <w:p w14:paraId="247A5A91" w14:textId="4783135B" w:rsidR="00C17FB7" w:rsidRPr="00C206F7" w:rsidRDefault="00C17FB7" w:rsidP="003C752A">
      <w:pPr>
        <w:spacing w:after="0"/>
        <w:rPr>
          <w:sz w:val="20"/>
          <w:vertAlign w:val="subscript"/>
        </w:rPr>
      </w:pPr>
      <w:proofErr w:type="gramStart"/>
      <w:r>
        <w:rPr>
          <w:sz w:val="20"/>
          <w:vertAlign w:val="superscript"/>
        </w:rPr>
        <w:t>b</w:t>
      </w:r>
      <w:proofErr w:type="gramEnd"/>
      <w:r w:rsidRPr="008D00B4">
        <w:rPr>
          <w:sz w:val="20"/>
        </w:rPr>
        <w:t xml:space="preserve"> </w:t>
      </w:r>
      <w:r>
        <w:rPr>
          <w:sz w:val="20"/>
        </w:rPr>
        <w:t xml:space="preserve">Calculated as the molar ratio of methane to the sum of ethane, propane, </w:t>
      </w:r>
      <w:proofErr w:type="spellStart"/>
      <w:r>
        <w:rPr>
          <w:sz w:val="20"/>
        </w:rPr>
        <w:t>isobutane</w:t>
      </w:r>
      <w:proofErr w:type="spellEnd"/>
      <w:r>
        <w:rPr>
          <w:sz w:val="20"/>
        </w:rPr>
        <w:t xml:space="preserve">, and </w:t>
      </w:r>
      <w:r>
        <w:rPr>
          <w:i/>
          <w:sz w:val="20"/>
        </w:rPr>
        <w:t>n</w:t>
      </w:r>
      <w:r>
        <w:rPr>
          <w:sz w:val="20"/>
        </w:rPr>
        <w:t>-butane.</w:t>
      </w:r>
    </w:p>
    <w:p w14:paraId="341467B0" w14:textId="1853524C" w:rsidR="00C206F7" w:rsidRPr="00DE3D92" w:rsidRDefault="00C17FB7" w:rsidP="00C206F7">
      <w:pPr>
        <w:spacing w:after="0"/>
        <w:rPr>
          <w:sz w:val="20"/>
        </w:rPr>
      </w:pPr>
      <w:r>
        <w:rPr>
          <w:sz w:val="20"/>
          <w:vertAlign w:val="superscript"/>
        </w:rPr>
        <w:t>c</w:t>
      </w:r>
      <w:r w:rsidR="00C206F7" w:rsidRPr="008D00B4">
        <w:rPr>
          <w:sz w:val="20"/>
        </w:rPr>
        <w:t xml:space="preserve"> </w:t>
      </w:r>
      <w:r w:rsidR="00C206F7">
        <w:rPr>
          <w:sz w:val="20"/>
        </w:rPr>
        <w:t xml:space="preserve">The listed </w:t>
      </w:r>
      <w:proofErr w:type="spellStart"/>
      <w:r w:rsidR="00C206F7">
        <w:rPr>
          <w:sz w:val="20"/>
        </w:rPr>
        <w:t>pD</w:t>
      </w:r>
      <w:proofErr w:type="spellEnd"/>
      <w:r w:rsidR="00C206F7">
        <w:rPr>
          <w:sz w:val="20"/>
        </w:rPr>
        <w:t xml:space="preserve"> value was calculated from pH measured with a glass electrode: </w:t>
      </w:r>
      <w:proofErr w:type="spellStart"/>
      <w:r w:rsidR="00C206F7">
        <w:rPr>
          <w:sz w:val="20"/>
        </w:rPr>
        <w:t>pD</w:t>
      </w:r>
      <w:proofErr w:type="spellEnd"/>
      <w:r w:rsidR="00C206F7">
        <w:rPr>
          <w:sz w:val="20"/>
        </w:rPr>
        <w:t xml:space="preserve"> = </w:t>
      </w:r>
      <w:proofErr w:type="spellStart"/>
      <w:r w:rsidR="00C206F7">
        <w:rPr>
          <w:sz w:val="20"/>
        </w:rPr>
        <w:t>pH</w:t>
      </w:r>
      <w:r w:rsidR="00C206F7">
        <w:rPr>
          <w:sz w:val="20"/>
          <w:vertAlign w:val="subscript"/>
        </w:rPr>
        <w:t>measured</w:t>
      </w:r>
      <w:proofErr w:type="spellEnd"/>
      <w:r w:rsidR="00D70667">
        <w:rPr>
          <w:sz w:val="20"/>
        </w:rPr>
        <w:t xml:space="preserve"> + 0.41 </w:t>
      </w:r>
      <w:r w:rsidR="00D70667">
        <w:rPr>
          <w:sz w:val="20"/>
        </w:rPr>
        <w:fldChar w:fldCharType="begin"/>
      </w:r>
      <w:r w:rsidR="00D70667">
        <w:rPr>
          <w:sz w:val="20"/>
        </w:rPr>
        <w:instrText xml:space="preserve"> ADDIN ZOTERO_ITEM CSL_CITATION {"citationID":"ztW6Yh8m","properties":{"formattedCitation":"(Glasoe and Long, 1960)","plainCitation":"(Glasoe and Long, 1960)","noteIndex":0},"citationItems":[{"id":102,"uris":["http://zotero.org/users/local/pytFPmJs/items/6ZI5WABY"],"uri":["http://zotero.org/users/local/pytFPmJs/items/6ZI5WABY"],"itemData":{"id":102,"type":"article-journal","title":"Use of glass electrodes to measure acidites in deuterium oxide","container-title":"The Journal of Physical Chemistry","page":"188–190","volume":"64","issue":"1","DOI":"10.1021/j100830a521","author":[{"family":"Glasoe","given":"Paul K."},{"family":"Long","given":"F. A."}],"issued":{"date-parts":[["1960",1]]}}}],"schema":"https://github.com/citation-style-language/schema/raw/master/csl-citation.json"} </w:instrText>
      </w:r>
      <w:r w:rsidR="00D70667">
        <w:rPr>
          <w:sz w:val="20"/>
        </w:rPr>
        <w:fldChar w:fldCharType="separate"/>
      </w:r>
      <w:r w:rsidR="00D70667" w:rsidRPr="00D70667">
        <w:rPr>
          <w:rFonts w:cs="Times New Roman"/>
          <w:sz w:val="20"/>
        </w:rPr>
        <w:t>(Glasoe and Long, 1960)</w:t>
      </w:r>
      <w:r w:rsidR="00D70667">
        <w:rPr>
          <w:sz w:val="20"/>
        </w:rPr>
        <w:fldChar w:fldCharType="end"/>
      </w:r>
      <w:r w:rsidR="00C206F7">
        <w:rPr>
          <w:sz w:val="20"/>
        </w:rPr>
        <w:t>.</w:t>
      </w:r>
    </w:p>
    <w:p w14:paraId="063D51CE" w14:textId="7FE60E13" w:rsidR="00A83E9D" w:rsidRPr="00EE4727" w:rsidRDefault="000A6EAA" w:rsidP="00766C4C">
      <w:pPr>
        <w:spacing w:after="0"/>
        <w:rPr>
          <w:b/>
          <w:sz w:val="20"/>
        </w:rPr>
      </w:pPr>
      <w:r w:rsidRPr="008D00B4">
        <w:rPr>
          <w:sz w:val="20"/>
        </w:rPr>
        <w:t xml:space="preserve"> </w:t>
      </w:r>
    </w:p>
    <w:sectPr w:rsidR="00A83E9D" w:rsidRPr="00EE4727" w:rsidSect="001645B7">
      <w:pgSz w:w="12240" w:h="15840"/>
      <w:pgMar w:top="1440" w:right="1080" w:bottom="1440" w:left="108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02DB3C" w14:textId="77777777" w:rsidR="003A4FB7" w:rsidRDefault="003A4FB7" w:rsidP="00F815F9">
      <w:pPr>
        <w:spacing w:after="0" w:line="240" w:lineRule="auto"/>
      </w:pPr>
      <w:r>
        <w:separator/>
      </w:r>
    </w:p>
  </w:endnote>
  <w:endnote w:type="continuationSeparator" w:id="0">
    <w:p w14:paraId="13D39FF6" w14:textId="77777777" w:rsidR="003A4FB7" w:rsidRDefault="003A4FB7" w:rsidP="00F815F9">
      <w:pPr>
        <w:spacing w:after="0" w:line="240" w:lineRule="auto"/>
      </w:pPr>
      <w:r>
        <w:continuationSeparator/>
      </w:r>
    </w:p>
  </w:endnote>
  <w:endnote w:type="continuationNotice" w:id="1">
    <w:p w14:paraId="44E0053D" w14:textId="77777777" w:rsidR="003A4FB7" w:rsidRDefault="003A4FB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4579686"/>
      <w:docPartObj>
        <w:docPartGallery w:val="Page Numbers (Bottom of Page)"/>
        <w:docPartUnique/>
      </w:docPartObj>
    </w:sdtPr>
    <w:sdtEndPr>
      <w:rPr>
        <w:noProof/>
      </w:rPr>
    </w:sdtEndPr>
    <w:sdtContent>
      <w:p w14:paraId="40FCF1F0" w14:textId="4EFCBCB7" w:rsidR="00E45C8C" w:rsidRDefault="00E45C8C">
        <w:pPr>
          <w:pStyle w:val="Footer"/>
          <w:jc w:val="center"/>
        </w:pPr>
        <w:r>
          <w:fldChar w:fldCharType="begin"/>
        </w:r>
        <w:r>
          <w:instrText xml:space="preserve"> PAGE   \* MERGEFORMAT </w:instrText>
        </w:r>
        <w:r>
          <w:fldChar w:fldCharType="separate"/>
        </w:r>
        <w:r w:rsidR="00EB058D">
          <w:rPr>
            <w:noProof/>
          </w:rPr>
          <w:t>1</w:t>
        </w:r>
        <w:r>
          <w:rPr>
            <w:noProof/>
          </w:rPr>
          <w:fldChar w:fldCharType="end"/>
        </w:r>
      </w:p>
    </w:sdtContent>
  </w:sdt>
  <w:p w14:paraId="5290A8E7" w14:textId="77777777" w:rsidR="00E45C8C" w:rsidRDefault="00E45C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CC61C1" w14:textId="77777777" w:rsidR="003A4FB7" w:rsidRDefault="003A4FB7" w:rsidP="00F815F9">
      <w:pPr>
        <w:spacing w:after="0" w:line="240" w:lineRule="auto"/>
      </w:pPr>
      <w:r>
        <w:separator/>
      </w:r>
    </w:p>
  </w:footnote>
  <w:footnote w:type="continuationSeparator" w:id="0">
    <w:p w14:paraId="0609333F" w14:textId="77777777" w:rsidR="003A4FB7" w:rsidRDefault="003A4FB7" w:rsidP="00F815F9">
      <w:pPr>
        <w:spacing w:after="0" w:line="240" w:lineRule="auto"/>
      </w:pPr>
      <w:r>
        <w:continuationSeparator/>
      </w:r>
    </w:p>
  </w:footnote>
  <w:footnote w:type="continuationNotice" w:id="1">
    <w:p w14:paraId="5212CCCC" w14:textId="77777777" w:rsidR="003A4FB7" w:rsidRDefault="003A4FB7">
      <w:pPr>
        <w:spacing w:after="0" w:line="240" w:lineRule="auto"/>
      </w:pPr>
    </w:p>
  </w:footnote>
  <w:footnote w:id="2">
    <w:p w14:paraId="090A66A5" w14:textId="00A7645A" w:rsidR="00E45C8C" w:rsidRDefault="00E45C8C">
      <w:pPr>
        <w:pStyle w:val="FootnoteText"/>
      </w:pPr>
      <w:r w:rsidRPr="00691B59">
        <w:rPr>
          <w:rStyle w:val="FootnoteReference"/>
        </w:rPr>
        <w:footnoteRef/>
      </w:r>
      <w:r>
        <w:t xml:space="preserve"> </w:t>
      </w:r>
      <w:r w:rsidRPr="00807EED">
        <w:t xml:space="preserve">Results of this experiment were first presented by one of us in </w:t>
      </w:r>
      <w:r>
        <w:t xml:space="preserve">the appendix of </w:t>
      </w:r>
      <w:r w:rsidRPr="00807EED">
        <w:t>a Ph.D. thesis</w:t>
      </w:r>
      <w:r>
        <w:t xml:space="preserve"> </w:t>
      </w:r>
      <w:r>
        <w:fldChar w:fldCharType="begin"/>
      </w:r>
      <w:r>
        <w:instrText xml:space="preserve"> ADDIN ZOTERO_ITEM CSL_CITATION {"citationID":"JUDnNbgo","properties":{"formattedCitation":"(Wang, 2017)","plainCitation":"(Wang, 2017)","noteIndex":1},"citationItems":[{"id":2619,"uris":["http://zotero.org/users/local/pytFPmJs/items/MILMB2S7"],"uri":["http://zotero.org/users/local/pytFPmJs/items/MILMB2S7"],"itemData":{"id":2619,"type":"thesis","title":"The geochemistry of methane isotopologues","publisher":"Massachusetts Institute of Technology and Woods Hole Oceanographic Institution","genre":"PhD Thesis","note":"DOI: 10.1575/1912/9052","author":[{"family":"Wang","given":"David T."}],"issued":{"date-parts":[["2017"]]}}}],"schema":"https://github.com/citation-style-language/schema/raw/master/csl-citation.json"} </w:instrText>
      </w:r>
      <w:r>
        <w:fldChar w:fldCharType="separate"/>
      </w:r>
      <w:r w:rsidRPr="006841FB">
        <w:rPr>
          <w:rFonts w:cs="Times New Roman"/>
        </w:rPr>
        <w:t>(Wang, 2017)</w:t>
      </w:r>
      <w:r>
        <w:fldChar w:fldCharType="end"/>
      </w:r>
      <w:r w:rsidRPr="00807EED">
        <w:t>. T</w:t>
      </w:r>
      <w:r>
        <w:t>hat earlier</w:t>
      </w:r>
      <w:r w:rsidRPr="00807EED">
        <w:t xml:space="preserve"> </w:t>
      </w:r>
      <w:r>
        <w:t xml:space="preserve">analysis contained </w:t>
      </w:r>
      <w:r w:rsidRPr="00807EED">
        <w:t xml:space="preserve">a mathematical error </w:t>
      </w:r>
      <w:r>
        <w:t>(</w:t>
      </w:r>
      <w:r w:rsidRPr="00807EED">
        <w:t xml:space="preserve">neglected to divide by the relative peak areas of the pure </w:t>
      </w:r>
      <w:proofErr w:type="spellStart"/>
      <w:r w:rsidRPr="00807EED">
        <w:t>isotopologue</w:t>
      </w:r>
      <w:proofErr w:type="spellEnd"/>
      <w:r w:rsidRPr="00807EED">
        <w:t xml:space="preserve"> standards).  As a result</w:t>
      </w:r>
      <w:r>
        <w:t>, Fig. B.3 of that</w:t>
      </w:r>
      <w:r w:rsidRPr="00807EED">
        <w:t xml:space="preserve"> thesis appears different than </w:t>
      </w:r>
      <w:r w:rsidRPr="00ED6AD8">
        <w:rPr>
          <w:b/>
        </w:rPr>
        <w:t>Fig. </w:t>
      </w:r>
      <w:r w:rsidRPr="00ED6AD8">
        <w:rPr>
          <w:b/>
        </w:rPr>
        <w:fldChar w:fldCharType="begin"/>
      </w:r>
      <w:r w:rsidRPr="00ED6AD8">
        <w:rPr>
          <w:b/>
        </w:rPr>
        <w:instrText xml:space="preserve"> REF figIsoAbundances \h </w:instrText>
      </w:r>
      <w:r>
        <w:rPr>
          <w:b/>
        </w:rPr>
        <w:instrText xml:space="preserve"> \* MERGEFORMAT </w:instrText>
      </w:r>
      <w:r w:rsidRPr="00ED6AD8">
        <w:rPr>
          <w:b/>
        </w:rPr>
      </w:r>
      <w:r w:rsidRPr="00ED6AD8">
        <w:rPr>
          <w:b/>
        </w:rPr>
        <w:fldChar w:fldCharType="separate"/>
      </w:r>
      <w:r w:rsidR="00EB058D">
        <w:rPr>
          <w:b/>
          <w:noProof/>
        </w:rPr>
        <w:t>5</w:t>
      </w:r>
      <w:r w:rsidRPr="00ED6AD8">
        <w:rPr>
          <w:b/>
        </w:rPr>
        <w:fldChar w:fldCharType="end"/>
      </w:r>
      <w:r>
        <w:t xml:space="preserve"> in this paper</w:t>
      </w:r>
      <w:r w:rsidRPr="00807EED">
        <w:t>.</w:t>
      </w:r>
      <w:r>
        <w:t xml:space="preserve"> </w:t>
      </w:r>
    </w:p>
  </w:footnote>
  <w:footnote w:id="3">
    <w:p w14:paraId="58F7CB32" w14:textId="0B1D643A" w:rsidR="00E45C8C" w:rsidRDefault="00E45C8C">
      <w:pPr>
        <w:pStyle w:val="FootnoteText"/>
      </w:pPr>
      <w:r>
        <w:rPr>
          <w:rStyle w:val="FootnoteReference"/>
        </w:rPr>
        <w:footnoteRef/>
      </w:r>
      <w:r>
        <w:t xml:space="preserve"> </w:t>
      </w:r>
      <w:r w:rsidRPr="004476CF">
        <w:t xml:space="preserve">It is </w:t>
      </w:r>
      <w:r>
        <w:t>conceivable</w:t>
      </w:r>
      <w:r w:rsidRPr="004476CF">
        <w:t xml:space="preserve"> that the C</w:t>
      </w:r>
      <w:r w:rsidRPr="00673CE2">
        <w:rPr>
          <w:vertAlign w:val="superscript"/>
        </w:rPr>
        <w:t>1</w:t>
      </w:r>
      <w:r w:rsidRPr="004476CF">
        <w:t>H</w:t>
      </w:r>
      <w:r w:rsidRPr="004476CF">
        <w:rPr>
          <w:vertAlign w:val="subscript"/>
        </w:rPr>
        <w:t>4</w:t>
      </w:r>
      <w:r w:rsidRPr="004476CF">
        <w:t xml:space="preserve"> observed at time point #2 may have been </w:t>
      </w:r>
      <w:r>
        <w:t xml:space="preserve">gas originally present but </w:t>
      </w:r>
      <w:proofErr w:type="spellStart"/>
      <w:r w:rsidRPr="004476CF">
        <w:t>sorbed</w:t>
      </w:r>
      <w:proofErr w:type="spellEnd"/>
      <w:r w:rsidRPr="004476CF">
        <w:t xml:space="preserve"> to a solid phase</w:t>
      </w:r>
      <w:r>
        <w:t xml:space="preserve"> at the start of the experiment</w:t>
      </w:r>
      <w:r w:rsidRPr="004476CF">
        <w:t xml:space="preserve"> and </w:t>
      </w:r>
      <w:r>
        <w:t xml:space="preserve">later </w:t>
      </w:r>
      <w:r w:rsidRPr="004476CF">
        <w:t xml:space="preserve">leached into the fluid, but we consider this unlikely because the concentration of methane tripled between time points #1 (19 h) and #2 (164 h).  Release of </w:t>
      </w:r>
      <w:proofErr w:type="spellStart"/>
      <w:r w:rsidRPr="004476CF">
        <w:t>sorbed</w:t>
      </w:r>
      <w:proofErr w:type="spellEnd"/>
      <w:r w:rsidRPr="004476CF">
        <w:t xml:space="preserve"> gases was probably nearly complete by 19 h.  </w:t>
      </w:r>
    </w:p>
  </w:footnote>
  <w:footnote w:id="4">
    <w:p w14:paraId="6F5106E4" w14:textId="7134CB72" w:rsidR="00E45C8C" w:rsidRPr="000D46E9" w:rsidRDefault="00E45C8C" w:rsidP="0099534A">
      <w:pPr>
        <w:pStyle w:val="FootnoteText"/>
      </w:pPr>
      <w:r>
        <w:rPr>
          <w:rStyle w:val="FootnoteReference"/>
        </w:rPr>
        <w:footnoteRef/>
      </w:r>
      <w:r>
        <w:t xml:space="preserve"> Calculated as [CH</w:t>
      </w:r>
      <w:r>
        <w:rPr>
          <w:vertAlign w:val="subscript"/>
        </w:rPr>
        <w:t>4</w:t>
      </w:r>
      <w:r>
        <w:t xml:space="preserve">] </w:t>
      </w:r>
      <w:r w:rsidRPr="000D46E9">
        <w:t xml:space="preserve">× </w:t>
      </w:r>
      <w:proofErr w:type="spellStart"/>
      <w:r>
        <w:t>V</w:t>
      </w:r>
      <w:r>
        <w:rPr>
          <w:vertAlign w:val="subscript"/>
        </w:rPr>
        <w:t>remaining</w:t>
      </w:r>
      <w:proofErr w:type="spellEnd"/>
      <w:r>
        <w:t xml:space="preserve"> + </w:t>
      </w:r>
      <w:proofErr w:type="gramStart"/>
      <w:r w:rsidRPr="000D46E9">
        <w:t>∑</w:t>
      </w:r>
      <w:r>
        <w:t>(</w:t>
      </w:r>
      <w:proofErr w:type="gramEnd"/>
      <w:r>
        <w:t xml:space="preserve"> [CH</w:t>
      </w:r>
      <w:r>
        <w:rPr>
          <w:vertAlign w:val="subscript"/>
        </w:rPr>
        <w:t>4</w:t>
      </w:r>
      <w:r>
        <w:t xml:space="preserve">] </w:t>
      </w:r>
      <w:r w:rsidRPr="000D46E9">
        <w:t>×</w:t>
      </w:r>
      <w:r>
        <w:t xml:space="preserve"> </w:t>
      </w:r>
      <w:proofErr w:type="spellStart"/>
      <w:r>
        <w:t>V</w:t>
      </w:r>
      <w:r>
        <w:rPr>
          <w:vertAlign w:val="subscript"/>
        </w:rPr>
        <w:t>withdrawn</w:t>
      </w:r>
      <w:proofErr w:type="spellEnd"/>
      <w:r>
        <w:t xml:space="preserve"> ).  </w:t>
      </w:r>
    </w:p>
  </w:footnote>
  <w:footnote w:id="5">
    <w:p w14:paraId="48E1B53F" w14:textId="5D2E2427" w:rsidR="00E45C8C" w:rsidRDefault="00E45C8C">
      <w:pPr>
        <w:pStyle w:val="FootnoteText"/>
      </w:pPr>
      <w:r>
        <w:rPr>
          <w:rStyle w:val="FootnoteReference"/>
        </w:rPr>
        <w:footnoteRef/>
      </w:r>
      <w:r>
        <w:t xml:space="preserve"> While </w:t>
      </w:r>
      <w:proofErr w:type="spellStart"/>
      <w:r>
        <w:t>Lewan</w:t>
      </w:r>
      <w:proofErr w:type="spellEnd"/>
      <w:r>
        <w:t xml:space="preserve"> </w:t>
      </w:r>
      <w:r>
        <w:fldChar w:fldCharType="begin"/>
      </w:r>
      <w:r>
        <w:instrText xml:space="preserve"> ADDIN ZOTERO_ITEM CSL_CITATION {"citationID":"kuE7BQ3S","properties":{"formattedCitation":"(1997)","plainCitation":"(1997)","noteIndex":4},"citationItems":[{"id":175,"uris":["http://zotero.org/users/local/pytFPmJs/items/M86TA4BB"],"uri":["http://zotero.org/users/local/pytFPmJs/items/M86TA4BB"],"itemData":{"id":175,"type":"article-journal","title":"Experiments on the role of water in petroleum formation","container-title":"Geochimica et Cosmochimica Acta","page":"3691–3723","volume":"61","issue":"17","DOI":"10.1016/s0016-7037(97)00176-2","author":[{"family":"Lewan","given":"MD"}],"issued":{"date-parts":[["1997"]]}},"suppress-author":true}],"schema":"https://github.com/citation-style-language/schema/raw/master/csl-citation.json"} </w:instrText>
      </w:r>
      <w:r>
        <w:fldChar w:fldCharType="separate"/>
      </w:r>
      <w:r w:rsidRPr="00DC5B90">
        <w:rPr>
          <w:rFonts w:cs="Times New Roman"/>
        </w:rPr>
        <w:t>(1997)</w:t>
      </w:r>
      <w:r>
        <w:fldChar w:fldCharType="end"/>
      </w:r>
      <w:r>
        <w:t xml:space="preserve"> did not quantify the abundance of deuterated methane </w:t>
      </w:r>
      <w:proofErr w:type="spellStart"/>
      <w:r>
        <w:t>isotopologues</w:t>
      </w:r>
      <w:proofErr w:type="spellEnd"/>
      <w:r>
        <w:t xml:space="preserve">, we understand that these analyses have been conducted in follow-up, and revealed production of deuterated and </w:t>
      </w:r>
      <w:proofErr w:type="spellStart"/>
      <w:r>
        <w:t>perdeuterated</w:t>
      </w:r>
      <w:proofErr w:type="spellEnd"/>
      <w:r>
        <w:t xml:space="preserve"> </w:t>
      </w:r>
      <w:proofErr w:type="spellStart"/>
      <w:r>
        <w:t>isotoplogues</w:t>
      </w:r>
      <w:proofErr w:type="spellEnd"/>
      <w:r>
        <w:t xml:space="preserve"> of methane (M.D. </w:t>
      </w:r>
      <w:proofErr w:type="spellStart"/>
      <w:r>
        <w:t>Lewan</w:t>
      </w:r>
      <w:proofErr w:type="spellEnd"/>
      <w:r>
        <w:t>, personal correspondence).</w:t>
      </w:r>
    </w:p>
  </w:footnote>
  <w:footnote w:id="6">
    <w:p w14:paraId="7C731DD4" w14:textId="3BEE2D34" w:rsidR="00E45C8C" w:rsidRDefault="00E45C8C">
      <w:pPr>
        <w:pStyle w:val="FootnoteText"/>
      </w:pPr>
      <w:r>
        <w:rPr>
          <w:rStyle w:val="FootnoteReference"/>
        </w:rPr>
        <w:footnoteRef/>
      </w:r>
      <w:r>
        <w:t xml:space="preserve"> This could be confirmed with a</w:t>
      </w:r>
      <w:r w:rsidRPr="003E5111">
        <w:t xml:space="preserve">n experiment </w:t>
      </w:r>
      <w:r>
        <w:t xml:space="preserve">initially seeded with </w:t>
      </w:r>
      <w:r w:rsidRPr="003E5111">
        <w:t>a large initial amount of CD</w:t>
      </w:r>
      <w:r w:rsidRPr="003E5111">
        <w:rPr>
          <w:vertAlign w:val="subscript"/>
        </w:rPr>
        <w:t>4</w:t>
      </w:r>
      <w:r w:rsidRPr="003E5111">
        <w:t xml:space="preserve"> dissolved in deuterium-depleted water and heated in contact with </w:t>
      </w:r>
      <w:r>
        <w:t xml:space="preserve">rock powder.  Hydrogen exchange of methane (whether catalyzed or </w:t>
      </w:r>
      <w:proofErr w:type="spellStart"/>
      <w:r>
        <w:t>uncatalyzed</w:t>
      </w:r>
      <w:proofErr w:type="spellEnd"/>
      <w:r>
        <w:t xml:space="preserve">) should result in transfer of D to water, yielding elevated </w:t>
      </w:r>
      <w:proofErr w:type="spellStart"/>
      <w:proofErr w:type="gramStart"/>
      <w:r w:rsidRPr="0044398A">
        <w:t>δD</w:t>
      </w:r>
      <w:proofErr w:type="spellEnd"/>
      <w:r>
        <w:t>(</w:t>
      </w:r>
      <w:proofErr w:type="gramEnd"/>
      <w:r>
        <w:t>H</w:t>
      </w:r>
      <w:r w:rsidRPr="00CC5163">
        <w:rPr>
          <w:vertAlign w:val="subscript"/>
        </w:rPr>
        <w:t>2</w:t>
      </w:r>
      <w:r>
        <w:t>O) values over time.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C9CD1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0E233B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69E04F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F16D79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5D286B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E0E83C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C0672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238959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1FEDF5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D1459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63453C"/>
    <w:multiLevelType w:val="hybridMultilevel"/>
    <w:tmpl w:val="91D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D142D1"/>
    <w:multiLevelType w:val="multilevel"/>
    <w:tmpl w:val="581449B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12340831"/>
    <w:multiLevelType w:val="hybridMultilevel"/>
    <w:tmpl w:val="9CBC5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5004F5"/>
    <w:multiLevelType w:val="hybridMultilevel"/>
    <w:tmpl w:val="68341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0D2E86"/>
    <w:multiLevelType w:val="hybridMultilevel"/>
    <w:tmpl w:val="241A4016"/>
    <w:lvl w:ilvl="0" w:tplc="DF54552E">
      <w:start w:val="1"/>
      <w:numFmt w:val="lowerRoman"/>
      <w:lvlText w:val="(%1)"/>
      <w:lvlJc w:val="left"/>
      <w:pPr>
        <w:ind w:left="720" w:hanging="720"/>
      </w:pPr>
      <w:rPr>
        <w:rFonts w:hint="default"/>
        <w:i/>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CEA7A70"/>
    <w:multiLevelType w:val="multilevel"/>
    <w:tmpl w:val="FD9E25C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6205D39"/>
    <w:multiLevelType w:val="hybridMultilevel"/>
    <w:tmpl w:val="03D8C750"/>
    <w:lvl w:ilvl="0" w:tplc="F4F2B1A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E41F99"/>
    <w:multiLevelType w:val="hybridMultilevel"/>
    <w:tmpl w:val="EC3C473E"/>
    <w:lvl w:ilvl="0" w:tplc="FD9E2CA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11"/>
  </w:num>
  <w:num w:numId="7">
    <w:abstractNumId w:val="8"/>
  </w:num>
  <w:num w:numId="8">
    <w:abstractNumId w:val="3"/>
  </w:num>
  <w:num w:numId="9">
    <w:abstractNumId w:val="2"/>
  </w:num>
  <w:num w:numId="10">
    <w:abstractNumId w:val="1"/>
  </w:num>
  <w:num w:numId="11">
    <w:abstractNumId w:val="0"/>
  </w:num>
  <w:num w:numId="12">
    <w:abstractNumId w:val="16"/>
  </w:num>
  <w:num w:numId="13">
    <w:abstractNumId w:val="17"/>
  </w:num>
  <w:num w:numId="14">
    <w:abstractNumId w:val="10"/>
  </w:num>
  <w:num w:numId="15">
    <w:abstractNumId w:val="15"/>
  </w:num>
  <w:num w:numId="16">
    <w:abstractNumId w:val="13"/>
  </w:num>
  <w:num w:numId="17">
    <w:abstractNumId w:val="14"/>
  </w:num>
  <w:num w:numId="18">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ang, David T">
    <w15:presenceInfo w15:providerId="AD" w15:userId="S-1-5-21-110173463-419851672-1749447093-11495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autoHyphenation/>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eochimica Cosmo Acta - Sort In Text by Year&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s>
  <w:rsids>
    <w:rsidRoot w:val="008D21FA"/>
    <w:rsid w:val="00000251"/>
    <w:rsid w:val="00000C58"/>
    <w:rsid w:val="0000117A"/>
    <w:rsid w:val="00001693"/>
    <w:rsid w:val="00001A1E"/>
    <w:rsid w:val="00001A7A"/>
    <w:rsid w:val="00001A89"/>
    <w:rsid w:val="00001AC8"/>
    <w:rsid w:val="00001C1C"/>
    <w:rsid w:val="00001FD0"/>
    <w:rsid w:val="00002028"/>
    <w:rsid w:val="00002AB4"/>
    <w:rsid w:val="000031BA"/>
    <w:rsid w:val="000031C4"/>
    <w:rsid w:val="000037B8"/>
    <w:rsid w:val="0000394B"/>
    <w:rsid w:val="00004008"/>
    <w:rsid w:val="00004357"/>
    <w:rsid w:val="0000458E"/>
    <w:rsid w:val="00004A17"/>
    <w:rsid w:val="00004C49"/>
    <w:rsid w:val="000051AC"/>
    <w:rsid w:val="00005473"/>
    <w:rsid w:val="000055C5"/>
    <w:rsid w:val="00005607"/>
    <w:rsid w:val="0000652A"/>
    <w:rsid w:val="000066DE"/>
    <w:rsid w:val="00006BB6"/>
    <w:rsid w:val="00006DBD"/>
    <w:rsid w:val="00006E5A"/>
    <w:rsid w:val="00006FE9"/>
    <w:rsid w:val="000071EB"/>
    <w:rsid w:val="00007B63"/>
    <w:rsid w:val="000102F1"/>
    <w:rsid w:val="000103EA"/>
    <w:rsid w:val="00010411"/>
    <w:rsid w:val="00010457"/>
    <w:rsid w:val="000108FC"/>
    <w:rsid w:val="00010D8B"/>
    <w:rsid w:val="00011758"/>
    <w:rsid w:val="0001178A"/>
    <w:rsid w:val="00011791"/>
    <w:rsid w:val="00011FE5"/>
    <w:rsid w:val="000120C2"/>
    <w:rsid w:val="0001273E"/>
    <w:rsid w:val="000127E4"/>
    <w:rsid w:val="00012BEB"/>
    <w:rsid w:val="00012E62"/>
    <w:rsid w:val="000131B4"/>
    <w:rsid w:val="000136B8"/>
    <w:rsid w:val="000137A0"/>
    <w:rsid w:val="000137E6"/>
    <w:rsid w:val="00013D8B"/>
    <w:rsid w:val="00014456"/>
    <w:rsid w:val="00014536"/>
    <w:rsid w:val="000145FC"/>
    <w:rsid w:val="000149CE"/>
    <w:rsid w:val="00014A87"/>
    <w:rsid w:val="00014C1C"/>
    <w:rsid w:val="00014DE7"/>
    <w:rsid w:val="0001504B"/>
    <w:rsid w:val="0001511C"/>
    <w:rsid w:val="00015528"/>
    <w:rsid w:val="000155A7"/>
    <w:rsid w:val="00015C13"/>
    <w:rsid w:val="00015C7E"/>
    <w:rsid w:val="00016046"/>
    <w:rsid w:val="00016142"/>
    <w:rsid w:val="000161A2"/>
    <w:rsid w:val="00016728"/>
    <w:rsid w:val="00016771"/>
    <w:rsid w:val="000167FF"/>
    <w:rsid w:val="00016A03"/>
    <w:rsid w:val="00016A56"/>
    <w:rsid w:val="00016C91"/>
    <w:rsid w:val="00016E78"/>
    <w:rsid w:val="0001754B"/>
    <w:rsid w:val="00017AF5"/>
    <w:rsid w:val="00017F52"/>
    <w:rsid w:val="00017F6B"/>
    <w:rsid w:val="00020389"/>
    <w:rsid w:val="0002070D"/>
    <w:rsid w:val="000209BE"/>
    <w:rsid w:val="00020DBE"/>
    <w:rsid w:val="00020F8B"/>
    <w:rsid w:val="000216EF"/>
    <w:rsid w:val="00021A5B"/>
    <w:rsid w:val="00021F14"/>
    <w:rsid w:val="00022098"/>
    <w:rsid w:val="0002243A"/>
    <w:rsid w:val="0002290F"/>
    <w:rsid w:val="00022B80"/>
    <w:rsid w:val="000231D4"/>
    <w:rsid w:val="000232C7"/>
    <w:rsid w:val="000238A7"/>
    <w:rsid w:val="00023D27"/>
    <w:rsid w:val="00023DEB"/>
    <w:rsid w:val="00023F5F"/>
    <w:rsid w:val="00024038"/>
    <w:rsid w:val="000240E5"/>
    <w:rsid w:val="0002434E"/>
    <w:rsid w:val="0002436C"/>
    <w:rsid w:val="0002441D"/>
    <w:rsid w:val="00024561"/>
    <w:rsid w:val="000246CF"/>
    <w:rsid w:val="00024EEA"/>
    <w:rsid w:val="00025014"/>
    <w:rsid w:val="00025656"/>
    <w:rsid w:val="00025747"/>
    <w:rsid w:val="00025915"/>
    <w:rsid w:val="00025C5C"/>
    <w:rsid w:val="00025EA2"/>
    <w:rsid w:val="00026210"/>
    <w:rsid w:val="00026525"/>
    <w:rsid w:val="00026A92"/>
    <w:rsid w:val="00026AC6"/>
    <w:rsid w:val="00026E6D"/>
    <w:rsid w:val="000270F5"/>
    <w:rsid w:val="000274EC"/>
    <w:rsid w:val="00027575"/>
    <w:rsid w:val="00027597"/>
    <w:rsid w:val="00027711"/>
    <w:rsid w:val="00027730"/>
    <w:rsid w:val="00027A8B"/>
    <w:rsid w:val="000302D6"/>
    <w:rsid w:val="00030587"/>
    <w:rsid w:val="00030929"/>
    <w:rsid w:val="00031049"/>
    <w:rsid w:val="00031436"/>
    <w:rsid w:val="00031681"/>
    <w:rsid w:val="0003183D"/>
    <w:rsid w:val="00031F83"/>
    <w:rsid w:val="00032077"/>
    <w:rsid w:val="0003248B"/>
    <w:rsid w:val="00032BA7"/>
    <w:rsid w:val="00032E43"/>
    <w:rsid w:val="00033031"/>
    <w:rsid w:val="0003327D"/>
    <w:rsid w:val="00033417"/>
    <w:rsid w:val="00033549"/>
    <w:rsid w:val="00033666"/>
    <w:rsid w:val="00033A81"/>
    <w:rsid w:val="00033B03"/>
    <w:rsid w:val="00033F12"/>
    <w:rsid w:val="00034029"/>
    <w:rsid w:val="00034732"/>
    <w:rsid w:val="000347CE"/>
    <w:rsid w:val="00034BA4"/>
    <w:rsid w:val="00035360"/>
    <w:rsid w:val="0003581D"/>
    <w:rsid w:val="00036929"/>
    <w:rsid w:val="00036A03"/>
    <w:rsid w:val="00036A2C"/>
    <w:rsid w:val="00036CF1"/>
    <w:rsid w:val="00036DB9"/>
    <w:rsid w:val="00037249"/>
    <w:rsid w:val="000376F9"/>
    <w:rsid w:val="00037D97"/>
    <w:rsid w:val="00040350"/>
    <w:rsid w:val="00040508"/>
    <w:rsid w:val="00040AE5"/>
    <w:rsid w:val="00040D82"/>
    <w:rsid w:val="000410BD"/>
    <w:rsid w:val="000417D8"/>
    <w:rsid w:val="00041B81"/>
    <w:rsid w:val="00041EA1"/>
    <w:rsid w:val="00042722"/>
    <w:rsid w:val="000427FD"/>
    <w:rsid w:val="00042C76"/>
    <w:rsid w:val="00042CFB"/>
    <w:rsid w:val="00042E27"/>
    <w:rsid w:val="00042E29"/>
    <w:rsid w:val="000430FD"/>
    <w:rsid w:val="00043316"/>
    <w:rsid w:val="000434D7"/>
    <w:rsid w:val="000434F7"/>
    <w:rsid w:val="00043D09"/>
    <w:rsid w:val="00043DCC"/>
    <w:rsid w:val="00043F7C"/>
    <w:rsid w:val="00043F99"/>
    <w:rsid w:val="0004407C"/>
    <w:rsid w:val="000443A4"/>
    <w:rsid w:val="0004450D"/>
    <w:rsid w:val="00044524"/>
    <w:rsid w:val="00044AE8"/>
    <w:rsid w:val="00044F02"/>
    <w:rsid w:val="00045161"/>
    <w:rsid w:val="0004566F"/>
    <w:rsid w:val="00045D52"/>
    <w:rsid w:val="00045DC1"/>
    <w:rsid w:val="00045EDD"/>
    <w:rsid w:val="00045F29"/>
    <w:rsid w:val="000460AD"/>
    <w:rsid w:val="00046125"/>
    <w:rsid w:val="000462C8"/>
    <w:rsid w:val="0004668B"/>
    <w:rsid w:val="00046788"/>
    <w:rsid w:val="0004694A"/>
    <w:rsid w:val="000469D4"/>
    <w:rsid w:val="00046C2E"/>
    <w:rsid w:val="00046FB7"/>
    <w:rsid w:val="000470E4"/>
    <w:rsid w:val="00047628"/>
    <w:rsid w:val="0004787A"/>
    <w:rsid w:val="00047AC9"/>
    <w:rsid w:val="00047CFF"/>
    <w:rsid w:val="00047D61"/>
    <w:rsid w:val="00050069"/>
    <w:rsid w:val="00050924"/>
    <w:rsid w:val="00050939"/>
    <w:rsid w:val="00050998"/>
    <w:rsid w:val="00050A06"/>
    <w:rsid w:val="00050BFD"/>
    <w:rsid w:val="00051275"/>
    <w:rsid w:val="000512FD"/>
    <w:rsid w:val="000516E1"/>
    <w:rsid w:val="000517B3"/>
    <w:rsid w:val="000519DB"/>
    <w:rsid w:val="00051C28"/>
    <w:rsid w:val="00051F1B"/>
    <w:rsid w:val="00052485"/>
    <w:rsid w:val="00052581"/>
    <w:rsid w:val="00052682"/>
    <w:rsid w:val="00052868"/>
    <w:rsid w:val="00052872"/>
    <w:rsid w:val="00052A72"/>
    <w:rsid w:val="00052C2F"/>
    <w:rsid w:val="00052CF9"/>
    <w:rsid w:val="00052DA0"/>
    <w:rsid w:val="00052EAA"/>
    <w:rsid w:val="00053157"/>
    <w:rsid w:val="00053332"/>
    <w:rsid w:val="000533DA"/>
    <w:rsid w:val="00053C09"/>
    <w:rsid w:val="00054132"/>
    <w:rsid w:val="000541AD"/>
    <w:rsid w:val="00054284"/>
    <w:rsid w:val="00054476"/>
    <w:rsid w:val="000546A3"/>
    <w:rsid w:val="00054A38"/>
    <w:rsid w:val="0005519D"/>
    <w:rsid w:val="00055690"/>
    <w:rsid w:val="0005582C"/>
    <w:rsid w:val="00055865"/>
    <w:rsid w:val="0005595A"/>
    <w:rsid w:val="000559BC"/>
    <w:rsid w:val="00055C2D"/>
    <w:rsid w:val="00055F68"/>
    <w:rsid w:val="0005603B"/>
    <w:rsid w:val="0005611C"/>
    <w:rsid w:val="000562CE"/>
    <w:rsid w:val="00056539"/>
    <w:rsid w:val="000568AB"/>
    <w:rsid w:val="00056C2E"/>
    <w:rsid w:val="00056E39"/>
    <w:rsid w:val="00056EEE"/>
    <w:rsid w:val="00057003"/>
    <w:rsid w:val="0005705E"/>
    <w:rsid w:val="000571E0"/>
    <w:rsid w:val="00057378"/>
    <w:rsid w:val="000575A7"/>
    <w:rsid w:val="0005791E"/>
    <w:rsid w:val="00057C56"/>
    <w:rsid w:val="0006057A"/>
    <w:rsid w:val="0006087C"/>
    <w:rsid w:val="00060A4F"/>
    <w:rsid w:val="00061114"/>
    <w:rsid w:val="0006122E"/>
    <w:rsid w:val="00061655"/>
    <w:rsid w:val="00061709"/>
    <w:rsid w:val="00061A4B"/>
    <w:rsid w:val="00061D0E"/>
    <w:rsid w:val="000621F3"/>
    <w:rsid w:val="0006223F"/>
    <w:rsid w:val="00062658"/>
    <w:rsid w:val="00062770"/>
    <w:rsid w:val="000629F2"/>
    <w:rsid w:val="00062BB2"/>
    <w:rsid w:val="00062FEB"/>
    <w:rsid w:val="0006323F"/>
    <w:rsid w:val="000634B8"/>
    <w:rsid w:val="00063657"/>
    <w:rsid w:val="00063873"/>
    <w:rsid w:val="00063E0F"/>
    <w:rsid w:val="000643E4"/>
    <w:rsid w:val="00064C62"/>
    <w:rsid w:val="00064D08"/>
    <w:rsid w:val="0006533D"/>
    <w:rsid w:val="000654EA"/>
    <w:rsid w:val="00065557"/>
    <w:rsid w:val="000655CD"/>
    <w:rsid w:val="000655EF"/>
    <w:rsid w:val="000655F6"/>
    <w:rsid w:val="000657CA"/>
    <w:rsid w:val="000658D9"/>
    <w:rsid w:val="00065932"/>
    <w:rsid w:val="00065CE1"/>
    <w:rsid w:val="00066183"/>
    <w:rsid w:val="0006658B"/>
    <w:rsid w:val="00066783"/>
    <w:rsid w:val="000668D9"/>
    <w:rsid w:val="000668EB"/>
    <w:rsid w:val="0006693D"/>
    <w:rsid w:val="00066AB5"/>
    <w:rsid w:val="00066CAE"/>
    <w:rsid w:val="00066D9C"/>
    <w:rsid w:val="00067066"/>
    <w:rsid w:val="000672D5"/>
    <w:rsid w:val="00067602"/>
    <w:rsid w:val="00067B98"/>
    <w:rsid w:val="00067C8A"/>
    <w:rsid w:val="00067E0B"/>
    <w:rsid w:val="00067FB2"/>
    <w:rsid w:val="0007034C"/>
    <w:rsid w:val="00070718"/>
    <w:rsid w:val="00070F29"/>
    <w:rsid w:val="00070F4D"/>
    <w:rsid w:val="00071048"/>
    <w:rsid w:val="000710B0"/>
    <w:rsid w:val="000718AD"/>
    <w:rsid w:val="000718CD"/>
    <w:rsid w:val="0007224C"/>
    <w:rsid w:val="000722EF"/>
    <w:rsid w:val="00072325"/>
    <w:rsid w:val="0007274B"/>
    <w:rsid w:val="00072E17"/>
    <w:rsid w:val="000731C4"/>
    <w:rsid w:val="00073894"/>
    <w:rsid w:val="00073929"/>
    <w:rsid w:val="000739B8"/>
    <w:rsid w:val="00073C01"/>
    <w:rsid w:val="000740EE"/>
    <w:rsid w:val="000747CA"/>
    <w:rsid w:val="000748A6"/>
    <w:rsid w:val="00074F9A"/>
    <w:rsid w:val="00074FE8"/>
    <w:rsid w:val="00074FF2"/>
    <w:rsid w:val="0007505E"/>
    <w:rsid w:val="000757B4"/>
    <w:rsid w:val="00075A78"/>
    <w:rsid w:val="00075B97"/>
    <w:rsid w:val="00075DAD"/>
    <w:rsid w:val="00075F13"/>
    <w:rsid w:val="00075F36"/>
    <w:rsid w:val="000761DC"/>
    <w:rsid w:val="0007647A"/>
    <w:rsid w:val="00076899"/>
    <w:rsid w:val="000768C3"/>
    <w:rsid w:val="000768C7"/>
    <w:rsid w:val="00076BDE"/>
    <w:rsid w:val="00076E90"/>
    <w:rsid w:val="00077125"/>
    <w:rsid w:val="000772A0"/>
    <w:rsid w:val="00077666"/>
    <w:rsid w:val="00077692"/>
    <w:rsid w:val="000778F0"/>
    <w:rsid w:val="00077A69"/>
    <w:rsid w:val="00077D6C"/>
    <w:rsid w:val="00080041"/>
    <w:rsid w:val="0008005E"/>
    <w:rsid w:val="00080081"/>
    <w:rsid w:val="0008027D"/>
    <w:rsid w:val="000803B5"/>
    <w:rsid w:val="000803D3"/>
    <w:rsid w:val="000805BE"/>
    <w:rsid w:val="00080666"/>
    <w:rsid w:val="00080C82"/>
    <w:rsid w:val="0008115C"/>
    <w:rsid w:val="000814D1"/>
    <w:rsid w:val="000817A0"/>
    <w:rsid w:val="00081999"/>
    <w:rsid w:val="00081ACC"/>
    <w:rsid w:val="00081D5E"/>
    <w:rsid w:val="00082140"/>
    <w:rsid w:val="0008272B"/>
    <w:rsid w:val="00082994"/>
    <w:rsid w:val="00082BBA"/>
    <w:rsid w:val="00082E86"/>
    <w:rsid w:val="00082FDF"/>
    <w:rsid w:val="000830F5"/>
    <w:rsid w:val="0008326B"/>
    <w:rsid w:val="000832E1"/>
    <w:rsid w:val="000837FC"/>
    <w:rsid w:val="0008388A"/>
    <w:rsid w:val="00083985"/>
    <w:rsid w:val="00083C48"/>
    <w:rsid w:val="000840D5"/>
    <w:rsid w:val="00084256"/>
    <w:rsid w:val="00084A33"/>
    <w:rsid w:val="00085114"/>
    <w:rsid w:val="00085207"/>
    <w:rsid w:val="0008551B"/>
    <w:rsid w:val="0008553D"/>
    <w:rsid w:val="00085563"/>
    <w:rsid w:val="00085C90"/>
    <w:rsid w:val="00085F05"/>
    <w:rsid w:val="000862CC"/>
    <w:rsid w:val="000864EB"/>
    <w:rsid w:val="0008662D"/>
    <w:rsid w:val="00086800"/>
    <w:rsid w:val="0008691C"/>
    <w:rsid w:val="00086C17"/>
    <w:rsid w:val="000874DB"/>
    <w:rsid w:val="00087AB2"/>
    <w:rsid w:val="00087D21"/>
    <w:rsid w:val="00087E2B"/>
    <w:rsid w:val="00090983"/>
    <w:rsid w:val="000911F7"/>
    <w:rsid w:val="00091468"/>
    <w:rsid w:val="000916E8"/>
    <w:rsid w:val="00091732"/>
    <w:rsid w:val="000917CB"/>
    <w:rsid w:val="00091D53"/>
    <w:rsid w:val="00092304"/>
    <w:rsid w:val="0009238B"/>
    <w:rsid w:val="000926BD"/>
    <w:rsid w:val="00092959"/>
    <w:rsid w:val="00092DDE"/>
    <w:rsid w:val="00093921"/>
    <w:rsid w:val="00093AB5"/>
    <w:rsid w:val="00094670"/>
    <w:rsid w:val="000946C7"/>
    <w:rsid w:val="0009492F"/>
    <w:rsid w:val="00094A79"/>
    <w:rsid w:val="00094BBE"/>
    <w:rsid w:val="00094BC7"/>
    <w:rsid w:val="00094D6B"/>
    <w:rsid w:val="00094E25"/>
    <w:rsid w:val="0009556D"/>
    <w:rsid w:val="0009594E"/>
    <w:rsid w:val="00095AEF"/>
    <w:rsid w:val="00095E2B"/>
    <w:rsid w:val="00096377"/>
    <w:rsid w:val="000963CB"/>
    <w:rsid w:val="00096BA6"/>
    <w:rsid w:val="00096BD1"/>
    <w:rsid w:val="00096E55"/>
    <w:rsid w:val="000972AD"/>
    <w:rsid w:val="000972FF"/>
    <w:rsid w:val="00097306"/>
    <w:rsid w:val="000977FE"/>
    <w:rsid w:val="000979EA"/>
    <w:rsid w:val="000A0650"/>
    <w:rsid w:val="000A098E"/>
    <w:rsid w:val="000A0C04"/>
    <w:rsid w:val="000A1050"/>
    <w:rsid w:val="000A174A"/>
    <w:rsid w:val="000A178D"/>
    <w:rsid w:val="000A190F"/>
    <w:rsid w:val="000A1AC9"/>
    <w:rsid w:val="000A1CD9"/>
    <w:rsid w:val="000A26C1"/>
    <w:rsid w:val="000A2F8A"/>
    <w:rsid w:val="000A32F4"/>
    <w:rsid w:val="000A3DD1"/>
    <w:rsid w:val="000A479F"/>
    <w:rsid w:val="000A4859"/>
    <w:rsid w:val="000A4FDC"/>
    <w:rsid w:val="000A538F"/>
    <w:rsid w:val="000A549A"/>
    <w:rsid w:val="000A5805"/>
    <w:rsid w:val="000A5E87"/>
    <w:rsid w:val="000A6050"/>
    <w:rsid w:val="000A61E3"/>
    <w:rsid w:val="000A631D"/>
    <w:rsid w:val="000A676C"/>
    <w:rsid w:val="000A6D19"/>
    <w:rsid w:val="000A6D1B"/>
    <w:rsid w:val="000A6EAA"/>
    <w:rsid w:val="000A6FA7"/>
    <w:rsid w:val="000A700C"/>
    <w:rsid w:val="000A7042"/>
    <w:rsid w:val="000A7292"/>
    <w:rsid w:val="000A7348"/>
    <w:rsid w:val="000A7587"/>
    <w:rsid w:val="000A7C7D"/>
    <w:rsid w:val="000A7D0D"/>
    <w:rsid w:val="000A7D45"/>
    <w:rsid w:val="000A7F84"/>
    <w:rsid w:val="000A7FAB"/>
    <w:rsid w:val="000B040E"/>
    <w:rsid w:val="000B05DD"/>
    <w:rsid w:val="000B08CA"/>
    <w:rsid w:val="000B0A2D"/>
    <w:rsid w:val="000B0A88"/>
    <w:rsid w:val="000B0D79"/>
    <w:rsid w:val="000B0EC5"/>
    <w:rsid w:val="000B1309"/>
    <w:rsid w:val="000B1337"/>
    <w:rsid w:val="000B1809"/>
    <w:rsid w:val="000B1DF5"/>
    <w:rsid w:val="000B21A6"/>
    <w:rsid w:val="000B24FC"/>
    <w:rsid w:val="000B26A4"/>
    <w:rsid w:val="000B2F6B"/>
    <w:rsid w:val="000B309B"/>
    <w:rsid w:val="000B34DB"/>
    <w:rsid w:val="000B3573"/>
    <w:rsid w:val="000B3663"/>
    <w:rsid w:val="000B38C8"/>
    <w:rsid w:val="000B3B7B"/>
    <w:rsid w:val="000B3CF8"/>
    <w:rsid w:val="000B4833"/>
    <w:rsid w:val="000B51D7"/>
    <w:rsid w:val="000B56DB"/>
    <w:rsid w:val="000B587E"/>
    <w:rsid w:val="000B5A54"/>
    <w:rsid w:val="000B5C3F"/>
    <w:rsid w:val="000B5C72"/>
    <w:rsid w:val="000B5E9B"/>
    <w:rsid w:val="000B5F4C"/>
    <w:rsid w:val="000B607B"/>
    <w:rsid w:val="000B6131"/>
    <w:rsid w:val="000B61B9"/>
    <w:rsid w:val="000B6877"/>
    <w:rsid w:val="000B6C46"/>
    <w:rsid w:val="000B6D6B"/>
    <w:rsid w:val="000B70FA"/>
    <w:rsid w:val="000B74A6"/>
    <w:rsid w:val="000B767F"/>
    <w:rsid w:val="000B77EA"/>
    <w:rsid w:val="000B789C"/>
    <w:rsid w:val="000B7939"/>
    <w:rsid w:val="000B7A47"/>
    <w:rsid w:val="000B7AB0"/>
    <w:rsid w:val="000B7B1C"/>
    <w:rsid w:val="000B7D2C"/>
    <w:rsid w:val="000C02B2"/>
    <w:rsid w:val="000C10F2"/>
    <w:rsid w:val="000C144A"/>
    <w:rsid w:val="000C1585"/>
    <w:rsid w:val="000C18EC"/>
    <w:rsid w:val="000C1964"/>
    <w:rsid w:val="000C1A80"/>
    <w:rsid w:val="000C1C48"/>
    <w:rsid w:val="000C1CD5"/>
    <w:rsid w:val="000C1E01"/>
    <w:rsid w:val="000C1EE6"/>
    <w:rsid w:val="000C25A5"/>
    <w:rsid w:val="000C270F"/>
    <w:rsid w:val="000C27DA"/>
    <w:rsid w:val="000C2D78"/>
    <w:rsid w:val="000C2F49"/>
    <w:rsid w:val="000C3314"/>
    <w:rsid w:val="000C3399"/>
    <w:rsid w:val="000C3416"/>
    <w:rsid w:val="000C374C"/>
    <w:rsid w:val="000C38B4"/>
    <w:rsid w:val="000C39DC"/>
    <w:rsid w:val="000C3A1A"/>
    <w:rsid w:val="000C3B4C"/>
    <w:rsid w:val="000C424C"/>
    <w:rsid w:val="000C42A3"/>
    <w:rsid w:val="000C4704"/>
    <w:rsid w:val="000C4763"/>
    <w:rsid w:val="000C483B"/>
    <w:rsid w:val="000C48D7"/>
    <w:rsid w:val="000C4B44"/>
    <w:rsid w:val="000C4E8F"/>
    <w:rsid w:val="000C4E93"/>
    <w:rsid w:val="000C52E0"/>
    <w:rsid w:val="000C5456"/>
    <w:rsid w:val="000C5A62"/>
    <w:rsid w:val="000C5BF4"/>
    <w:rsid w:val="000C5F79"/>
    <w:rsid w:val="000C654F"/>
    <w:rsid w:val="000C65DB"/>
    <w:rsid w:val="000C722E"/>
    <w:rsid w:val="000C749A"/>
    <w:rsid w:val="000C7827"/>
    <w:rsid w:val="000C7E04"/>
    <w:rsid w:val="000C7ECA"/>
    <w:rsid w:val="000C7F71"/>
    <w:rsid w:val="000D023A"/>
    <w:rsid w:val="000D03FD"/>
    <w:rsid w:val="000D0876"/>
    <w:rsid w:val="000D0C05"/>
    <w:rsid w:val="000D0E20"/>
    <w:rsid w:val="000D0E64"/>
    <w:rsid w:val="000D1252"/>
    <w:rsid w:val="000D18B6"/>
    <w:rsid w:val="000D1A22"/>
    <w:rsid w:val="000D1A69"/>
    <w:rsid w:val="000D1B83"/>
    <w:rsid w:val="000D1DFA"/>
    <w:rsid w:val="000D1F7D"/>
    <w:rsid w:val="000D2073"/>
    <w:rsid w:val="000D2179"/>
    <w:rsid w:val="000D23C1"/>
    <w:rsid w:val="000D25DA"/>
    <w:rsid w:val="000D270D"/>
    <w:rsid w:val="000D2823"/>
    <w:rsid w:val="000D2CA4"/>
    <w:rsid w:val="000D3092"/>
    <w:rsid w:val="000D3308"/>
    <w:rsid w:val="000D34BE"/>
    <w:rsid w:val="000D3906"/>
    <w:rsid w:val="000D3A7B"/>
    <w:rsid w:val="000D3AC1"/>
    <w:rsid w:val="000D3B6B"/>
    <w:rsid w:val="000D3F9A"/>
    <w:rsid w:val="000D4559"/>
    <w:rsid w:val="000D46E9"/>
    <w:rsid w:val="000D48A9"/>
    <w:rsid w:val="000D4B28"/>
    <w:rsid w:val="000D4D85"/>
    <w:rsid w:val="000D5159"/>
    <w:rsid w:val="000D56A0"/>
    <w:rsid w:val="000D60EE"/>
    <w:rsid w:val="000D6477"/>
    <w:rsid w:val="000D6605"/>
    <w:rsid w:val="000D6881"/>
    <w:rsid w:val="000D6BC9"/>
    <w:rsid w:val="000D6E0E"/>
    <w:rsid w:val="000D7031"/>
    <w:rsid w:val="000D710C"/>
    <w:rsid w:val="000D7425"/>
    <w:rsid w:val="000D783E"/>
    <w:rsid w:val="000E02F8"/>
    <w:rsid w:val="000E03F7"/>
    <w:rsid w:val="000E043A"/>
    <w:rsid w:val="000E0C88"/>
    <w:rsid w:val="000E0E10"/>
    <w:rsid w:val="000E0F2E"/>
    <w:rsid w:val="000E1098"/>
    <w:rsid w:val="000E1155"/>
    <w:rsid w:val="000E1163"/>
    <w:rsid w:val="000E11A4"/>
    <w:rsid w:val="000E1216"/>
    <w:rsid w:val="000E1219"/>
    <w:rsid w:val="000E165D"/>
    <w:rsid w:val="000E1662"/>
    <w:rsid w:val="000E1A0F"/>
    <w:rsid w:val="000E1AEB"/>
    <w:rsid w:val="000E1B39"/>
    <w:rsid w:val="000E1E9E"/>
    <w:rsid w:val="000E1ED6"/>
    <w:rsid w:val="000E224A"/>
    <w:rsid w:val="000E2486"/>
    <w:rsid w:val="000E2B4C"/>
    <w:rsid w:val="000E2B75"/>
    <w:rsid w:val="000E3198"/>
    <w:rsid w:val="000E34A5"/>
    <w:rsid w:val="000E34A8"/>
    <w:rsid w:val="000E35C6"/>
    <w:rsid w:val="000E383D"/>
    <w:rsid w:val="000E385A"/>
    <w:rsid w:val="000E3A9F"/>
    <w:rsid w:val="000E3B9A"/>
    <w:rsid w:val="000E3BEF"/>
    <w:rsid w:val="000E43A1"/>
    <w:rsid w:val="000E4665"/>
    <w:rsid w:val="000E468D"/>
    <w:rsid w:val="000E47C8"/>
    <w:rsid w:val="000E4A71"/>
    <w:rsid w:val="000E4EA2"/>
    <w:rsid w:val="000E53CB"/>
    <w:rsid w:val="000E544A"/>
    <w:rsid w:val="000E589C"/>
    <w:rsid w:val="000E5E6E"/>
    <w:rsid w:val="000E5F0C"/>
    <w:rsid w:val="000E64B5"/>
    <w:rsid w:val="000E6509"/>
    <w:rsid w:val="000E7035"/>
    <w:rsid w:val="000E7131"/>
    <w:rsid w:val="000E71B3"/>
    <w:rsid w:val="000E7294"/>
    <w:rsid w:val="000E741B"/>
    <w:rsid w:val="000E7749"/>
    <w:rsid w:val="000F077A"/>
    <w:rsid w:val="000F087B"/>
    <w:rsid w:val="000F0D82"/>
    <w:rsid w:val="000F0FC7"/>
    <w:rsid w:val="000F12AE"/>
    <w:rsid w:val="000F183A"/>
    <w:rsid w:val="000F1A18"/>
    <w:rsid w:val="000F1A7F"/>
    <w:rsid w:val="000F1ACD"/>
    <w:rsid w:val="000F24EF"/>
    <w:rsid w:val="000F278C"/>
    <w:rsid w:val="000F286D"/>
    <w:rsid w:val="000F29D0"/>
    <w:rsid w:val="000F2A8F"/>
    <w:rsid w:val="000F2CDA"/>
    <w:rsid w:val="000F2DDC"/>
    <w:rsid w:val="000F317A"/>
    <w:rsid w:val="000F31AA"/>
    <w:rsid w:val="000F344B"/>
    <w:rsid w:val="000F3C63"/>
    <w:rsid w:val="000F3F35"/>
    <w:rsid w:val="000F4059"/>
    <w:rsid w:val="000F4236"/>
    <w:rsid w:val="000F42B9"/>
    <w:rsid w:val="000F4317"/>
    <w:rsid w:val="000F48A3"/>
    <w:rsid w:val="000F4A5F"/>
    <w:rsid w:val="000F4B52"/>
    <w:rsid w:val="000F4D42"/>
    <w:rsid w:val="000F4E2A"/>
    <w:rsid w:val="000F5410"/>
    <w:rsid w:val="000F5AFC"/>
    <w:rsid w:val="000F601B"/>
    <w:rsid w:val="000F6178"/>
    <w:rsid w:val="000F6597"/>
    <w:rsid w:val="000F687A"/>
    <w:rsid w:val="000F6AAF"/>
    <w:rsid w:val="000F6E69"/>
    <w:rsid w:val="000F72CD"/>
    <w:rsid w:val="000F773A"/>
    <w:rsid w:val="000F77CE"/>
    <w:rsid w:val="000F78F4"/>
    <w:rsid w:val="000F7909"/>
    <w:rsid w:val="001002EE"/>
    <w:rsid w:val="001008A4"/>
    <w:rsid w:val="00100F99"/>
    <w:rsid w:val="00101010"/>
    <w:rsid w:val="00101352"/>
    <w:rsid w:val="001013BE"/>
    <w:rsid w:val="0010172E"/>
    <w:rsid w:val="0010192B"/>
    <w:rsid w:val="00101A4A"/>
    <w:rsid w:val="00101B11"/>
    <w:rsid w:val="00101C1A"/>
    <w:rsid w:val="00101C70"/>
    <w:rsid w:val="00101DF0"/>
    <w:rsid w:val="00101F38"/>
    <w:rsid w:val="0010238C"/>
    <w:rsid w:val="001026B8"/>
    <w:rsid w:val="001027D0"/>
    <w:rsid w:val="00102B3E"/>
    <w:rsid w:val="00102BC4"/>
    <w:rsid w:val="00102FFE"/>
    <w:rsid w:val="001030E2"/>
    <w:rsid w:val="001031E2"/>
    <w:rsid w:val="00103299"/>
    <w:rsid w:val="001032D6"/>
    <w:rsid w:val="00103489"/>
    <w:rsid w:val="00103560"/>
    <w:rsid w:val="00103A85"/>
    <w:rsid w:val="00103B6A"/>
    <w:rsid w:val="00103C29"/>
    <w:rsid w:val="00104491"/>
    <w:rsid w:val="00104645"/>
    <w:rsid w:val="0010493A"/>
    <w:rsid w:val="00104CBD"/>
    <w:rsid w:val="00104E3A"/>
    <w:rsid w:val="00104EED"/>
    <w:rsid w:val="00104EF9"/>
    <w:rsid w:val="001051D5"/>
    <w:rsid w:val="00105262"/>
    <w:rsid w:val="001054E8"/>
    <w:rsid w:val="00105539"/>
    <w:rsid w:val="00105A21"/>
    <w:rsid w:val="00105A77"/>
    <w:rsid w:val="00105C0C"/>
    <w:rsid w:val="00105CE1"/>
    <w:rsid w:val="00105FB5"/>
    <w:rsid w:val="0010624A"/>
    <w:rsid w:val="001066EC"/>
    <w:rsid w:val="001068D3"/>
    <w:rsid w:val="00106A15"/>
    <w:rsid w:val="00106ABB"/>
    <w:rsid w:val="00106B54"/>
    <w:rsid w:val="00106C58"/>
    <w:rsid w:val="00106CA4"/>
    <w:rsid w:val="00106DD6"/>
    <w:rsid w:val="00106F7A"/>
    <w:rsid w:val="001076F1"/>
    <w:rsid w:val="0010797A"/>
    <w:rsid w:val="00107F85"/>
    <w:rsid w:val="001102B9"/>
    <w:rsid w:val="00110378"/>
    <w:rsid w:val="001103E1"/>
    <w:rsid w:val="00110473"/>
    <w:rsid w:val="001106BB"/>
    <w:rsid w:val="00110B0B"/>
    <w:rsid w:val="00110B2F"/>
    <w:rsid w:val="00110B5C"/>
    <w:rsid w:val="00110C2A"/>
    <w:rsid w:val="0011104B"/>
    <w:rsid w:val="00111237"/>
    <w:rsid w:val="00111240"/>
    <w:rsid w:val="0011142A"/>
    <w:rsid w:val="00111574"/>
    <w:rsid w:val="001115BF"/>
    <w:rsid w:val="0011222A"/>
    <w:rsid w:val="001123AA"/>
    <w:rsid w:val="0011293C"/>
    <w:rsid w:val="00112ACC"/>
    <w:rsid w:val="00112E87"/>
    <w:rsid w:val="0011306F"/>
    <w:rsid w:val="00113289"/>
    <w:rsid w:val="00113D9F"/>
    <w:rsid w:val="00113EBE"/>
    <w:rsid w:val="00113F0E"/>
    <w:rsid w:val="001141D3"/>
    <w:rsid w:val="0011435E"/>
    <w:rsid w:val="0011445D"/>
    <w:rsid w:val="00114896"/>
    <w:rsid w:val="001148CB"/>
    <w:rsid w:val="00114C62"/>
    <w:rsid w:val="00114D79"/>
    <w:rsid w:val="001150D4"/>
    <w:rsid w:val="0011516D"/>
    <w:rsid w:val="0011535F"/>
    <w:rsid w:val="001154E0"/>
    <w:rsid w:val="00115568"/>
    <w:rsid w:val="00115755"/>
    <w:rsid w:val="00115CF8"/>
    <w:rsid w:val="00115DA3"/>
    <w:rsid w:val="00115E72"/>
    <w:rsid w:val="001164FC"/>
    <w:rsid w:val="0011652C"/>
    <w:rsid w:val="00116723"/>
    <w:rsid w:val="00116AE9"/>
    <w:rsid w:val="00116E39"/>
    <w:rsid w:val="00116FB2"/>
    <w:rsid w:val="00117023"/>
    <w:rsid w:val="00117098"/>
    <w:rsid w:val="00117463"/>
    <w:rsid w:val="001174AA"/>
    <w:rsid w:val="0011781A"/>
    <w:rsid w:val="00120145"/>
    <w:rsid w:val="001201D5"/>
    <w:rsid w:val="001208E3"/>
    <w:rsid w:val="00120C8F"/>
    <w:rsid w:val="00120E8E"/>
    <w:rsid w:val="00120EBD"/>
    <w:rsid w:val="00121042"/>
    <w:rsid w:val="001215FB"/>
    <w:rsid w:val="00121615"/>
    <w:rsid w:val="0012164D"/>
    <w:rsid w:val="00121683"/>
    <w:rsid w:val="001217B1"/>
    <w:rsid w:val="001218D7"/>
    <w:rsid w:val="00121CAB"/>
    <w:rsid w:val="00121FFD"/>
    <w:rsid w:val="00122394"/>
    <w:rsid w:val="00122470"/>
    <w:rsid w:val="00122484"/>
    <w:rsid w:val="001224C5"/>
    <w:rsid w:val="00122556"/>
    <w:rsid w:val="00123099"/>
    <w:rsid w:val="001230FE"/>
    <w:rsid w:val="0012335F"/>
    <w:rsid w:val="0012397B"/>
    <w:rsid w:val="00123A28"/>
    <w:rsid w:val="00123CB5"/>
    <w:rsid w:val="00124189"/>
    <w:rsid w:val="00124267"/>
    <w:rsid w:val="0012430C"/>
    <w:rsid w:val="001243F5"/>
    <w:rsid w:val="00124E29"/>
    <w:rsid w:val="00125628"/>
    <w:rsid w:val="0012578F"/>
    <w:rsid w:val="001259E5"/>
    <w:rsid w:val="001263D1"/>
    <w:rsid w:val="001266A2"/>
    <w:rsid w:val="00126804"/>
    <w:rsid w:val="00126C11"/>
    <w:rsid w:val="0012703C"/>
    <w:rsid w:val="001271DE"/>
    <w:rsid w:val="00127252"/>
    <w:rsid w:val="00127389"/>
    <w:rsid w:val="001277EE"/>
    <w:rsid w:val="00127B88"/>
    <w:rsid w:val="00127E69"/>
    <w:rsid w:val="00127EBA"/>
    <w:rsid w:val="001308DA"/>
    <w:rsid w:val="00130A24"/>
    <w:rsid w:val="00130C1D"/>
    <w:rsid w:val="00130C40"/>
    <w:rsid w:val="00130D7C"/>
    <w:rsid w:val="00131094"/>
    <w:rsid w:val="0013131A"/>
    <w:rsid w:val="0013136F"/>
    <w:rsid w:val="00131404"/>
    <w:rsid w:val="001319E4"/>
    <w:rsid w:val="00131DD6"/>
    <w:rsid w:val="00131FE2"/>
    <w:rsid w:val="00132315"/>
    <w:rsid w:val="0013233A"/>
    <w:rsid w:val="001323C5"/>
    <w:rsid w:val="00132561"/>
    <w:rsid w:val="0013280C"/>
    <w:rsid w:val="001328F6"/>
    <w:rsid w:val="001329DC"/>
    <w:rsid w:val="00132C7D"/>
    <w:rsid w:val="00133099"/>
    <w:rsid w:val="00133259"/>
    <w:rsid w:val="001332BE"/>
    <w:rsid w:val="0013335E"/>
    <w:rsid w:val="00133441"/>
    <w:rsid w:val="00133CE4"/>
    <w:rsid w:val="00133CF1"/>
    <w:rsid w:val="00133D87"/>
    <w:rsid w:val="00133DA2"/>
    <w:rsid w:val="00133E05"/>
    <w:rsid w:val="00133F21"/>
    <w:rsid w:val="0013458E"/>
    <w:rsid w:val="00134696"/>
    <w:rsid w:val="0013493E"/>
    <w:rsid w:val="00134C92"/>
    <w:rsid w:val="00134D1B"/>
    <w:rsid w:val="0013581B"/>
    <w:rsid w:val="00135ADF"/>
    <w:rsid w:val="0013601B"/>
    <w:rsid w:val="00136326"/>
    <w:rsid w:val="0013669A"/>
    <w:rsid w:val="0013688C"/>
    <w:rsid w:val="00136955"/>
    <w:rsid w:val="00136960"/>
    <w:rsid w:val="0013741A"/>
    <w:rsid w:val="0013744F"/>
    <w:rsid w:val="00137462"/>
    <w:rsid w:val="00137481"/>
    <w:rsid w:val="001375C5"/>
    <w:rsid w:val="001376A5"/>
    <w:rsid w:val="0013791D"/>
    <w:rsid w:val="001379BD"/>
    <w:rsid w:val="00137A9C"/>
    <w:rsid w:val="00137DC2"/>
    <w:rsid w:val="001402FA"/>
    <w:rsid w:val="00140429"/>
    <w:rsid w:val="001405AB"/>
    <w:rsid w:val="0014078B"/>
    <w:rsid w:val="00140DCD"/>
    <w:rsid w:val="00140E8B"/>
    <w:rsid w:val="00140FC7"/>
    <w:rsid w:val="00141558"/>
    <w:rsid w:val="0014171F"/>
    <w:rsid w:val="00141DCF"/>
    <w:rsid w:val="00141E0B"/>
    <w:rsid w:val="00141E58"/>
    <w:rsid w:val="00142209"/>
    <w:rsid w:val="00142268"/>
    <w:rsid w:val="00142926"/>
    <w:rsid w:val="0014294A"/>
    <w:rsid w:val="0014318B"/>
    <w:rsid w:val="00143217"/>
    <w:rsid w:val="00143377"/>
    <w:rsid w:val="00143A7A"/>
    <w:rsid w:val="00143E99"/>
    <w:rsid w:val="0014485E"/>
    <w:rsid w:val="00144C8A"/>
    <w:rsid w:val="00144D43"/>
    <w:rsid w:val="00144D83"/>
    <w:rsid w:val="00144F6D"/>
    <w:rsid w:val="00145B7D"/>
    <w:rsid w:val="00145C2D"/>
    <w:rsid w:val="00145D92"/>
    <w:rsid w:val="00145DB9"/>
    <w:rsid w:val="0014621C"/>
    <w:rsid w:val="00146353"/>
    <w:rsid w:val="0014639B"/>
    <w:rsid w:val="00146752"/>
    <w:rsid w:val="00146883"/>
    <w:rsid w:val="0014688D"/>
    <w:rsid w:val="00146A49"/>
    <w:rsid w:val="00146C10"/>
    <w:rsid w:val="00146CB1"/>
    <w:rsid w:val="00146D12"/>
    <w:rsid w:val="00146E2E"/>
    <w:rsid w:val="00147140"/>
    <w:rsid w:val="001472B8"/>
    <w:rsid w:val="00147A3C"/>
    <w:rsid w:val="00147AC6"/>
    <w:rsid w:val="00147D41"/>
    <w:rsid w:val="00147F80"/>
    <w:rsid w:val="0015002C"/>
    <w:rsid w:val="00150196"/>
    <w:rsid w:val="001501D0"/>
    <w:rsid w:val="001501E8"/>
    <w:rsid w:val="00150836"/>
    <w:rsid w:val="00150866"/>
    <w:rsid w:val="00150888"/>
    <w:rsid w:val="0015095F"/>
    <w:rsid w:val="00150A7D"/>
    <w:rsid w:val="0015114B"/>
    <w:rsid w:val="00151278"/>
    <w:rsid w:val="001513F9"/>
    <w:rsid w:val="00151946"/>
    <w:rsid w:val="00151CA0"/>
    <w:rsid w:val="00151DA3"/>
    <w:rsid w:val="0015278E"/>
    <w:rsid w:val="0015299D"/>
    <w:rsid w:val="00152EF6"/>
    <w:rsid w:val="0015355A"/>
    <w:rsid w:val="00153F79"/>
    <w:rsid w:val="00154025"/>
    <w:rsid w:val="001543D6"/>
    <w:rsid w:val="001544E0"/>
    <w:rsid w:val="00154610"/>
    <w:rsid w:val="00154691"/>
    <w:rsid w:val="00154CF9"/>
    <w:rsid w:val="001550DC"/>
    <w:rsid w:val="0015595B"/>
    <w:rsid w:val="00155C5F"/>
    <w:rsid w:val="00155DC1"/>
    <w:rsid w:val="001565C2"/>
    <w:rsid w:val="00156AFF"/>
    <w:rsid w:val="00156D32"/>
    <w:rsid w:val="00156DD9"/>
    <w:rsid w:val="00157370"/>
    <w:rsid w:val="00157E1C"/>
    <w:rsid w:val="00157E38"/>
    <w:rsid w:val="00157F33"/>
    <w:rsid w:val="0016006E"/>
    <w:rsid w:val="00160682"/>
    <w:rsid w:val="0016068B"/>
    <w:rsid w:val="001609CC"/>
    <w:rsid w:val="00160DB7"/>
    <w:rsid w:val="00160DB8"/>
    <w:rsid w:val="00161115"/>
    <w:rsid w:val="00161BC0"/>
    <w:rsid w:val="00161DFD"/>
    <w:rsid w:val="00161F2D"/>
    <w:rsid w:val="001621E5"/>
    <w:rsid w:val="0016253E"/>
    <w:rsid w:val="0016278D"/>
    <w:rsid w:val="00162953"/>
    <w:rsid w:val="001629F6"/>
    <w:rsid w:val="00162B68"/>
    <w:rsid w:val="00162C00"/>
    <w:rsid w:val="00162E1D"/>
    <w:rsid w:val="00163044"/>
    <w:rsid w:val="00163068"/>
    <w:rsid w:val="001631AD"/>
    <w:rsid w:val="00163507"/>
    <w:rsid w:val="001636D8"/>
    <w:rsid w:val="00163B13"/>
    <w:rsid w:val="001641C2"/>
    <w:rsid w:val="001643E4"/>
    <w:rsid w:val="001644E8"/>
    <w:rsid w:val="001644FA"/>
    <w:rsid w:val="001645B7"/>
    <w:rsid w:val="001645BF"/>
    <w:rsid w:val="0016471F"/>
    <w:rsid w:val="00164756"/>
    <w:rsid w:val="00164795"/>
    <w:rsid w:val="00164AE3"/>
    <w:rsid w:val="001656A7"/>
    <w:rsid w:val="00165AF3"/>
    <w:rsid w:val="00165E2C"/>
    <w:rsid w:val="00166014"/>
    <w:rsid w:val="00166027"/>
    <w:rsid w:val="001660A8"/>
    <w:rsid w:val="00166324"/>
    <w:rsid w:val="00166751"/>
    <w:rsid w:val="00166910"/>
    <w:rsid w:val="00166B05"/>
    <w:rsid w:val="00167007"/>
    <w:rsid w:val="00167590"/>
    <w:rsid w:val="00167830"/>
    <w:rsid w:val="00167A2C"/>
    <w:rsid w:val="00170135"/>
    <w:rsid w:val="001703AB"/>
    <w:rsid w:val="001705D4"/>
    <w:rsid w:val="001706A3"/>
    <w:rsid w:val="00170E0A"/>
    <w:rsid w:val="00170FAC"/>
    <w:rsid w:val="00171040"/>
    <w:rsid w:val="00171436"/>
    <w:rsid w:val="00171ADF"/>
    <w:rsid w:val="00171C70"/>
    <w:rsid w:val="00171EA0"/>
    <w:rsid w:val="00171EC3"/>
    <w:rsid w:val="00172011"/>
    <w:rsid w:val="00172178"/>
    <w:rsid w:val="0017278F"/>
    <w:rsid w:val="0017290C"/>
    <w:rsid w:val="001730B0"/>
    <w:rsid w:val="00173476"/>
    <w:rsid w:val="00173857"/>
    <w:rsid w:val="0017385E"/>
    <w:rsid w:val="00173FE8"/>
    <w:rsid w:val="00173FFE"/>
    <w:rsid w:val="001741D4"/>
    <w:rsid w:val="001743CA"/>
    <w:rsid w:val="0017452D"/>
    <w:rsid w:val="00174599"/>
    <w:rsid w:val="00174B40"/>
    <w:rsid w:val="00174C1F"/>
    <w:rsid w:val="00175068"/>
    <w:rsid w:val="001750F1"/>
    <w:rsid w:val="00175310"/>
    <w:rsid w:val="00175AA4"/>
    <w:rsid w:val="00175D6A"/>
    <w:rsid w:val="0017605C"/>
    <w:rsid w:val="00176817"/>
    <w:rsid w:val="00176912"/>
    <w:rsid w:val="00176AE7"/>
    <w:rsid w:val="00176B14"/>
    <w:rsid w:val="00177798"/>
    <w:rsid w:val="00177994"/>
    <w:rsid w:val="00177ADE"/>
    <w:rsid w:val="00177BBF"/>
    <w:rsid w:val="00177E53"/>
    <w:rsid w:val="00177E5B"/>
    <w:rsid w:val="00177E82"/>
    <w:rsid w:val="00180213"/>
    <w:rsid w:val="001802B2"/>
    <w:rsid w:val="00180611"/>
    <w:rsid w:val="001808E2"/>
    <w:rsid w:val="00180964"/>
    <w:rsid w:val="00180C52"/>
    <w:rsid w:val="001810C6"/>
    <w:rsid w:val="0018158E"/>
    <w:rsid w:val="001816C8"/>
    <w:rsid w:val="001816FC"/>
    <w:rsid w:val="00181881"/>
    <w:rsid w:val="00181892"/>
    <w:rsid w:val="00181A86"/>
    <w:rsid w:val="00181F0B"/>
    <w:rsid w:val="001825A7"/>
    <w:rsid w:val="001827A7"/>
    <w:rsid w:val="00182F82"/>
    <w:rsid w:val="00182F8C"/>
    <w:rsid w:val="00183234"/>
    <w:rsid w:val="00183578"/>
    <w:rsid w:val="001835A9"/>
    <w:rsid w:val="0018373F"/>
    <w:rsid w:val="001838AA"/>
    <w:rsid w:val="00183A93"/>
    <w:rsid w:val="00183C21"/>
    <w:rsid w:val="00183D36"/>
    <w:rsid w:val="00183E64"/>
    <w:rsid w:val="00183EF9"/>
    <w:rsid w:val="00184345"/>
    <w:rsid w:val="00184774"/>
    <w:rsid w:val="001847CC"/>
    <w:rsid w:val="0018516F"/>
    <w:rsid w:val="0018570A"/>
    <w:rsid w:val="0018593C"/>
    <w:rsid w:val="00185CC9"/>
    <w:rsid w:val="00185FA8"/>
    <w:rsid w:val="0018624C"/>
    <w:rsid w:val="0018634E"/>
    <w:rsid w:val="001865D3"/>
    <w:rsid w:val="001868D8"/>
    <w:rsid w:val="00186A66"/>
    <w:rsid w:val="00186E1E"/>
    <w:rsid w:val="0018711F"/>
    <w:rsid w:val="001871D4"/>
    <w:rsid w:val="00187426"/>
    <w:rsid w:val="001875D2"/>
    <w:rsid w:val="001879F1"/>
    <w:rsid w:val="00187F36"/>
    <w:rsid w:val="00190086"/>
    <w:rsid w:val="001900F8"/>
    <w:rsid w:val="00190112"/>
    <w:rsid w:val="00190265"/>
    <w:rsid w:val="0019026A"/>
    <w:rsid w:val="0019053A"/>
    <w:rsid w:val="001905B4"/>
    <w:rsid w:val="001909B3"/>
    <w:rsid w:val="00190BE4"/>
    <w:rsid w:val="00190C70"/>
    <w:rsid w:val="00190DA2"/>
    <w:rsid w:val="0019113B"/>
    <w:rsid w:val="00191390"/>
    <w:rsid w:val="0019171B"/>
    <w:rsid w:val="00191868"/>
    <w:rsid w:val="00191BB1"/>
    <w:rsid w:val="00191C83"/>
    <w:rsid w:val="0019246B"/>
    <w:rsid w:val="00192865"/>
    <w:rsid w:val="00192FFB"/>
    <w:rsid w:val="00193421"/>
    <w:rsid w:val="001934A0"/>
    <w:rsid w:val="001940B0"/>
    <w:rsid w:val="001945C4"/>
    <w:rsid w:val="0019472C"/>
    <w:rsid w:val="00194892"/>
    <w:rsid w:val="00194D21"/>
    <w:rsid w:val="0019529A"/>
    <w:rsid w:val="001955B3"/>
    <w:rsid w:val="00195AC5"/>
    <w:rsid w:val="00195C62"/>
    <w:rsid w:val="00195CA8"/>
    <w:rsid w:val="00196033"/>
    <w:rsid w:val="0019622D"/>
    <w:rsid w:val="0019642C"/>
    <w:rsid w:val="001966FE"/>
    <w:rsid w:val="00196782"/>
    <w:rsid w:val="0019699D"/>
    <w:rsid w:val="00196C4B"/>
    <w:rsid w:val="00196CEF"/>
    <w:rsid w:val="00197589"/>
    <w:rsid w:val="00197864"/>
    <w:rsid w:val="0019788B"/>
    <w:rsid w:val="00197AFA"/>
    <w:rsid w:val="001A0012"/>
    <w:rsid w:val="001A0144"/>
    <w:rsid w:val="001A0422"/>
    <w:rsid w:val="001A077A"/>
    <w:rsid w:val="001A08AA"/>
    <w:rsid w:val="001A0B5B"/>
    <w:rsid w:val="001A18DA"/>
    <w:rsid w:val="001A1DDF"/>
    <w:rsid w:val="001A1E29"/>
    <w:rsid w:val="001A2087"/>
    <w:rsid w:val="001A213E"/>
    <w:rsid w:val="001A281A"/>
    <w:rsid w:val="001A2B38"/>
    <w:rsid w:val="001A30C9"/>
    <w:rsid w:val="001A33D5"/>
    <w:rsid w:val="001A375E"/>
    <w:rsid w:val="001A3A55"/>
    <w:rsid w:val="001A3E41"/>
    <w:rsid w:val="001A4041"/>
    <w:rsid w:val="001A41A8"/>
    <w:rsid w:val="001A41FA"/>
    <w:rsid w:val="001A4C2C"/>
    <w:rsid w:val="001A4DF1"/>
    <w:rsid w:val="001A534C"/>
    <w:rsid w:val="001A56D8"/>
    <w:rsid w:val="001A5971"/>
    <w:rsid w:val="001A5E29"/>
    <w:rsid w:val="001A61C1"/>
    <w:rsid w:val="001A6A71"/>
    <w:rsid w:val="001A7498"/>
    <w:rsid w:val="001A7606"/>
    <w:rsid w:val="001A76C5"/>
    <w:rsid w:val="001A78CD"/>
    <w:rsid w:val="001B0A4A"/>
    <w:rsid w:val="001B0D7A"/>
    <w:rsid w:val="001B1095"/>
    <w:rsid w:val="001B1297"/>
    <w:rsid w:val="001B1302"/>
    <w:rsid w:val="001B1439"/>
    <w:rsid w:val="001B1A88"/>
    <w:rsid w:val="001B1DA1"/>
    <w:rsid w:val="001B1E34"/>
    <w:rsid w:val="001B1E4F"/>
    <w:rsid w:val="001B2270"/>
    <w:rsid w:val="001B23C9"/>
    <w:rsid w:val="001B2F8F"/>
    <w:rsid w:val="001B31CF"/>
    <w:rsid w:val="001B323A"/>
    <w:rsid w:val="001B327C"/>
    <w:rsid w:val="001B3998"/>
    <w:rsid w:val="001B3A91"/>
    <w:rsid w:val="001B3CAB"/>
    <w:rsid w:val="001B3E26"/>
    <w:rsid w:val="001B3E90"/>
    <w:rsid w:val="001B3FAA"/>
    <w:rsid w:val="001B401B"/>
    <w:rsid w:val="001B4456"/>
    <w:rsid w:val="001B446C"/>
    <w:rsid w:val="001B4AF1"/>
    <w:rsid w:val="001B4CA9"/>
    <w:rsid w:val="001B4E42"/>
    <w:rsid w:val="001B5508"/>
    <w:rsid w:val="001B5BCA"/>
    <w:rsid w:val="001B5DEA"/>
    <w:rsid w:val="001B606E"/>
    <w:rsid w:val="001B65C9"/>
    <w:rsid w:val="001B684A"/>
    <w:rsid w:val="001B6B76"/>
    <w:rsid w:val="001B6CDB"/>
    <w:rsid w:val="001B72CE"/>
    <w:rsid w:val="001B72DA"/>
    <w:rsid w:val="001B7329"/>
    <w:rsid w:val="001B73BC"/>
    <w:rsid w:val="001B7732"/>
    <w:rsid w:val="001C0159"/>
    <w:rsid w:val="001C0850"/>
    <w:rsid w:val="001C0955"/>
    <w:rsid w:val="001C0980"/>
    <w:rsid w:val="001C0A3D"/>
    <w:rsid w:val="001C0A74"/>
    <w:rsid w:val="001C0EFF"/>
    <w:rsid w:val="001C1560"/>
    <w:rsid w:val="001C1882"/>
    <w:rsid w:val="001C1900"/>
    <w:rsid w:val="001C1920"/>
    <w:rsid w:val="001C1AAD"/>
    <w:rsid w:val="001C1B42"/>
    <w:rsid w:val="001C1D27"/>
    <w:rsid w:val="001C1D95"/>
    <w:rsid w:val="001C1E9D"/>
    <w:rsid w:val="001C214A"/>
    <w:rsid w:val="001C220D"/>
    <w:rsid w:val="001C275A"/>
    <w:rsid w:val="001C29B7"/>
    <w:rsid w:val="001C2EEF"/>
    <w:rsid w:val="001C2FB2"/>
    <w:rsid w:val="001C33E5"/>
    <w:rsid w:val="001C33FC"/>
    <w:rsid w:val="001C397D"/>
    <w:rsid w:val="001C3C83"/>
    <w:rsid w:val="001C3D2F"/>
    <w:rsid w:val="001C3E92"/>
    <w:rsid w:val="001C402B"/>
    <w:rsid w:val="001C411B"/>
    <w:rsid w:val="001C41B2"/>
    <w:rsid w:val="001C4666"/>
    <w:rsid w:val="001C4822"/>
    <w:rsid w:val="001C4CA4"/>
    <w:rsid w:val="001C4F9C"/>
    <w:rsid w:val="001C54EA"/>
    <w:rsid w:val="001C5B95"/>
    <w:rsid w:val="001C5C06"/>
    <w:rsid w:val="001C5F1B"/>
    <w:rsid w:val="001C65B7"/>
    <w:rsid w:val="001C67A3"/>
    <w:rsid w:val="001C6A74"/>
    <w:rsid w:val="001C6AED"/>
    <w:rsid w:val="001C711A"/>
    <w:rsid w:val="001C7463"/>
    <w:rsid w:val="001C790C"/>
    <w:rsid w:val="001C7BF6"/>
    <w:rsid w:val="001C7D8E"/>
    <w:rsid w:val="001C7DC0"/>
    <w:rsid w:val="001C7E85"/>
    <w:rsid w:val="001C7F97"/>
    <w:rsid w:val="001D0488"/>
    <w:rsid w:val="001D0B90"/>
    <w:rsid w:val="001D0E29"/>
    <w:rsid w:val="001D103E"/>
    <w:rsid w:val="001D1281"/>
    <w:rsid w:val="001D1F2D"/>
    <w:rsid w:val="001D22ED"/>
    <w:rsid w:val="001D2455"/>
    <w:rsid w:val="001D2745"/>
    <w:rsid w:val="001D294D"/>
    <w:rsid w:val="001D29C4"/>
    <w:rsid w:val="001D2F7C"/>
    <w:rsid w:val="001D31D7"/>
    <w:rsid w:val="001D353A"/>
    <w:rsid w:val="001D3D7A"/>
    <w:rsid w:val="001D3EF6"/>
    <w:rsid w:val="001D412F"/>
    <w:rsid w:val="001D470F"/>
    <w:rsid w:val="001D4770"/>
    <w:rsid w:val="001D4896"/>
    <w:rsid w:val="001D490F"/>
    <w:rsid w:val="001D4B1F"/>
    <w:rsid w:val="001D4F75"/>
    <w:rsid w:val="001D52A1"/>
    <w:rsid w:val="001D5335"/>
    <w:rsid w:val="001D5558"/>
    <w:rsid w:val="001D59E5"/>
    <w:rsid w:val="001D5B22"/>
    <w:rsid w:val="001D5B5F"/>
    <w:rsid w:val="001D5BF5"/>
    <w:rsid w:val="001D5DE4"/>
    <w:rsid w:val="001D5DEA"/>
    <w:rsid w:val="001D607E"/>
    <w:rsid w:val="001D6121"/>
    <w:rsid w:val="001D68E6"/>
    <w:rsid w:val="001D69A2"/>
    <w:rsid w:val="001D6A8D"/>
    <w:rsid w:val="001D6BC0"/>
    <w:rsid w:val="001D6D06"/>
    <w:rsid w:val="001D6F7E"/>
    <w:rsid w:val="001D71A4"/>
    <w:rsid w:val="001D72F1"/>
    <w:rsid w:val="001D744C"/>
    <w:rsid w:val="001D7B5C"/>
    <w:rsid w:val="001D7D42"/>
    <w:rsid w:val="001E0063"/>
    <w:rsid w:val="001E00AF"/>
    <w:rsid w:val="001E00E5"/>
    <w:rsid w:val="001E00F7"/>
    <w:rsid w:val="001E0212"/>
    <w:rsid w:val="001E047D"/>
    <w:rsid w:val="001E0708"/>
    <w:rsid w:val="001E09CF"/>
    <w:rsid w:val="001E0A3C"/>
    <w:rsid w:val="001E0C5B"/>
    <w:rsid w:val="001E0D20"/>
    <w:rsid w:val="001E0F37"/>
    <w:rsid w:val="001E16C3"/>
    <w:rsid w:val="001E1739"/>
    <w:rsid w:val="001E1881"/>
    <w:rsid w:val="001E1AB5"/>
    <w:rsid w:val="001E1DD3"/>
    <w:rsid w:val="001E2234"/>
    <w:rsid w:val="001E22DA"/>
    <w:rsid w:val="001E2381"/>
    <w:rsid w:val="001E3028"/>
    <w:rsid w:val="001E36C7"/>
    <w:rsid w:val="001E37A5"/>
    <w:rsid w:val="001E395F"/>
    <w:rsid w:val="001E39D8"/>
    <w:rsid w:val="001E3A92"/>
    <w:rsid w:val="001E3AD9"/>
    <w:rsid w:val="001E3AEB"/>
    <w:rsid w:val="001E3B3A"/>
    <w:rsid w:val="001E3BF9"/>
    <w:rsid w:val="001E3E5B"/>
    <w:rsid w:val="001E41A7"/>
    <w:rsid w:val="001E47EA"/>
    <w:rsid w:val="001E49D8"/>
    <w:rsid w:val="001E4C1C"/>
    <w:rsid w:val="001E4F6C"/>
    <w:rsid w:val="001E4FAB"/>
    <w:rsid w:val="001E518A"/>
    <w:rsid w:val="001E54D5"/>
    <w:rsid w:val="001E5807"/>
    <w:rsid w:val="001E589F"/>
    <w:rsid w:val="001E5963"/>
    <w:rsid w:val="001E5BF4"/>
    <w:rsid w:val="001E5C26"/>
    <w:rsid w:val="001E5D17"/>
    <w:rsid w:val="001E60B7"/>
    <w:rsid w:val="001E62EE"/>
    <w:rsid w:val="001E63F3"/>
    <w:rsid w:val="001E69F3"/>
    <w:rsid w:val="001E6CFE"/>
    <w:rsid w:val="001E709E"/>
    <w:rsid w:val="001E71D9"/>
    <w:rsid w:val="001E761A"/>
    <w:rsid w:val="001E762F"/>
    <w:rsid w:val="001E7703"/>
    <w:rsid w:val="001E78D9"/>
    <w:rsid w:val="001E78EA"/>
    <w:rsid w:val="001E7B0F"/>
    <w:rsid w:val="001E7B51"/>
    <w:rsid w:val="001E7DDF"/>
    <w:rsid w:val="001E7F8D"/>
    <w:rsid w:val="001F002A"/>
    <w:rsid w:val="001F023B"/>
    <w:rsid w:val="001F02DD"/>
    <w:rsid w:val="001F0649"/>
    <w:rsid w:val="001F09E8"/>
    <w:rsid w:val="001F0A93"/>
    <w:rsid w:val="001F0EAB"/>
    <w:rsid w:val="001F1613"/>
    <w:rsid w:val="001F161C"/>
    <w:rsid w:val="001F1664"/>
    <w:rsid w:val="001F1B3A"/>
    <w:rsid w:val="001F1BE2"/>
    <w:rsid w:val="001F1E0E"/>
    <w:rsid w:val="001F1E2D"/>
    <w:rsid w:val="001F2190"/>
    <w:rsid w:val="001F2B0B"/>
    <w:rsid w:val="001F2E41"/>
    <w:rsid w:val="001F367B"/>
    <w:rsid w:val="001F3CFD"/>
    <w:rsid w:val="001F3E74"/>
    <w:rsid w:val="001F435C"/>
    <w:rsid w:val="001F47D9"/>
    <w:rsid w:val="001F4A19"/>
    <w:rsid w:val="001F4EFB"/>
    <w:rsid w:val="001F4F9B"/>
    <w:rsid w:val="001F502B"/>
    <w:rsid w:val="001F51B8"/>
    <w:rsid w:val="001F5B14"/>
    <w:rsid w:val="001F5C74"/>
    <w:rsid w:val="001F5D9B"/>
    <w:rsid w:val="001F5ED7"/>
    <w:rsid w:val="001F6674"/>
    <w:rsid w:val="001F6904"/>
    <w:rsid w:val="001F6B94"/>
    <w:rsid w:val="001F6E61"/>
    <w:rsid w:val="001F6F39"/>
    <w:rsid w:val="001F7184"/>
    <w:rsid w:val="001F71B8"/>
    <w:rsid w:val="001F724F"/>
    <w:rsid w:val="001F7B36"/>
    <w:rsid w:val="001F7E21"/>
    <w:rsid w:val="001F7FC0"/>
    <w:rsid w:val="00200C69"/>
    <w:rsid w:val="00200DCC"/>
    <w:rsid w:val="00200F2B"/>
    <w:rsid w:val="002012E0"/>
    <w:rsid w:val="00201558"/>
    <w:rsid w:val="00201681"/>
    <w:rsid w:val="00201781"/>
    <w:rsid w:val="00201A40"/>
    <w:rsid w:val="00201B0A"/>
    <w:rsid w:val="00201BC2"/>
    <w:rsid w:val="00201F50"/>
    <w:rsid w:val="002020D4"/>
    <w:rsid w:val="00202415"/>
    <w:rsid w:val="0020259A"/>
    <w:rsid w:val="00202692"/>
    <w:rsid w:val="002029B6"/>
    <w:rsid w:val="00202B7C"/>
    <w:rsid w:val="00202FC0"/>
    <w:rsid w:val="0020306A"/>
    <w:rsid w:val="00203620"/>
    <w:rsid w:val="002036F4"/>
    <w:rsid w:val="002038E5"/>
    <w:rsid w:val="002038F9"/>
    <w:rsid w:val="00203B86"/>
    <w:rsid w:val="002040BB"/>
    <w:rsid w:val="00204116"/>
    <w:rsid w:val="00204C3F"/>
    <w:rsid w:val="00204D4A"/>
    <w:rsid w:val="00204F08"/>
    <w:rsid w:val="00204F12"/>
    <w:rsid w:val="00205804"/>
    <w:rsid w:val="00205B53"/>
    <w:rsid w:val="00205CC8"/>
    <w:rsid w:val="00205F1B"/>
    <w:rsid w:val="00206182"/>
    <w:rsid w:val="00206B97"/>
    <w:rsid w:val="00206CFB"/>
    <w:rsid w:val="00206DD4"/>
    <w:rsid w:val="002070DF"/>
    <w:rsid w:val="002070FE"/>
    <w:rsid w:val="002072FF"/>
    <w:rsid w:val="00207D18"/>
    <w:rsid w:val="002100D8"/>
    <w:rsid w:val="00210482"/>
    <w:rsid w:val="002104FC"/>
    <w:rsid w:val="00210ED1"/>
    <w:rsid w:val="00210EF2"/>
    <w:rsid w:val="00211088"/>
    <w:rsid w:val="00211270"/>
    <w:rsid w:val="00211589"/>
    <w:rsid w:val="002115B4"/>
    <w:rsid w:val="002118BA"/>
    <w:rsid w:val="0021256B"/>
    <w:rsid w:val="00212637"/>
    <w:rsid w:val="00212998"/>
    <w:rsid w:val="00212B21"/>
    <w:rsid w:val="00212B98"/>
    <w:rsid w:val="002131AF"/>
    <w:rsid w:val="002137AF"/>
    <w:rsid w:val="002139A3"/>
    <w:rsid w:val="00213C61"/>
    <w:rsid w:val="00213E8F"/>
    <w:rsid w:val="002140B5"/>
    <w:rsid w:val="00214181"/>
    <w:rsid w:val="0021460F"/>
    <w:rsid w:val="00214685"/>
    <w:rsid w:val="00214A7A"/>
    <w:rsid w:val="00214B6C"/>
    <w:rsid w:val="00215278"/>
    <w:rsid w:val="002153FB"/>
    <w:rsid w:val="00215449"/>
    <w:rsid w:val="00215803"/>
    <w:rsid w:val="00215B2B"/>
    <w:rsid w:val="00215D8A"/>
    <w:rsid w:val="00215FE5"/>
    <w:rsid w:val="002163BA"/>
    <w:rsid w:val="002163C0"/>
    <w:rsid w:val="002166B2"/>
    <w:rsid w:val="002174AE"/>
    <w:rsid w:val="002175F0"/>
    <w:rsid w:val="002177DC"/>
    <w:rsid w:val="00217A22"/>
    <w:rsid w:val="00217A6D"/>
    <w:rsid w:val="00217B42"/>
    <w:rsid w:val="00217BB7"/>
    <w:rsid w:val="00220032"/>
    <w:rsid w:val="00220617"/>
    <w:rsid w:val="00220D10"/>
    <w:rsid w:val="00221447"/>
    <w:rsid w:val="00221A26"/>
    <w:rsid w:val="00222048"/>
    <w:rsid w:val="0022231F"/>
    <w:rsid w:val="00222825"/>
    <w:rsid w:val="002229AE"/>
    <w:rsid w:val="00222C5F"/>
    <w:rsid w:val="00222DF8"/>
    <w:rsid w:val="00223287"/>
    <w:rsid w:val="00223305"/>
    <w:rsid w:val="00223E4D"/>
    <w:rsid w:val="00224324"/>
    <w:rsid w:val="00224740"/>
    <w:rsid w:val="00224829"/>
    <w:rsid w:val="00224C5C"/>
    <w:rsid w:val="00224D85"/>
    <w:rsid w:val="00224E40"/>
    <w:rsid w:val="00225231"/>
    <w:rsid w:val="0022559C"/>
    <w:rsid w:val="00225C0E"/>
    <w:rsid w:val="00225F2F"/>
    <w:rsid w:val="00225FDA"/>
    <w:rsid w:val="0022616C"/>
    <w:rsid w:val="0022651C"/>
    <w:rsid w:val="002267FC"/>
    <w:rsid w:val="00226E37"/>
    <w:rsid w:val="00226E39"/>
    <w:rsid w:val="00227071"/>
    <w:rsid w:val="0022799D"/>
    <w:rsid w:val="00227C98"/>
    <w:rsid w:val="002300CB"/>
    <w:rsid w:val="00230123"/>
    <w:rsid w:val="002301EB"/>
    <w:rsid w:val="00230312"/>
    <w:rsid w:val="002303F3"/>
    <w:rsid w:val="002304E6"/>
    <w:rsid w:val="002306D8"/>
    <w:rsid w:val="002307FA"/>
    <w:rsid w:val="00230DB6"/>
    <w:rsid w:val="00230E67"/>
    <w:rsid w:val="00230E6A"/>
    <w:rsid w:val="00230EAA"/>
    <w:rsid w:val="00230FBF"/>
    <w:rsid w:val="0023101F"/>
    <w:rsid w:val="002312D6"/>
    <w:rsid w:val="002312E7"/>
    <w:rsid w:val="00231C99"/>
    <w:rsid w:val="00231D37"/>
    <w:rsid w:val="00231D6B"/>
    <w:rsid w:val="0023249C"/>
    <w:rsid w:val="002324CC"/>
    <w:rsid w:val="0023282A"/>
    <w:rsid w:val="0023285B"/>
    <w:rsid w:val="00232931"/>
    <w:rsid w:val="002329BB"/>
    <w:rsid w:val="00232A33"/>
    <w:rsid w:val="00232BA1"/>
    <w:rsid w:val="00232DF7"/>
    <w:rsid w:val="00232F36"/>
    <w:rsid w:val="00232FF6"/>
    <w:rsid w:val="00233294"/>
    <w:rsid w:val="00233448"/>
    <w:rsid w:val="00233582"/>
    <w:rsid w:val="002339D2"/>
    <w:rsid w:val="00233AA7"/>
    <w:rsid w:val="00233E83"/>
    <w:rsid w:val="00233EAE"/>
    <w:rsid w:val="0023405A"/>
    <w:rsid w:val="0023488E"/>
    <w:rsid w:val="0023491C"/>
    <w:rsid w:val="00234B7B"/>
    <w:rsid w:val="00234C28"/>
    <w:rsid w:val="00234D2A"/>
    <w:rsid w:val="0023514F"/>
    <w:rsid w:val="0023521D"/>
    <w:rsid w:val="00235B73"/>
    <w:rsid w:val="00235BDF"/>
    <w:rsid w:val="00235F67"/>
    <w:rsid w:val="002362B4"/>
    <w:rsid w:val="002365D1"/>
    <w:rsid w:val="00236A8E"/>
    <w:rsid w:val="00237219"/>
    <w:rsid w:val="0023724C"/>
    <w:rsid w:val="00237527"/>
    <w:rsid w:val="002378AF"/>
    <w:rsid w:val="00237DD1"/>
    <w:rsid w:val="002400BC"/>
    <w:rsid w:val="00240902"/>
    <w:rsid w:val="00240A80"/>
    <w:rsid w:val="0024116F"/>
    <w:rsid w:val="00241307"/>
    <w:rsid w:val="002419F3"/>
    <w:rsid w:val="00241B29"/>
    <w:rsid w:val="00241D23"/>
    <w:rsid w:val="00242623"/>
    <w:rsid w:val="00242799"/>
    <w:rsid w:val="0024342E"/>
    <w:rsid w:val="00243612"/>
    <w:rsid w:val="0024371E"/>
    <w:rsid w:val="00243879"/>
    <w:rsid w:val="00243A2E"/>
    <w:rsid w:val="00243DAB"/>
    <w:rsid w:val="00243FFD"/>
    <w:rsid w:val="00244B56"/>
    <w:rsid w:val="00244E9E"/>
    <w:rsid w:val="00245187"/>
    <w:rsid w:val="00246313"/>
    <w:rsid w:val="0024638E"/>
    <w:rsid w:val="0024643A"/>
    <w:rsid w:val="002464A1"/>
    <w:rsid w:val="00246781"/>
    <w:rsid w:val="002468EA"/>
    <w:rsid w:val="00246904"/>
    <w:rsid w:val="00246A0A"/>
    <w:rsid w:val="00246D38"/>
    <w:rsid w:val="00247116"/>
    <w:rsid w:val="0024788F"/>
    <w:rsid w:val="00247A58"/>
    <w:rsid w:val="00247A8F"/>
    <w:rsid w:val="00247D85"/>
    <w:rsid w:val="00247F6D"/>
    <w:rsid w:val="00247F96"/>
    <w:rsid w:val="00250572"/>
    <w:rsid w:val="002505D3"/>
    <w:rsid w:val="00250672"/>
    <w:rsid w:val="0025091D"/>
    <w:rsid w:val="002509CD"/>
    <w:rsid w:val="00250CE4"/>
    <w:rsid w:val="002512C5"/>
    <w:rsid w:val="002516D8"/>
    <w:rsid w:val="00251A6B"/>
    <w:rsid w:val="00251C95"/>
    <w:rsid w:val="00251E34"/>
    <w:rsid w:val="00251E7B"/>
    <w:rsid w:val="002521E3"/>
    <w:rsid w:val="00252565"/>
    <w:rsid w:val="002526DC"/>
    <w:rsid w:val="00252DFB"/>
    <w:rsid w:val="00253099"/>
    <w:rsid w:val="00253125"/>
    <w:rsid w:val="00253294"/>
    <w:rsid w:val="002533CB"/>
    <w:rsid w:val="0025370D"/>
    <w:rsid w:val="0025379F"/>
    <w:rsid w:val="002539F2"/>
    <w:rsid w:val="00253D68"/>
    <w:rsid w:val="00254361"/>
    <w:rsid w:val="0025455C"/>
    <w:rsid w:val="0025478D"/>
    <w:rsid w:val="00254CA3"/>
    <w:rsid w:val="002550EB"/>
    <w:rsid w:val="0025516C"/>
    <w:rsid w:val="00255445"/>
    <w:rsid w:val="00255459"/>
    <w:rsid w:val="00255675"/>
    <w:rsid w:val="00255755"/>
    <w:rsid w:val="00255933"/>
    <w:rsid w:val="0025593E"/>
    <w:rsid w:val="002559B5"/>
    <w:rsid w:val="00256016"/>
    <w:rsid w:val="002562C0"/>
    <w:rsid w:val="0025657C"/>
    <w:rsid w:val="00256761"/>
    <w:rsid w:val="00256B59"/>
    <w:rsid w:val="00256DED"/>
    <w:rsid w:val="00256F33"/>
    <w:rsid w:val="0025703A"/>
    <w:rsid w:val="00257293"/>
    <w:rsid w:val="00257AF8"/>
    <w:rsid w:val="00257D4E"/>
    <w:rsid w:val="002605C3"/>
    <w:rsid w:val="002605F3"/>
    <w:rsid w:val="0026075C"/>
    <w:rsid w:val="00260A98"/>
    <w:rsid w:val="00260C35"/>
    <w:rsid w:val="00260FC9"/>
    <w:rsid w:val="00261192"/>
    <w:rsid w:val="00261A28"/>
    <w:rsid w:val="00261AA3"/>
    <w:rsid w:val="00261BE9"/>
    <w:rsid w:val="00261D34"/>
    <w:rsid w:val="0026205C"/>
    <w:rsid w:val="002623B4"/>
    <w:rsid w:val="0026280E"/>
    <w:rsid w:val="002629A0"/>
    <w:rsid w:val="00262BAE"/>
    <w:rsid w:val="002635BE"/>
    <w:rsid w:val="00263AF1"/>
    <w:rsid w:val="00263D49"/>
    <w:rsid w:val="0026412B"/>
    <w:rsid w:val="00264656"/>
    <w:rsid w:val="00264AA4"/>
    <w:rsid w:val="0026513B"/>
    <w:rsid w:val="00265330"/>
    <w:rsid w:val="00265D2B"/>
    <w:rsid w:val="00266184"/>
    <w:rsid w:val="00266584"/>
    <w:rsid w:val="0026673B"/>
    <w:rsid w:val="002668D0"/>
    <w:rsid w:val="00266C20"/>
    <w:rsid w:val="00266C65"/>
    <w:rsid w:val="0026709D"/>
    <w:rsid w:val="00267481"/>
    <w:rsid w:val="00267692"/>
    <w:rsid w:val="002677BD"/>
    <w:rsid w:val="00267A33"/>
    <w:rsid w:val="00267B5E"/>
    <w:rsid w:val="00267B76"/>
    <w:rsid w:val="00267FE9"/>
    <w:rsid w:val="002705A7"/>
    <w:rsid w:val="00270637"/>
    <w:rsid w:val="00270801"/>
    <w:rsid w:val="0027089A"/>
    <w:rsid w:val="00270A8A"/>
    <w:rsid w:val="002711BE"/>
    <w:rsid w:val="0027139E"/>
    <w:rsid w:val="002715E3"/>
    <w:rsid w:val="00271650"/>
    <w:rsid w:val="002716E4"/>
    <w:rsid w:val="0027221F"/>
    <w:rsid w:val="002724A8"/>
    <w:rsid w:val="002728D9"/>
    <w:rsid w:val="00272FE1"/>
    <w:rsid w:val="0027311C"/>
    <w:rsid w:val="00273335"/>
    <w:rsid w:val="00273584"/>
    <w:rsid w:val="0027367F"/>
    <w:rsid w:val="00273D3D"/>
    <w:rsid w:val="00274321"/>
    <w:rsid w:val="0027454C"/>
    <w:rsid w:val="00274583"/>
    <w:rsid w:val="00274A6B"/>
    <w:rsid w:val="00274B28"/>
    <w:rsid w:val="00274BE9"/>
    <w:rsid w:val="00274C19"/>
    <w:rsid w:val="002759A6"/>
    <w:rsid w:val="00275C01"/>
    <w:rsid w:val="002760CB"/>
    <w:rsid w:val="00276211"/>
    <w:rsid w:val="0027661A"/>
    <w:rsid w:val="00276821"/>
    <w:rsid w:val="002769D2"/>
    <w:rsid w:val="00276A26"/>
    <w:rsid w:val="00276D9F"/>
    <w:rsid w:val="0027719E"/>
    <w:rsid w:val="0027760F"/>
    <w:rsid w:val="00277871"/>
    <w:rsid w:val="00277900"/>
    <w:rsid w:val="00277BAE"/>
    <w:rsid w:val="0028068A"/>
    <w:rsid w:val="002809AE"/>
    <w:rsid w:val="00280AF4"/>
    <w:rsid w:val="00280FA9"/>
    <w:rsid w:val="002811E4"/>
    <w:rsid w:val="002812C5"/>
    <w:rsid w:val="002815A2"/>
    <w:rsid w:val="00281A1D"/>
    <w:rsid w:val="00281A6E"/>
    <w:rsid w:val="00281C34"/>
    <w:rsid w:val="00281C99"/>
    <w:rsid w:val="00281FC9"/>
    <w:rsid w:val="00282155"/>
    <w:rsid w:val="00282755"/>
    <w:rsid w:val="0028284F"/>
    <w:rsid w:val="002828CD"/>
    <w:rsid w:val="0028299A"/>
    <w:rsid w:val="00282B06"/>
    <w:rsid w:val="00282E5E"/>
    <w:rsid w:val="00282FAF"/>
    <w:rsid w:val="00283047"/>
    <w:rsid w:val="0028328F"/>
    <w:rsid w:val="00283313"/>
    <w:rsid w:val="00283A20"/>
    <w:rsid w:val="00283B8A"/>
    <w:rsid w:val="002841D6"/>
    <w:rsid w:val="00284D03"/>
    <w:rsid w:val="0028512F"/>
    <w:rsid w:val="00285323"/>
    <w:rsid w:val="0028558D"/>
    <w:rsid w:val="00285593"/>
    <w:rsid w:val="00285694"/>
    <w:rsid w:val="002858D0"/>
    <w:rsid w:val="00285CCC"/>
    <w:rsid w:val="00285FD1"/>
    <w:rsid w:val="002866A5"/>
    <w:rsid w:val="0028678A"/>
    <w:rsid w:val="00286C5B"/>
    <w:rsid w:val="00286D51"/>
    <w:rsid w:val="00286D60"/>
    <w:rsid w:val="00286D77"/>
    <w:rsid w:val="00287019"/>
    <w:rsid w:val="002872A3"/>
    <w:rsid w:val="00287315"/>
    <w:rsid w:val="00287597"/>
    <w:rsid w:val="002877DB"/>
    <w:rsid w:val="00287828"/>
    <w:rsid w:val="00287874"/>
    <w:rsid w:val="002878EA"/>
    <w:rsid w:val="00287B48"/>
    <w:rsid w:val="00287C15"/>
    <w:rsid w:val="00290162"/>
    <w:rsid w:val="002907C6"/>
    <w:rsid w:val="00290BF1"/>
    <w:rsid w:val="00290DA0"/>
    <w:rsid w:val="00290EDF"/>
    <w:rsid w:val="00291034"/>
    <w:rsid w:val="002913A4"/>
    <w:rsid w:val="00291807"/>
    <w:rsid w:val="00291B63"/>
    <w:rsid w:val="00291D1A"/>
    <w:rsid w:val="0029204F"/>
    <w:rsid w:val="002921DA"/>
    <w:rsid w:val="0029236E"/>
    <w:rsid w:val="0029281B"/>
    <w:rsid w:val="00292A61"/>
    <w:rsid w:val="00292A6B"/>
    <w:rsid w:val="00292F69"/>
    <w:rsid w:val="002937A3"/>
    <w:rsid w:val="0029396D"/>
    <w:rsid w:val="00293987"/>
    <w:rsid w:val="00293A33"/>
    <w:rsid w:val="00293C57"/>
    <w:rsid w:val="0029415F"/>
    <w:rsid w:val="0029431D"/>
    <w:rsid w:val="00294AD4"/>
    <w:rsid w:val="00294B58"/>
    <w:rsid w:val="00294C04"/>
    <w:rsid w:val="002952AD"/>
    <w:rsid w:val="002957A7"/>
    <w:rsid w:val="00295842"/>
    <w:rsid w:val="00295BDD"/>
    <w:rsid w:val="0029635D"/>
    <w:rsid w:val="00296B1B"/>
    <w:rsid w:val="00296C0C"/>
    <w:rsid w:val="00296C8A"/>
    <w:rsid w:val="00296CA6"/>
    <w:rsid w:val="00296CC8"/>
    <w:rsid w:val="00296F8B"/>
    <w:rsid w:val="002975BC"/>
    <w:rsid w:val="0029790B"/>
    <w:rsid w:val="00297A05"/>
    <w:rsid w:val="00297AD2"/>
    <w:rsid w:val="00297D08"/>
    <w:rsid w:val="00297D53"/>
    <w:rsid w:val="00297DB9"/>
    <w:rsid w:val="002A01F0"/>
    <w:rsid w:val="002A056C"/>
    <w:rsid w:val="002A08AA"/>
    <w:rsid w:val="002A09ED"/>
    <w:rsid w:val="002A09F7"/>
    <w:rsid w:val="002A1205"/>
    <w:rsid w:val="002A156D"/>
    <w:rsid w:val="002A1653"/>
    <w:rsid w:val="002A1987"/>
    <w:rsid w:val="002A1B0D"/>
    <w:rsid w:val="002A1B23"/>
    <w:rsid w:val="002A24D6"/>
    <w:rsid w:val="002A2578"/>
    <w:rsid w:val="002A2704"/>
    <w:rsid w:val="002A363C"/>
    <w:rsid w:val="002A365E"/>
    <w:rsid w:val="002A382C"/>
    <w:rsid w:val="002A39AE"/>
    <w:rsid w:val="002A39BD"/>
    <w:rsid w:val="002A3D61"/>
    <w:rsid w:val="002A3F09"/>
    <w:rsid w:val="002A3F7A"/>
    <w:rsid w:val="002A4148"/>
    <w:rsid w:val="002A4161"/>
    <w:rsid w:val="002A420E"/>
    <w:rsid w:val="002A424F"/>
    <w:rsid w:val="002A4420"/>
    <w:rsid w:val="002A4C27"/>
    <w:rsid w:val="002A4DDC"/>
    <w:rsid w:val="002A50F3"/>
    <w:rsid w:val="002A55E2"/>
    <w:rsid w:val="002A58EE"/>
    <w:rsid w:val="002A59ED"/>
    <w:rsid w:val="002A5A1F"/>
    <w:rsid w:val="002A5D5D"/>
    <w:rsid w:val="002A65F8"/>
    <w:rsid w:val="002A667E"/>
    <w:rsid w:val="002A67BF"/>
    <w:rsid w:val="002A6D34"/>
    <w:rsid w:val="002A735D"/>
    <w:rsid w:val="002A7543"/>
    <w:rsid w:val="002A76CA"/>
    <w:rsid w:val="002A775A"/>
    <w:rsid w:val="002A7AA3"/>
    <w:rsid w:val="002A7F20"/>
    <w:rsid w:val="002B00C2"/>
    <w:rsid w:val="002B0196"/>
    <w:rsid w:val="002B062F"/>
    <w:rsid w:val="002B0690"/>
    <w:rsid w:val="002B06E1"/>
    <w:rsid w:val="002B0775"/>
    <w:rsid w:val="002B07DC"/>
    <w:rsid w:val="002B1022"/>
    <w:rsid w:val="002B121F"/>
    <w:rsid w:val="002B1472"/>
    <w:rsid w:val="002B1521"/>
    <w:rsid w:val="002B17F4"/>
    <w:rsid w:val="002B1D85"/>
    <w:rsid w:val="002B2A17"/>
    <w:rsid w:val="002B2A62"/>
    <w:rsid w:val="002B2C67"/>
    <w:rsid w:val="002B2CB1"/>
    <w:rsid w:val="002B2EDD"/>
    <w:rsid w:val="002B321A"/>
    <w:rsid w:val="002B398E"/>
    <w:rsid w:val="002B3E73"/>
    <w:rsid w:val="002B408B"/>
    <w:rsid w:val="002B40FC"/>
    <w:rsid w:val="002B4ACA"/>
    <w:rsid w:val="002B5137"/>
    <w:rsid w:val="002B5555"/>
    <w:rsid w:val="002B567E"/>
    <w:rsid w:val="002B5909"/>
    <w:rsid w:val="002B5A17"/>
    <w:rsid w:val="002B5FF8"/>
    <w:rsid w:val="002B653F"/>
    <w:rsid w:val="002B654F"/>
    <w:rsid w:val="002B6E4A"/>
    <w:rsid w:val="002B724E"/>
    <w:rsid w:val="002B74E0"/>
    <w:rsid w:val="002B755B"/>
    <w:rsid w:val="002B762E"/>
    <w:rsid w:val="002B79F9"/>
    <w:rsid w:val="002B7ACA"/>
    <w:rsid w:val="002B7B5F"/>
    <w:rsid w:val="002B7C8A"/>
    <w:rsid w:val="002B7DFE"/>
    <w:rsid w:val="002C06B6"/>
    <w:rsid w:val="002C09D8"/>
    <w:rsid w:val="002C0B49"/>
    <w:rsid w:val="002C0CA8"/>
    <w:rsid w:val="002C0DD5"/>
    <w:rsid w:val="002C0FD5"/>
    <w:rsid w:val="002C1359"/>
    <w:rsid w:val="002C1893"/>
    <w:rsid w:val="002C1DC6"/>
    <w:rsid w:val="002C1F6A"/>
    <w:rsid w:val="002C20B1"/>
    <w:rsid w:val="002C2126"/>
    <w:rsid w:val="002C226E"/>
    <w:rsid w:val="002C2517"/>
    <w:rsid w:val="002C2713"/>
    <w:rsid w:val="002C274C"/>
    <w:rsid w:val="002C29F1"/>
    <w:rsid w:val="002C2A72"/>
    <w:rsid w:val="002C307D"/>
    <w:rsid w:val="002C337A"/>
    <w:rsid w:val="002C3474"/>
    <w:rsid w:val="002C34A9"/>
    <w:rsid w:val="002C3586"/>
    <w:rsid w:val="002C384B"/>
    <w:rsid w:val="002C3893"/>
    <w:rsid w:val="002C39BA"/>
    <w:rsid w:val="002C3A30"/>
    <w:rsid w:val="002C3C4F"/>
    <w:rsid w:val="002C3DFF"/>
    <w:rsid w:val="002C3E1A"/>
    <w:rsid w:val="002C4771"/>
    <w:rsid w:val="002C4E70"/>
    <w:rsid w:val="002C4FD7"/>
    <w:rsid w:val="002C54C4"/>
    <w:rsid w:val="002C565A"/>
    <w:rsid w:val="002C5752"/>
    <w:rsid w:val="002C586C"/>
    <w:rsid w:val="002C5E6C"/>
    <w:rsid w:val="002C5F28"/>
    <w:rsid w:val="002C60AC"/>
    <w:rsid w:val="002C61C8"/>
    <w:rsid w:val="002C648B"/>
    <w:rsid w:val="002C666A"/>
    <w:rsid w:val="002C6828"/>
    <w:rsid w:val="002C68AB"/>
    <w:rsid w:val="002C6D00"/>
    <w:rsid w:val="002C6DE0"/>
    <w:rsid w:val="002C6E01"/>
    <w:rsid w:val="002C74F0"/>
    <w:rsid w:val="002C75F8"/>
    <w:rsid w:val="002C7628"/>
    <w:rsid w:val="002C7B01"/>
    <w:rsid w:val="002D0591"/>
    <w:rsid w:val="002D0978"/>
    <w:rsid w:val="002D0D4B"/>
    <w:rsid w:val="002D154C"/>
    <w:rsid w:val="002D15E8"/>
    <w:rsid w:val="002D1BDF"/>
    <w:rsid w:val="002D1E8B"/>
    <w:rsid w:val="002D1EF2"/>
    <w:rsid w:val="002D2061"/>
    <w:rsid w:val="002D2403"/>
    <w:rsid w:val="002D2531"/>
    <w:rsid w:val="002D261F"/>
    <w:rsid w:val="002D2F81"/>
    <w:rsid w:val="002D2FC7"/>
    <w:rsid w:val="002D3042"/>
    <w:rsid w:val="002D355C"/>
    <w:rsid w:val="002D3818"/>
    <w:rsid w:val="002D384C"/>
    <w:rsid w:val="002D3DAA"/>
    <w:rsid w:val="002D3DC7"/>
    <w:rsid w:val="002D3DE0"/>
    <w:rsid w:val="002D3E32"/>
    <w:rsid w:val="002D3E5F"/>
    <w:rsid w:val="002D43E2"/>
    <w:rsid w:val="002D451D"/>
    <w:rsid w:val="002D4626"/>
    <w:rsid w:val="002D48DE"/>
    <w:rsid w:val="002D49CA"/>
    <w:rsid w:val="002D538A"/>
    <w:rsid w:val="002D53ED"/>
    <w:rsid w:val="002D5609"/>
    <w:rsid w:val="002D56E1"/>
    <w:rsid w:val="002D607F"/>
    <w:rsid w:val="002D60BA"/>
    <w:rsid w:val="002D6592"/>
    <w:rsid w:val="002D65D7"/>
    <w:rsid w:val="002D6B8E"/>
    <w:rsid w:val="002D6CC1"/>
    <w:rsid w:val="002D6F63"/>
    <w:rsid w:val="002D70F6"/>
    <w:rsid w:val="002D728B"/>
    <w:rsid w:val="002D74ED"/>
    <w:rsid w:val="002D74FD"/>
    <w:rsid w:val="002D7621"/>
    <w:rsid w:val="002D7622"/>
    <w:rsid w:val="002E00BC"/>
    <w:rsid w:val="002E0144"/>
    <w:rsid w:val="002E031B"/>
    <w:rsid w:val="002E06AE"/>
    <w:rsid w:val="002E0A66"/>
    <w:rsid w:val="002E0CB2"/>
    <w:rsid w:val="002E1086"/>
    <w:rsid w:val="002E17A6"/>
    <w:rsid w:val="002E1824"/>
    <w:rsid w:val="002E1842"/>
    <w:rsid w:val="002E1F42"/>
    <w:rsid w:val="002E2169"/>
    <w:rsid w:val="002E2297"/>
    <w:rsid w:val="002E2476"/>
    <w:rsid w:val="002E2592"/>
    <w:rsid w:val="002E2846"/>
    <w:rsid w:val="002E2A0D"/>
    <w:rsid w:val="002E2A50"/>
    <w:rsid w:val="002E2B80"/>
    <w:rsid w:val="002E2F35"/>
    <w:rsid w:val="002E31D7"/>
    <w:rsid w:val="002E356D"/>
    <w:rsid w:val="002E3689"/>
    <w:rsid w:val="002E390F"/>
    <w:rsid w:val="002E39CB"/>
    <w:rsid w:val="002E3EEE"/>
    <w:rsid w:val="002E4342"/>
    <w:rsid w:val="002E44CC"/>
    <w:rsid w:val="002E518B"/>
    <w:rsid w:val="002E51E3"/>
    <w:rsid w:val="002E529C"/>
    <w:rsid w:val="002E5479"/>
    <w:rsid w:val="002E54F6"/>
    <w:rsid w:val="002E574F"/>
    <w:rsid w:val="002E5C7C"/>
    <w:rsid w:val="002E6128"/>
    <w:rsid w:val="002E65CA"/>
    <w:rsid w:val="002E6B67"/>
    <w:rsid w:val="002E6F1F"/>
    <w:rsid w:val="002E70DE"/>
    <w:rsid w:val="002E71AC"/>
    <w:rsid w:val="002E7264"/>
    <w:rsid w:val="002E778F"/>
    <w:rsid w:val="002E7794"/>
    <w:rsid w:val="002E7898"/>
    <w:rsid w:val="002E7D0A"/>
    <w:rsid w:val="002E7D2F"/>
    <w:rsid w:val="002F006E"/>
    <w:rsid w:val="002F009A"/>
    <w:rsid w:val="002F00AC"/>
    <w:rsid w:val="002F00EC"/>
    <w:rsid w:val="002F077C"/>
    <w:rsid w:val="002F0785"/>
    <w:rsid w:val="002F0EA2"/>
    <w:rsid w:val="002F0ED3"/>
    <w:rsid w:val="002F0F7C"/>
    <w:rsid w:val="002F12B6"/>
    <w:rsid w:val="002F163F"/>
    <w:rsid w:val="002F1699"/>
    <w:rsid w:val="002F1730"/>
    <w:rsid w:val="002F1A3C"/>
    <w:rsid w:val="002F1B99"/>
    <w:rsid w:val="002F1C96"/>
    <w:rsid w:val="002F1CC1"/>
    <w:rsid w:val="002F1E06"/>
    <w:rsid w:val="002F22EC"/>
    <w:rsid w:val="002F273B"/>
    <w:rsid w:val="002F2868"/>
    <w:rsid w:val="002F2917"/>
    <w:rsid w:val="002F2AB5"/>
    <w:rsid w:val="002F2CF9"/>
    <w:rsid w:val="002F2D50"/>
    <w:rsid w:val="002F3A31"/>
    <w:rsid w:val="002F3ABF"/>
    <w:rsid w:val="002F3E0C"/>
    <w:rsid w:val="002F455D"/>
    <w:rsid w:val="002F45C7"/>
    <w:rsid w:val="002F46E4"/>
    <w:rsid w:val="002F514E"/>
    <w:rsid w:val="002F515A"/>
    <w:rsid w:val="002F6747"/>
    <w:rsid w:val="002F6D68"/>
    <w:rsid w:val="002F77CD"/>
    <w:rsid w:val="002F7C65"/>
    <w:rsid w:val="002F7F79"/>
    <w:rsid w:val="003001A5"/>
    <w:rsid w:val="003002CE"/>
    <w:rsid w:val="00300431"/>
    <w:rsid w:val="00300936"/>
    <w:rsid w:val="00300A34"/>
    <w:rsid w:val="00300AD9"/>
    <w:rsid w:val="00300E6F"/>
    <w:rsid w:val="0030129C"/>
    <w:rsid w:val="00301506"/>
    <w:rsid w:val="00301AEE"/>
    <w:rsid w:val="00301CA1"/>
    <w:rsid w:val="00301DC0"/>
    <w:rsid w:val="00301E33"/>
    <w:rsid w:val="00301FDA"/>
    <w:rsid w:val="003020A2"/>
    <w:rsid w:val="003022F5"/>
    <w:rsid w:val="00302599"/>
    <w:rsid w:val="003025B8"/>
    <w:rsid w:val="00302860"/>
    <w:rsid w:val="00302AA8"/>
    <w:rsid w:val="00302F6A"/>
    <w:rsid w:val="00303081"/>
    <w:rsid w:val="003034CF"/>
    <w:rsid w:val="00303999"/>
    <w:rsid w:val="00303AD7"/>
    <w:rsid w:val="00303D17"/>
    <w:rsid w:val="00303DD7"/>
    <w:rsid w:val="00303DF7"/>
    <w:rsid w:val="00303E42"/>
    <w:rsid w:val="00303EA9"/>
    <w:rsid w:val="00304544"/>
    <w:rsid w:val="00304728"/>
    <w:rsid w:val="003048BB"/>
    <w:rsid w:val="00304E91"/>
    <w:rsid w:val="00304ECB"/>
    <w:rsid w:val="00305196"/>
    <w:rsid w:val="003051FA"/>
    <w:rsid w:val="003057D8"/>
    <w:rsid w:val="00305ACD"/>
    <w:rsid w:val="00305D3D"/>
    <w:rsid w:val="0030602B"/>
    <w:rsid w:val="003060FD"/>
    <w:rsid w:val="003063A6"/>
    <w:rsid w:val="00306505"/>
    <w:rsid w:val="00306694"/>
    <w:rsid w:val="00306897"/>
    <w:rsid w:val="00306A22"/>
    <w:rsid w:val="00306A87"/>
    <w:rsid w:val="00306B4F"/>
    <w:rsid w:val="00306D65"/>
    <w:rsid w:val="00307066"/>
    <w:rsid w:val="003070B5"/>
    <w:rsid w:val="0030711E"/>
    <w:rsid w:val="0030742F"/>
    <w:rsid w:val="00307605"/>
    <w:rsid w:val="00307661"/>
    <w:rsid w:val="003076D7"/>
    <w:rsid w:val="0030790B"/>
    <w:rsid w:val="00307DB4"/>
    <w:rsid w:val="00307F7D"/>
    <w:rsid w:val="0031036F"/>
    <w:rsid w:val="0031056B"/>
    <w:rsid w:val="00310826"/>
    <w:rsid w:val="00310D5F"/>
    <w:rsid w:val="00310E40"/>
    <w:rsid w:val="00311382"/>
    <w:rsid w:val="00311544"/>
    <w:rsid w:val="00311548"/>
    <w:rsid w:val="003115A5"/>
    <w:rsid w:val="00311701"/>
    <w:rsid w:val="00311951"/>
    <w:rsid w:val="00311A4D"/>
    <w:rsid w:val="00311F53"/>
    <w:rsid w:val="0031218B"/>
    <w:rsid w:val="0031222C"/>
    <w:rsid w:val="00312333"/>
    <w:rsid w:val="0031260F"/>
    <w:rsid w:val="003128B6"/>
    <w:rsid w:val="003129D6"/>
    <w:rsid w:val="00313013"/>
    <w:rsid w:val="00313104"/>
    <w:rsid w:val="003131C0"/>
    <w:rsid w:val="00313BFA"/>
    <w:rsid w:val="003145F9"/>
    <w:rsid w:val="00314653"/>
    <w:rsid w:val="003146C9"/>
    <w:rsid w:val="00314747"/>
    <w:rsid w:val="00314A85"/>
    <w:rsid w:val="00314DCB"/>
    <w:rsid w:val="00314E43"/>
    <w:rsid w:val="0031528F"/>
    <w:rsid w:val="0031551A"/>
    <w:rsid w:val="00315A52"/>
    <w:rsid w:val="00315CF1"/>
    <w:rsid w:val="00315E1E"/>
    <w:rsid w:val="0031610F"/>
    <w:rsid w:val="00316918"/>
    <w:rsid w:val="003169A7"/>
    <w:rsid w:val="00316DB2"/>
    <w:rsid w:val="00316DCD"/>
    <w:rsid w:val="003174B0"/>
    <w:rsid w:val="0031767B"/>
    <w:rsid w:val="003177A7"/>
    <w:rsid w:val="00317893"/>
    <w:rsid w:val="00317984"/>
    <w:rsid w:val="00317B8C"/>
    <w:rsid w:val="00317E70"/>
    <w:rsid w:val="00317F8E"/>
    <w:rsid w:val="00320425"/>
    <w:rsid w:val="00320B5E"/>
    <w:rsid w:val="00320EED"/>
    <w:rsid w:val="00320F45"/>
    <w:rsid w:val="00321010"/>
    <w:rsid w:val="00321053"/>
    <w:rsid w:val="00321331"/>
    <w:rsid w:val="0032134D"/>
    <w:rsid w:val="0032143F"/>
    <w:rsid w:val="00321609"/>
    <w:rsid w:val="00321721"/>
    <w:rsid w:val="003218D6"/>
    <w:rsid w:val="00321F42"/>
    <w:rsid w:val="003221B8"/>
    <w:rsid w:val="00322402"/>
    <w:rsid w:val="0032253E"/>
    <w:rsid w:val="00322B6A"/>
    <w:rsid w:val="00322BDB"/>
    <w:rsid w:val="00322EF0"/>
    <w:rsid w:val="00322FC1"/>
    <w:rsid w:val="00322FD5"/>
    <w:rsid w:val="00323020"/>
    <w:rsid w:val="0032344B"/>
    <w:rsid w:val="003239D6"/>
    <w:rsid w:val="00323FAD"/>
    <w:rsid w:val="003243E0"/>
    <w:rsid w:val="003249B4"/>
    <w:rsid w:val="00324A76"/>
    <w:rsid w:val="003255CB"/>
    <w:rsid w:val="0032594F"/>
    <w:rsid w:val="003259FA"/>
    <w:rsid w:val="00325B5F"/>
    <w:rsid w:val="00325B94"/>
    <w:rsid w:val="00325C70"/>
    <w:rsid w:val="00325DD1"/>
    <w:rsid w:val="00326011"/>
    <w:rsid w:val="00326098"/>
    <w:rsid w:val="003264D4"/>
    <w:rsid w:val="003268E5"/>
    <w:rsid w:val="00326A10"/>
    <w:rsid w:val="00326E1A"/>
    <w:rsid w:val="00327337"/>
    <w:rsid w:val="00327554"/>
    <w:rsid w:val="00327749"/>
    <w:rsid w:val="003277FD"/>
    <w:rsid w:val="00327C20"/>
    <w:rsid w:val="00327F6F"/>
    <w:rsid w:val="00327F90"/>
    <w:rsid w:val="003301F4"/>
    <w:rsid w:val="003303EE"/>
    <w:rsid w:val="003306DE"/>
    <w:rsid w:val="0033086A"/>
    <w:rsid w:val="003309EA"/>
    <w:rsid w:val="003310DC"/>
    <w:rsid w:val="00331C23"/>
    <w:rsid w:val="00331ED7"/>
    <w:rsid w:val="00331F0E"/>
    <w:rsid w:val="00332410"/>
    <w:rsid w:val="003326A9"/>
    <w:rsid w:val="00332976"/>
    <w:rsid w:val="00332BE2"/>
    <w:rsid w:val="00332C64"/>
    <w:rsid w:val="00332D57"/>
    <w:rsid w:val="00332FB7"/>
    <w:rsid w:val="003331C0"/>
    <w:rsid w:val="00333343"/>
    <w:rsid w:val="0033337E"/>
    <w:rsid w:val="003336A0"/>
    <w:rsid w:val="00333769"/>
    <w:rsid w:val="003337B7"/>
    <w:rsid w:val="00333C8A"/>
    <w:rsid w:val="00333D13"/>
    <w:rsid w:val="003340A8"/>
    <w:rsid w:val="003342B5"/>
    <w:rsid w:val="00334545"/>
    <w:rsid w:val="003345BE"/>
    <w:rsid w:val="00334898"/>
    <w:rsid w:val="00334910"/>
    <w:rsid w:val="00334A6E"/>
    <w:rsid w:val="00334D4A"/>
    <w:rsid w:val="003351A1"/>
    <w:rsid w:val="00335764"/>
    <w:rsid w:val="00335789"/>
    <w:rsid w:val="00335C3A"/>
    <w:rsid w:val="00335C4B"/>
    <w:rsid w:val="00335E33"/>
    <w:rsid w:val="0033619D"/>
    <w:rsid w:val="00336651"/>
    <w:rsid w:val="003366FC"/>
    <w:rsid w:val="00336C55"/>
    <w:rsid w:val="00336E4B"/>
    <w:rsid w:val="00337079"/>
    <w:rsid w:val="003372D4"/>
    <w:rsid w:val="0033776B"/>
    <w:rsid w:val="00337865"/>
    <w:rsid w:val="003378A7"/>
    <w:rsid w:val="00337A6D"/>
    <w:rsid w:val="00337E83"/>
    <w:rsid w:val="0034010D"/>
    <w:rsid w:val="00340593"/>
    <w:rsid w:val="003409A4"/>
    <w:rsid w:val="003409E3"/>
    <w:rsid w:val="00340A59"/>
    <w:rsid w:val="00340AC8"/>
    <w:rsid w:val="00340BAD"/>
    <w:rsid w:val="003412CB"/>
    <w:rsid w:val="003414B1"/>
    <w:rsid w:val="00341A32"/>
    <w:rsid w:val="00342375"/>
    <w:rsid w:val="00342416"/>
    <w:rsid w:val="003424AC"/>
    <w:rsid w:val="0034271C"/>
    <w:rsid w:val="00342C91"/>
    <w:rsid w:val="003431A5"/>
    <w:rsid w:val="003432FA"/>
    <w:rsid w:val="0034379B"/>
    <w:rsid w:val="003439C7"/>
    <w:rsid w:val="00343A52"/>
    <w:rsid w:val="00343A63"/>
    <w:rsid w:val="003440A3"/>
    <w:rsid w:val="003441CF"/>
    <w:rsid w:val="0034468E"/>
    <w:rsid w:val="00344A9F"/>
    <w:rsid w:val="003452E7"/>
    <w:rsid w:val="003453BF"/>
    <w:rsid w:val="003457AD"/>
    <w:rsid w:val="003457F3"/>
    <w:rsid w:val="00345CCA"/>
    <w:rsid w:val="00345E59"/>
    <w:rsid w:val="003463A2"/>
    <w:rsid w:val="00346509"/>
    <w:rsid w:val="003469C3"/>
    <w:rsid w:val="00346C00"/>
    <w:rsid w:val="00346DF9"/>
    <w:rsid w:val="003476A6"/>
    <w:rsid w:val="00347DAF"/>
    <w:rsid w:val="00350490"/>
    <w:rsid w:val="00350627"/>
    <w:rsid w:val="00350745"/>
    <w:rsid w:val="00350E58"/>
    <w:rsid w:val="00351447"/>
    <w:rsid w:val="003514EC"/>
    <w:rsid w:val="003515D2"/>
    <w:rsid w:val="0035187D"/>
    <w:rsid w:val="003518D3"/>
    <w:rsid w:val="00351A93"/>
    <w:rsid w:val="0035218A"/>
    <w:rsid w:val="00352518"/>
    <w:rsid w:val="003527D6"/>
    <w:rsid w:val="00352A0E"/>
    <w:rsid w:val="00352A7C"/>
    <w:rsid w:val="00352CE4"/>
    <w:rsid w:val="00352D32"/>
    <w:rsid w:val="0035367B"/>
    <w:rsid w:val="003538A8"/>
    <w:rsid w:val="00353E8C"/>
    <w:rsid w:val="0035400E"/>
    <w:rsid w:val="0035449C"/>
    <w:rsid w:val="00354A2E"/>
    <w:rsid w:val="00354BAA"/>
    <w:rsid w:val="00355023"/>
    <w:rsid w:val="00355068"/>
    <w:rsid w:val="00355285"/>
    <w:rsid w:val="003552BD"/>
    <w:rsid w:val="003552F6"/>
    <w:rsid w:val="00355425"/>
    <w:rsid w:val="003554A1"/>
    <w:rsid w:val="0035551C"/>
    <w:rsid w:val="00355997"/>
    <w:rsid w:val="00355ADF"/>
    <w:rsid w:val="00355D27"/>
    <w:rsid w:val="003563FB"/>
    <w:rsid w:val="0035651D"/>
    <w:rsid w:val="003566FC"/>
    <w:rsid w:val="003569D2"/>
    <w:rsid w:val="00356D5D"/>
    <w:rsid w:val="00356EE3"/>
    <w:rsid w:val="00356F4A"/>
    <w:rsid w:val="0035700D"/>
    <w:rsid w:val="003571B6"/>
    <w:rsid w:val="00357848"/>
    <w:rsid w:val="0035788B"/>
    <w:rsid w:val="00357A83"/>
    <w:rsid w:val="00357DF5"/>
    <w:rsid w:val="00357E28"/>
    <w:rsid w:val="00357EC3"/>
    <w:rsid w:val="00357EE5"/>
    <w:rsid w:val="00360077"/>
    <w:rsid w:val="0036008D"/>
    <w:rsid w:val="003602BE"/>
    <w:rsid w:val="00360E4A"/>
    <w:rsid w:val="00361458"/>
    <w:rsid w:val="003617F1"/>
    <w:rsid w:val="00361BAF"/>
    <w:rsid w:val="00361C98"/>
    <w:rsid w:val="00362067"/>
    <w:rsid w:val="003621BD"/>
    <w:rsid w:val="003622F7"/>
    <w:rsid w:val="003629CD"/>
    <w:rsid w:val="00362A29"/>
    <w:rsid w:val="00362A40"/>
    <w:rsid w:val="00362D36"/>
    <w:rsid w:val="003630F5"/>
    <w:rsid w:val="00363179"/>
    <w:rsid w:val="00363B3A"/>
    <w:rsid w:val="00363C25"/>
    <w:rsid w:val="00363CFB"/>
    <w:rsid w:val="003641C8"/>
    <w:rsid w:val="003643BE"/>
    <w:rsid w:val="00364426"/>
    <w:rsid w:val="00364C42"/>
    <w:rsid w:val="00364E88"/>
    <w:rsid w:val="00364ED8"/>
    <w:rsid w:val="00364ED9"/>
    <w:rsid w:val="0036515C"/>
    <w:rsid w:val="003654D6"/>
    <w:rsid w:val="003659FB"/>
    <w:rsid w:val="00365DC9"/>
    <w:rsid w:val="0036607D"/>
    <w:rsid w:val="00366089"/>
    <w:rsid w:val="00366302"/>
    <w:rsid w:val="0036652D"/>
    <w:rsid w:val="003665E5"/>
    <w:rsid w:val="00366E04"/>
    <w:rsid w:val="00367F5E"/>
    <w:rsid w:val="00367FE2"/>
    <w:rsid w:val="00370760"/>
    <w:rsid w:val="003708D3"/>
    <w:rsid w:val="0037092F"/>
    <w:rsid w:val="003709AF"/>
    <w:rsid w:val="00370C4E"/>
    <w:rsid w:val="00371277"/>
    <w:rsid w:val="003718D8"/>
    <w:rsid w:val="00371B77"/>
    <w:rsid w:val="00371ED7"/>
    <w:rsid w:val="00372437"/>
    <w:rsid w:val="003724D1"/>
    <w:rsid w:val="00372D77"/>
    <w:rsid w:val="00372EFC"/>
    <w:rsid w:val="00373174"/>
    <w:rsid w:val="00373333"/>
    <w:rsid w:val="0037370B"/>
    <w:rsid w:val="00373727"/>
    <w:rsid w:val="00373782"/>
    <w:rsid w:val="003737AD"/>
    <w:rsid w:val="00373998"/>
    <w:rsid w:val="00374585"/>
    <w:rsid w:val="003746A3"/>
    <w:rsid w:val="00374748"/>
    <w:rsid w:val="00374973"/>
    <w:rsid w:val="00374AF0"/>
    <w:rsid w:val="00374D2E"/>
    <w:rsid w:val="00374F13"/>
    <w:rsid w:val="00374F4A"/>
    <w:rsid w:val="003750F3"/>
    <w:rsid w:val="00375986"/>
    <w:rsid w:val="003759B3"/>
    <w:rsid w:val="00375D90"/>
    <w:rsid w:val="00375F7B"/>
    <w:rsid w:val="00376151"/>
    <w:rsid w:val="003761DD"/>
    <w:rsid w:val="00376272"/>
    <w:rsid w:val="00376616"/>
    <w:rsid w:val="00376771"/>
    <w:rsid w:val="00376775"/>
    <w:rsid w:val="003770A3"/>
    <w:rsid w:val="00377562"/>
    <w:rsid w:val="00377C76"/>
    <w:rsid w:val="00377CC1"/>
    <w:rsid w:val="00380702"/>
    <w:rsid w:val="0038118E"/>
    <w:rsid w:val="003812A2"/>
    <w:rsid w:val="0038179D"/>
    <w:rsid w:val="003818CE"/>
    <w:rsid w:val="00381C7C"/>
    <w:rsid w:val="00381EB6"/>
    <w:rsid w:val="003825E5"/>
    <w:rsid w:val="00382A8D"/>
    <w:rsid w:val="00382B87"/>
    <w:rsid w:val="00382BF6"/>
    <w:rsid w:val="00382E2C"/>
    <w:rsid w:val="003832CB"/>
    <w:rsid w:val="00383AA0"/>
    <w:rsid w:val="00383C95"/>
    <w:rsid w:val="00383F00"/>
    <w:rsid w:val="00383F98"/>
    <w:rsid w:val="00384051"/>
    <w:rsid w:val="00384100"/>
    <w:rsid w:val="0038495C"/>
    <w:rsid w:val="00384C42"/>
    <w:rsid w:val="003855C8"/>
    <w:rsid w:val="00385E38"/>
    <w:rsid w:val="00385EFE"/>
    <w:rsid w:val="00386104"/>
    <w:rsid w:val="00386173"/>
    <w:rsid w:val="003864F2"/>
    <w:rsid w:val="00386515"/>
    <w:rsid w:val="00386822"/>
    <w:rsid w:val="00386B11"/>
    <w:rsid w:val="00386B8E"/>
    <w:rsid w:val="00386BFE"/>
    <w:rsid w:val="0038705B"/>
    <w:rsid w:val="0038725B"/>
    <w:rsid w:val="0038747C"/>
    <w:rsid w:val="0038754E"/>
    <w:rsid w:val="003878C0"/>
    <w:rsid w:val="00387900"/>
    <w:rsid w:val="00387A2C"/>
    <w:rsid w:val="00390141"/>
    <w:rsid w:val="003903A8"/>
    <w:rsid w:val="003903CC"/>
    <w:rsid w:val="0039083D"/>
    <w:rsid w:val="00390A03"/>
    <w:rsid w:val="00390BA5"/>
    <w:rsid w:val="00390BEA"/>
    <w:rsid w:val="00390D99"/>
    <w:rsid w:val="00390EE1"/>
    <w:rsid w:val="0039113F"/>
    <w:rsid w:val="0039116A"/>
    <w:rsid w:val="00391959"/>
    <w:rsid w:val="003919B6"/>
    <w:rsid w:val="00391B2E"/>
    <w:rsid w:val="00391BF4"/>
    <w:rsid w:val="003923FC"/>
    <w:rsid w:val="00392483"/>
    <w:rsid w:val="0039296B"/>
    <w:rsid w:val="00392BEE"/>
    <w:rsid w:val="00392D42"/>
    <w:rsid w:val="003931EA"/>
    <w:rsid w:val="003933DC"/>
    <w:rsid w:val="003936CF"/>
    <w:rsid w:val="003939DA"/>
    <w:rsid w:val="00393B63"/>
    <w:rsid w:val="00393D9B"/>
    <w:rsid w:val="00393E0E"/>
    <w:rsid w:val="00393ED2"/>
    <w:rsid w:val="00393F79"/>
    <w:rsid w:val="00393F99"/>
    <w:rsid w:val="00393FD7"/>
    <w:rsid w:val="003941D4"/>
    <w:rsid w:val="003943D4"/>
    <w:rsid w:val="0039570A"/>
    <w:rsid w:val="0039578D"/>
    <w:rsid w:val="0039586A"/>
    <w:rsid w:val="003959E5"/>
    <w:rsid w:val="00396432"/>
    <w:rsid w:val="0039690D"/>
    <w:rsid w:val="00396A22"/>
    <w:rsid w:val="00396E5A"/>
    <w:rsid w:val="00396FA1"/>
    <w:rsid w:val="0039718C"/>
    <w:rsid w:val="003971DD"/>
    <w:rsid w:val="00397328"/>
    <w:rsid w:val="00397541"/>
    <w:rsid w:val="00397571"/>
    <w:rsid w:val="003976EA"/>
    <w:rsid w:val="00397A00"/>
    <w:rsid w:val="00397A26"/>
    <w:rsid w:val="00397DD5"/>
    <w:rsid w:val="00397E20"/>
    <w:rsid w:val="003A0122"/>
    <w:rsid w:val="003A015A"/>
    <w:rsid w:val="003A0631"/>
    <w:rsid w:val="003A0AA4"/>
    <w:rsid w:val="003A0E73"/>
    <w:rsid w:val="003A0EA4"/>
    <w:rsid w:val="003A12ED"/>
    <w:rsid w:val="003A14F4"/>
    <w:rsid w:val="003A177C"/>
    <w:rsid w:val="003A1810"/>
    <w:rsid w:val="003A183B"/>
    <w:rsid w:val="003A1C9D"/>
    <w:rsid w:val="003A20B5"/>
    <w:rsid w:val="003A2244"/>
    <w:rsid w:val="003A25DE"/>
    <w:rsid w:val="003A31F7"/>
    <w:rsid w:val="003A329B"/>
    <w:rsid w:val="003A369E"/>
    <w:rsid w:val="003A3925"/>
    <w:rsid w:val="003A3ADE"/>
    <w:rsid w:val="003A3CFD"/>
    <w:rsid w:val="003A44FF"/>
    <w:rsid w:val="003A45F4"/>
    <w:rsid w:val="003A481B"/>
    <w:rsid w:val="003A4B74"/>
    <w:rsid w:val="003A4C9E"/>
    <w:rsid w:val="003A4F66"/>
    <w:rsid w:val="003A4FB7"/>
    <w:rsid w:val="003A51AE"/>
    <w:rsid w:val="003A5523"/>
    <w:rsid w:val="003A5774"/>
    <w:rsid w:val="003A5932"/>
    <w:rsid w:val="003A5A15"/>
    <w:rsid w:val="003A5B73"/>
    <w:rsid w:val="003A5C20"/>
    <w:rsid w:val="003A5F6B"/>
    <w:rsid w:val="003A61E5"/>
    <w:rsid w:val="003A6244"/>
    <w:rsid w:val="003A656B"/>
    <w:rsid w:val="003A67C4"/>
    <w:rsid w:val="003A6D6F"/>
    <w:rsid w:val="003A6FE1"/>
    <w:rsid w:val="003B0F17"/>
    <w:rsid w:val="003B0FA9"/>
    <w:rsid w:val="003B1245"/>
    <w:rsid w:val="003B1284"/>
    <w:rsid w:val="003B12A9"/>
    <w:rsid w:val="003B1306"/>
    <w:rsid w:val="003B1489"/>
    <w:rsid w:val="003B1595"/>
    <w:rsid w:val="003B161C"/>
    <w:rsid w:val="003B1AD0"/>
    <w:rsid w:val="003B204C"/>
    <w:rsid w:val="003B2208"/>
    <w:rsid w:val="003B2244"/>
    <w:rsid w:val="003B2262"/>
    <w:rsid w:val="003B2471"/>
    <w:rsid w:val="003B2A5C"/>
    <w:rsid w:val="003B2B4E"/>
    <w:rsid w:val="003B321C"/>
    <w:rsid w:val="003B3423"/>
    <w:rsid w:val="003B3665"/>
    <w:rsid w:val="003B36EE"/>
    <w:rsid w:val="003B37E8"/>
    <w:rsid w:val="003B38B0"/>
    <w:rsid w:val="003B39A6"/>
    <w:rsid w:val="003B39C1"/>
    <w:rsid w:val="003B3BC9"/>
    <w:rsid w:val="003B429B"/>
    <w:rsid w:val="003B45EE"/>
    <w:rsid w:val="003B495B"/>
    <w:rsid w:val="003B500F"/>
    <w:rsid w:val="003B5249"/>
    <w:rsid w:val="003B54A1"/>
    <w:rsid w:val="003B550E"/>
    <w:rsid w:val="003B5BC1"/>
    <w:rsid w:val="003B6383"/>
    <w:rsid w:val="003B661D"/>
    <w:rsid w:val="003B687A"/>
    <w:rsid w:val="003B6A1D"/>
    <w:rsid w:val="003B6E14"/>
    <w:rsid w:val="003B70AA"/>
    <w:rsid w:val="003B70BD"/>
    <w:rsid w:val="003B7145"/>
    <w:rsid w:val="003B78C3"/>
    <w:rsid w:val="003B7DE2"/>
    <w:rsid w:val="003C0053"/>
    <w:rsid w:val="003C02A5"/>
    <w:rsid w:val="003C0858"/>
    <w:rsid w:val="003C0B6C"/>
    <w:rsid w:val="003C0DEC"/>
    <w:rsid w:val="003C101A"/>
    <w:rsid w:val="003C1100"/>
    <w:rsid w:val="003C135B"/>
    <w:rsid w:val="003C180F"/>
    <w:rsid w:val="003C1E2C"/>
    <w:rsid w:val="003C239C"/>
    <w:rsid w:val="003C25EE"/>
    <w:rsid w:val="003C2669"/>
    <w:rsid w:val="003C2891"/>
    <w:rsid w:val="003C2972"/>
    <w:rsid w:val="003C3584"/>
    <w:rsid w:val="003C4009"/>
    <w:rsid w:val="003C4247"/>
    <w:rsid w:val="003C43DF"/>
    <w:rsid w:val="003C46C1"/>
    <w:rsid w:val="003C4BCB"/>
    <w:rsid w:val="003C4F63"/>
    <w:rsid w:val="003C54F3"/>
    <w:rsid w:val="003C55D5"/>
    <w:rsid w:val="003C5757"/>
    <w:rsid w:val="003C57E4"/>
    <w:rsid w:val="003C59B3"/>
    <w:rsid w:val="003C5CC0"/>
    <w:rsid w:val="003C5FF1"/>
    <w:rsid w:val="003C6657"/>
    <w:rsid w:val="003C66C5"/>
    <w:rsid w:val="003C67F1"/>
    <w:rsid w:val="003C6862"/>
    <w:rsid w:val="003C69B3"/>
    <w:rsid w:val="003C6ADE"/>
    <w:rsid w:val="003C710A"/>
    <w:rsid w:val="003C752A"/>
    <w:rsid w:val="003C7958"/>
    <w:rsid w:val="003C7983"/>
    <w:rsid w:val="003C7B3B"/>
    <w:rsid w:val="003C7FBE"/>
    <w:rsid w:val="003D00ED"/>
    <w:rsid w:val="003D046F"/>
    <w:rsid w:val="003D04F4"/>
    <w:rsid w:val="003D0F8E"/>
    <w:rsid w:val="003D1213"/>
    <w:rsid w:val="003D13BF"/>
    <w:rsid w:val="003D14A0"/>
    <w:rsid w:val="003D15DA"/>
    <w:rsid w:val="003D17FA"/>
    <w:rsid w:val="003D1B11"/>
    <w:rsid w:val="003D1BD4"/>
    <w:rsid w:val="003D1BF1"/>
    <w:rsid w:val="003D207D"/>
    <w:rsid w:val="003D232C"/>
    <w:rsid w:val="003D28CD"/>
    <w:rsid w:val="003D29D5"/>
    <w:rsid w:val="003D2C62"/>
    <w:rsid w:val="003D2F5F"/>
    <w:rsid w:val="003D3A03"/>
    <w:rsid w:val="003D3B10"/>
    <w:rsid w:val="003D3D20"/>
    <w:rsid w:val="003D3D95"/>
    <w:rsid w:val="003D3DAF"/>
    <w:rsid w:val="003D414E"/>
    <w:rsid w:val="003D4410"/>
    <w:rsid w:val="003D44CF"/>
    <w:rsid w:val="003D4741"/>
    <w:rsid w:val="003D47A4"/>
    <w:rsid w:val="003D4A2F"/>
    <w:rsid w:val="003D4B96"/>
    <w:rsid w:val="003D4CE5"/>
    <w:rsid w:val="003D4D7F"/>
    <w:rsid w:val="003D578D"/>
    <w:rsid w:val="003D57BF"/>
    <w:rsid w:val="003D58A0"/>
    <w:rsid w:val="003D5CD7"/>
    <w:rsid w:val="003D5E64"/>
    <w:rsid w:val="003D62A3"/>
    <w:rsid w:val="003D6406"/>
    <w:rsid w:val="003D66FD"/>
    <w:rsid w:val="003D673D"/>
    <w:rsid w:val="003D68C7"/>
    <w:rsid w:val="003D6B51"/>
    <w:rsid w:val="003D6BD7"/>
    <w:rsid w:val="003D6DB8"/>
    <w:rsid w:val="003D7450"/>
    <w:rsid w:val="003D753B"/>
    <w:rsid w:val="003D75B0"/>
    <w:rsid w:val="003D7DBF"/>
    <w:rsid w:val="003E157C"/>
    <w:rsid w:val="003E1671"/>
    <w:rsid w:val="003E18C3"/>
    <w:rsid w:val="003E1A24"/>
    <w:rsid w:val="003E1DBF"/>
    <w:rsid w:val="003E1E11"/>
    <w:rsid w:val="003E1EB4"/>
    <w:rsid w:val="003E207B"/>
    <w:rsid w:val="003E20F9"/>
    <w:rsid w:val="003E2277"/>
    <w:rsid w:val="003E269D"/>
    <w:rsid w:val="003E2702"/>
    <w:rsid w:val="003E2BC2"/>
    <w:rsid w:val="003E30F0"/>
    <w:rsid w:val="003E3267"/>
    <w:rsid w:val="003E3339"/>
    <w:rsid w:val="003E33EB"/>
    <w:rsid w:val="003E34DD"/>
    <w:rsid w:val="003E36E9"/>
    <w:rsid w:val="003E378C"/>
    <w:rsid w:val="003E38C0"/>
    <w:rsid w:val="003E38C1"/>
    <w:rsid w:val="003E3A27"/>
    <w:rsid w:val="003E3B6F"/>
    <w:rsid w:val="003E4B98"/>
    <w:rsid w:val="003E4E25"/>
    <w:rsid w:val="003E4FC8"/>
    <w:rsid w:val="003E5111"/>
    <w:rsid w:val="003E51BB"/>
    <w:rsid w:val="003E51FF"/>
    <w:rsid w:val="003E55F9"/>
    <w:rsid w:val="003E5E58"/>
    <w:rsid w:val="003E61F2"/>
    <w:rsid w:val="003E684B"/>
    <w:rsid w:val="003E6968"/>
    <w:rsid w:val="003E6B7F"/>
    <w:rsid w:val="003E6BED"/>
    <w:rsid w:val="003E7670"/>
    <w:rsid w:val="003E7A0E"/>
    <w:rsid w:val="003E7B14"/>
    <w:rsid w:val="003F0021"/>
    <w:rsid w:val="003F00C5"/>
    <w:rsid w:val="003F03A9"/>
    <w:rsid w:val="003F03CB"/>
    <w:rsid w:val="003F0814"/>
    <w:rsid w:val="003F0E7E"/>
    <w:rsid w:val="003F1667"/>
    <w:rsid w:val="003F1914"/>
    <w:rsid w:val="003F1B65"/>
    <w:rsid w:val="003F1C97"/>
    <w:rsid w:val="003F1D8C"/>
    <w:rsid w:val="003F1E92"/>
    <w:rsid w:val="003F2117"/>
    <w:rsid w:val="003F21BC"/>
    <w:rsid w:val="003F2248"/>
    <w:rsid w:val="003F2328"/>
    <w:rsid w:val="003F2440"/>
    <w:rsid w:val="003F250F"/>
    <w:rsid w:val="003F2764"/>
    <w:rsid w:val="003F27E2"/>
    <w:rsid w:val="003F27F9"/>
    <w:rsid w:val="003F2F97"/>
    <w:rsid w:val="003F3144"/>
    <w:rsid w:val="003F3161"/>
    <w:rsid w:val="003F32A6"/>
    <w:rsid w:val="003F3396"/>
    <w:rsid w:val="003F3465"/>
    <w:rsid w:val="003F35E7"/>
    <w:rsid w:val="003F37E8"/>
    <w:rsid w:val="003F38A2"/>
    <w:rsid w:val="003F3DAF"/>
    <w:rsid w:val="003F3E10"/>
    <w:rsid w:val="003F4195"/>
    <w:rsid w:val="003F41A5"/>
    <w:rsid w:val="003F43F4"/>
    <w:rsid w:val="003F4E97"/>
    <w:rsid w:val="003F4EEE"/>
    <w:rsid w:val="003F5245"/>
    <w:rsid w:val="003F5297"/>
    <w:rsid w:val="003F5469"/>
    <w:rsid w:val="003F5757"/>
    <w:rsid w:val="003F596B"/>
    <w:rsid w:val="003F5B1C"/>
    <w:rsid w:val="003F5B7D"/>
    <w:rsid w:val="003F5C46"/>
    <w:rsid w:val="003F5F1B"/>
    <w:rsid w:val="003F5F92"/>
    <w:rsid w:val="003F62C8"/>
    <w:rsid w:val="003F6640"/>
    <w:rsid w:val="003F6B8E"/>
    <w:rsid w:val="003F6E81"/>
    <w:rsid w:val="003F6F70"/>
    <w:rsid w:val="003F6F77"/>
    <w:rsid w:val="003F7165"/>
    <w:rsid w:val="003F7C42"/>
    <w:rsid w:val="00400288"/>
    <w:rsid w:val="004002EB"/>
    <w:rsid w:val="004002ED"/>
    <w:rsid w:val="00400618"/>
    <w:rsid w:val="004009BD"/>
    <w:rsid w:val="00400A79"/>
    <w:rsid w:val="004010A3"/>
    <w:rsid w:val="00401194"/>
    <w:rsid w:val="004011D1"/>
    <w:rsid w:val="00401245"/>
    <w:rsid w:val="0040129C"/>
    <w:rsid w:val="004012B5"/>
    <w:rsid w:val="004012E4"/>
    <w:rsid w:val="00401A2A"/>
    <w:rsid w:val="00401F1E"/>
    <w:rsid w:val="004022B9"/>
    <w:rsid w:val="0040258A"/>
    <w:rsid w:val="004026A4"/>
    <w:rsid w:val="004026F5"/>
    <w:rsid w:val="004027B3"/>
    <w:rsid w:val="0040293E"/>
    <w:rsid w:val="0040327E"/>
    <w:rsid w:val="00403324"/>
    <w:rsid w:val="004035A4"/>
    <w:rsid w:val="00403673"/>
    <w:rsid w:val="0040381A"/>
    <w:rsid w:val="004039CF"/>
    <w:rsid w:val="00403F77"/>
    <w:rsid w:val="004040A1"/>
    <w:rsid w:val="00404600"/>
    <w:rsid w:val="004047AA"/>
    <w:rsid w:val="00404B12"/>
    <w:rsid w:val="004050D3"/>
    <w:rsid w:val="00405403"/>
    <w:rsid w:val="00405459"/>
    <w:rsid w:val="004059AF"/>
    <w:rsid w:val="004059D6"/>
    <w:rsid w:val="004066D0"/>
    <w:rsid w:val="00406755"/>
    <w:rsid w:val="00406975"/>
    <w:rsid w:val="00406D19"/>
    <w:rsid w:val="00406DDD"/>
    <w:rsid w:val="00407111"/>
    <w:rsid w:val="00407539"/>
    <w:rsid w:val="00407848"/>
    <w:rsid w:val="00407A96"/>
    <w:rsid w:val="00407AB3"/>
    <w:rsid w:val="00407C76"/>
    <w:rsid w:val="00407D16"/>
    <w:rsid w:val="00407D54"/>
    <w:rsid w:val="0041037D"/>
    <w:rsid w:val="00410482"/>
    <w:rsid w:val="0041067D"/>
    <w:rsid w:val="004106DD"/>
    <w:rsid w:val="004108A6"/>
    <w:rsid w:val="00411046"/>
    <w:rsid w:val="00411052"/>
    <w:rsid w:val="00411192"/>
    <w:rsid w:val="00411421"/>
    <w:rsid w:val="004114EB"/>
    <w:rsid w:val="00411533"/>
    <w:rsid w:val="0041179F"/>
    <w:rsid w:val="00411D33"/>
    <w:rsid w:val="004120CF"/>
    <w:rsid w:val="00412149"/>
    <w:rsid w:val="00412554"/>
    <w:rsid w:val="004125EC"/>
    <w:rsid w:val="0041261B"/>
    <w:rsid w:val="004126FA"/>
    <w:rsid w:val="00412A56"/>
    <w:rsid w:val="00412C9B"/>
    <w:rsid w:val="00412CAA"/>
    <w:rsid w:val="00412DBC"/>
    <w:rsid w:val="00413001"/>
    <w:rsid w:val="004130DF"/>
    <w:rsid w:val="0041343B"/>
    <w:rsid w:val="0041350E"/>
    <w:rsid w:val="0041361E"/>
    <w:rsid w:val="004137F1"/>
    <w:rsid w:val="00413BCF"/>
    <w:rsid w:val="00413D7B"/>
    <w:rsid w:val="00414125"/>
    <w:rsid w:val="004141F8"/>
    <w:rsid w:val="00414301"/>
    <w:rsid w:val="00414392"/>
    <w:rsid w:val="004143F1"/>
    <w:rsid w:val="00414501"/>
    <w:rsid w:val="004148B3"/>
    <w:rsid w:val="00414947"/>
    <w:rsid w:val="00414CC1"/>
    <w:rsid w:val="00414D54"/>
    <w:rsid w:val="00414ECE"/>
    <w:rsid w:val="00415316"/>
    <w:rsid w:val="004156DB"/>
    <w:rsid w:val="004158EC"/>
    <w:rsid w:val="00415B51"/>
    <w:rsid w:val="00415D42"/>
    <w:rsid w:val="004160BE"/>
    <w:rsid w:val="004161A2"/>
    <w:rsid w:val="004163D8"/>
    <w:rsid w:val="00416594"/>
    <w:rsid w:val="00416868"/>
    <w:rsid w:val="00416C89"/>
    <w:rsid w:val="00417371"/>
    <w:rsid w:val="004173AC"/>
    <w:rsid w:val="004176F2"/>
    <w:rsid w:val="00417921"/>
    <w:rsid w:val="004179FC"/>
    <w:rsid w:val="00417FDB"/>
    <w:rsid w:val="0042055D"/>
    <w:rsid w:val="00420F20"/>
    <w:rsid w:val="00420F7F"/>
    <w:rsid w:val="0042104E"/>
    <w:rsid w:val="004210C3"/>
    <w:rsid w:val="0042173C"/>
    <w:rsid w:val="004217B0"/>
    <w:rsid w:val="00421EE3"/>
    <w:rsid w:val="00422450"/>
    <w:rsid w:val="004225BC"/>
    <w:rsid w:val="0042270D"/>
    <w:rsid w:val="0042279A"/>
    <w:rsid w:val="00422A59"/>
    <w:rsid w:val="00422AF3"/>
    <w:rsid w:val="00422BE4"/>
    <w:rsid w:val="004230BA"/>
    <w:rsid w:val="004235BE"/>
    <w:rsid w:val="004235FE"/>
    <w:rsid w:val="00423763"/>
    <w:rsid w:val="00423A47"/>
    <w:rsid w:val="00423B45"/>
    <w:rsid w:val="00423E90"/>
    <w:rsid w:val="00423FA8"/>
    <w:rsid w:val="0042407B"/>
    <w:rsid w:val="00424C8C"/>
    <w:rsid w:val="00424CCC"/>
    <w:rsid w:val="0042517B"/>
    <w:rsid w:val="004253B1"/>
    <w:rsid w:val="004253D0"/>
    <w:rsid w:val="00425538"/>
    <w:rsid w:val="0042593F"/>
    <w:rsid w:val="00425A73"/>
    <w:rsid w:val="0042617A"/>
    <w:rsid w:val="004262B9"/>
    <w:rsid w:val="004262F0"/>
    <w:rsid w:val="0042652A"/>
    <w:rsid w:val="00426581"/>
    <w:rsid w:val="00426709"/>
    <w:rsid w:val="00426A48"/>
    <w:rsid w:val="00426D97"/>
    <w:rsid w:val="00427769"/>
    <w:rsid w:val="00427869"/>
    <w:rsid w:val="0043025C"/>
    <w:rsid w:val="004303F4"/>
    <w:rsid w:val="0043051E"/>
    <w:rsid w:val="00430713"/>
    <w:rsid w:val="00430C85"/>
    <w:rsid w:val="00430D43"/>
    <w:rsid w:val="00430E19"/>
    <w:rsid w:val="00430E35"/>
    <w:rsid w:val="0043165F"/>
    <w:rsid w:val="00431953"/>
    <w:rsid w:val="00431965"/>
    <w:rsid w:val="00431A52"/>
    <w:rsid w:val="00432086"/>
    <w:rsid w:val="00432203"/>
    <w:rsid w:val="00432238"/>
    <w:rsid w:val="004324BE"/>
    <w:rsid w:val="004326C5"/>
    <w:rsid w:val="00433028"/>
    <w:rsid w:val="00433E63"/>
    <w:rsid w:val="004340A9"/>
    <w:rsid w:val="00434162"/>
    <w:rsid w:val="00434732"/>
    <w:rsid w:val="00434B68"/>
    <w:rsid w:val="00434BE5"/>
    <w:rsid w:val="00434C3C"/>
    <w:rsid w:val="00434D26"/>
    <w:rsid w:val="00435300"/>
    <w:rsid w:val="004354A3"/>
    <w:rsid w:val="00435C35"/>
    <w:rsid w:val="00435CB4"/>
    <w:rsid w:val="00435F2D"/>
    <w:rsid w:val="00436184"/>
    <w:rsid w:val="004361CD"/>
    <w:rsid w:val="004362A5"/>
    <w:rsid w:val="004368DD"/>
    <w:rsid w:val="00436B8E"/>
    <w:rsid w:val="00436C88"/>
    <w:rsid w:val="00437033"/>
    <w:rsid w:val="004372C1"/>
    <w:rsid w:val="004376B7"/>
    <w:rsid w:val="00437713"/>
    <w:rsid w:val="0043778D"/>
    <w:rsid w:val="00437B39"/>
    <w:rsid w:val="00437C82"/>
    <w:rsid w:val="00437DBB"/>
    <w:rsid w:val="00437F59"/>
    <w:rsid w:val="004403B2"/>
    <w:rsid w:val="00440431"/>
    <w:rsid w:val="00440791"/>
    <w:rsid w:val="00440BC3"/>
    <w:rsid w:val="00440C14"/>
    <w:rsid w:val="00440C37"/>
    <w:rsid w:val="0044100F"/>
    <w:rsid w:val="00441499"/>
    <w:rsid w:val="00441727"/>
    <w:rsid w:val="00441767"/>
    <w:rsid w:val="004419D0"/>
    <w:rsid w:val="00441A5A"/>
    <w:rsid w:val="00441F80"/>
    <w:rsid w:val="004422A5"/>
    <w:rsid w:val="00442555"/>
    <w:rsid w:val="004425BB"/>
    <w:rsid w:val="00442904"/>
    <w:rsid w:val="00442B53"/>
    <w:rsid w:val="00442C68"/>
    <w:rsid w:val="0044310D"/>
    <w:rsid w:val="0044329A"/>
    <w:rsid w:val="0044398A"/>
    <w:rsid w:val="004439BF"/>
    <w:rsid w:val="00443CDE"/>
    <w:rsid w:val="00443E77"/>
    <w:rsid w:val="00443EE7"/>
    <w:rsid w:val="004440BE"/>
    <w:rsid w:val="004443B3"/>
    <w:rsid w:val="0044466E"/>
    <w:rsid w:val="004447BB"/>
    <w:rsid w:val="00445057"/>
    <w:rsid w:val="00445427"/>
    <w:rsid w:val="00445F95"/>
    <w:rsid w:val="00446674"/>
    <w:rsid w:val="0044682A"/>
    <w:rsid w:val="00446DB7"/>
    <w:rsid w:val="00446E6F"/>
    <w:rsid w:val="004474C6"/>
    <w:rsid w:val="004476CF"/>
    <w:rsid w:val="00447EBD"/>
    <w:rsid w:val="00450471"/>
    <w:rsid w:val="004507B8"/>
    <w:rsid w:val="00450A74"/>
    <w:rsid w:val="00450AF7"/>
    <w:rsid w:val="00450CA9"/>
    <w:rsid w:val="00450EC6"/>
    <w:rsid w:val="00451588"/>
    <w:rsid w:val="00451E76"/>
    <w:rsid w:val="00452147"/>
    <w:rsid w:val="004523A9"/>
    <w:rsid w:val="004524F3"/>
    <w:rsid w:val="004529DA"/>
    <w:rsid w:val="00452F5A"/>
    <w:rsid w:val="004530FE"/>
    <w:rsid w:val="00453155"/>
    <w:rsid w:val="004533FE"/>
    <w:rsid w:val="00453F00"/>
    <w:rsid w:val="00453F09"/>
    <w:rsid w:val="00454151"/>
    <w:rsid w:val="00454264"/>
    <w:rsid w:val="00454535"/>
    <w:rsid w:val="0045462E"/>
    <w:rsid w:val="004546FF"/>
    <w:rsid w:val="00454C1C"/>
    <w:rsid w:val="00455240"/>
    <w:rsid w:val="0045541C"/>
    <w:rsid w:val="004558AD"/>
    <w:rsid w:val="00455F7A"/>
    <w:rsid w:val="00456256"/>
    <w:rsid w:val="00456664"/>
    <w:rsid w:val="0045688C"/>
    <w:rsid w:val="00456936"/>
    <w:rsid w:val="00456DC9"/>
    <w:rsid w:val="004571F4"/>
    <w:rsid w:val="00457337"/>
    <w:rsid w:val="0045739A"/>
    <w:rsid w:val="004578F3"/>
    <w:rsid w:val="00457CA8"/>
    <w:rsid w:val="0046059E"/>
    <w:rsid w:val="004606DE"/>
    <w:rsid w:val="0046092D"/>
    <w:rsid w:val="004609BF"/>
    <w:rsid w:val="00460C1A"/>
    <w:rsid w:val="00461695"/>
    <w:rsid w:val="00461720"/>
    <w:rsid w:val="00461784"/>
    <w:rsid w:val="004617A0"/>
    <w:rsid w:val="004617B9"/>
    <w:rsid w:val="00461F1A"/>
    <w:rsid w:val="00462117"/>
    <w:rsid w:val="00462165"/>
    <w:rsid w:val="0046218F"/>
    <w:rsid w:val="00462476"/>
    <w:rsid w:val="00462600"/>
    <w:rsid w:val="0046261E"/>
    <w:rsid w:val="00462A9B"/>
    <w:rsid w:val="00462B0D"/>
    <w:rsid w:val="00462E54"/>
    <w:rsid w:val="00463299"/>
    <w:rsid w:val="00463A04"/>
    <w:rsid w:val="00464035"/>
    <w:rsid w:val="004640E1"/>
    <w:rsid w:val="0046437D"/>
    <w:rsid w:val="00464725"/>
    <w:rsid w:val="0046510F"/>
    <w:rsid w:val="00465147"/>
    <w:rsid w:val="00465426"/>
    <w:rsid w:val="004659A4"/>
    <w:rsid w:val="00465A50"/>
    <w:rsid w:val="00465A7C"/>
    <w:rsid w:val="00465B7F"/>
    <w:rsid w:val="00465F4C"/>
    <w:rsid w:val="00465F57"/>
    <w:rsid w:val="004660DB"/>
    <w:rsid w:val="00466341"/>
    <w:rsid w:val="004663E2"/>
    <w:rsid w:val="004665A5"/>
    <w:rsid w:val="0046695D"/>
    <w:rsid w:val="004670CB"/>
    <w:rsid w:val="004672DE"/>
    <w:rsid w:val="004673A0"/>
    <w:rsid w:val="0046745F"/>
    <w:rsid w:val="004674FB"/>
    <w:rsid w:val="0046783C"/>
    <w:rsid w:val="00467AF2"/>
    <w:rsid w:val="00467C1C"/>
    <w:rsid w:val="00467C6F"/>
    <w:rsid w:val="00467E18"/>
    <w:rsid w:val="00467F3A"/>
    <w:rsid w:val="00467FB0"/>
    <w:rsid w:val="004700BE"/>
    <w:rsid w:val="004701BB"/>
    <w:rsid w:val="004701BC"/>
    <w:rsid w:val="0047052A"/>
    <w:rsid w:val="00470725"/>
    <w:rsid w:val="00470BC0"/>
    <w:rsid w:val="00471DB0"/>
    <w:rsid w:val="0047210E"/>
    <w:rsid w:val="0047216D"/>
    <w:rsid w:val="004723CD"/>
    <w:rsid w:val="00472576"/>
    <w:rsid w:val="004726FB"/>
    <w:rsid w:val="00472A00"/>
    <w:rsid w:val="00472BA1"/>
    <w:rsid w:val="00472D81"/>
    <w:rsid w:val="00472FD5"/>
    <w:rsid w:val="004732DD"/>
    <w:rsid w:val="00473F4A"/>
    <w:rsid w:val="00474358"/>
    <w:rsid w:val="004745FD"/>
    <w:rsid w:val="004748AC"/>
    <w:rsid w:val="00474929"/>
    <w:rsid w:val="0047501C"/>
    <w:rsid w:val="004750B3"/>
    <w:rsid w:val="0047562C"/>
    <w:rsid w:val="00475736"/>
    <w:rsid w:val="004759F7"/>
    <w:rsid w:val="00475BA4"/>
    <w:rsid w:val="00475C39"/>
    <w:rsid w:val="00476060"/>
    <w:rsid w:val="004765DE"/>
    <w:rsid w:val="00476800"/>
    <w:rsid w:val="00476912"/>
    <w:rsid w:val="00476B26"/>
    <w:rsid w:val="00476B75"/>
    <w:rsid w:val="00476C87"/>
    <w:rsid w:val="00476F8A"/>
    <w:rsid w:val="00476FCA"/>
    <w:rsid w:val="00477467"/>
    <w:rsid w:val="0047748F"/>
    <w:rsid w:val="004777CB"/>
    <w:rsid w:val="004778C2"/>
    <w:rsid w:val="00477953"/>
    <w:rsid w:val="00477C01"/>
    <w:rsid w:val="00477C33"/>
    <w:rsid w:val="00477F1E"/>
    <w:rsid w:val="00480081"/>
    <w:rsid w:val="0048010B"/>
    <w:rsid w:val="00480236"/>
    <w:rsid w:val="0048031E"/>
    <w:rsid w:val="0048041D"/>
    <w:rsid w:val="004804C9"/>
    <w:rsid w:val="004804F8"/>
    <w:rsid w:val="00480A43"/>
    <w:rsid w:val="00480BED"/>
    <w:rsid w:val="00481D36"/>
    <w:rsid w:val="00481EC7"/>
    <w:rsid w:val="00482032"/>
    <w:rsid w:val="004820DF"/>
    <w:rsid w:val="00482455"/>
    <w:rsid w:val="00482942"/>
    <w:rsid w:val="00482C8D"/>
    <w:rsid w:val="004833BA"/>
    <w:rsid w:val="004833DC"/>
    <w:rsid w:val="004833F1"/>
    <w:rsid w:val="004835F9"/>
    <w:rsid w:val="0048364E"/>
    <w:rsid w:val="00483760"/>
    <w:rsid w:val="00483798"/>
    <w:rsid w:val="00483940"/>
    <w:rsid w:val="00483966"/>
    <w:rsid w:val="00483984"/>
    <w:rsid w:val="00483AFC"/>
    <w:rsid w:val="00483C4D"/>
    <w:rsid w:val="00483E99"/>
    <w:rsid w:val="00483F72"/>
    <w:rsid w:val="00483FD2"/>
    <w:rsid w:val="00484788"/>
    <w:rsid w:val="0048488C"/>
    <w:rsid w:val="00484DD6"/>
    <w:rsid w:val="00484DFD"/>
    <w:rsid w:val="00485024"/>
    <w:rsid w:val="004851DC"/>
    <w:rsid w:val="00485380"/>
    <w:rsid w:val="004857AB"/>
    <w:rsid w:val="0048580A"/>
    <w:rsid w:val="00485ACB"/>
    <w:rsid w:val="00486B95"/>
    <w:rsid w:val="004872DE"/>
    <w:rsid w:val="0048730B"/>
    <w:rsid w:val="0048734D"/>
    <w:rsid w:val="00487A28"/>
    <w:rsid w:val="00487D53"/>
    <w:rsid w:val="00487F0E"/>
    <w:rsid w:val="00490797"/>
    <w:rsid w:val="00490A86"/>
    <w:rsid w:val="00490AB4"/>
    <w:rsid w:val="00490C55"/>
    <w:rsid w:val="00491092"/>
    <w:rsid w:val="0049127A"/>
    <w:rsid w:val="00491D65"/>
    <w:rsid w:val="00492164"/>
    <w:rsid w:val="00492181"/>
    <w:rsid w:val="00492490"/>
    <w:rsid w:val="00492814"/>
    <w:rsid w:val="00492984"/>
    <w:rsid w:val="004935FC"/>
    <w:rsid w:val="004936F8"/>
    <w:rsid w:val="00493A52"/>
    <w:rsid w:val="00493C4D"/>
    <w:rsid w:val="00493F32"/>
    <w:rsid w:val="004942B6"/>
    <w:rsid w:val="004943E9"/>
    <w:rsid w:val="0049483D"/>
    <w:rsid w:val="00494950"/>
    <w:rsid w:val="00494E75"/>
    <w:rsid w:val="00495033"/>
    <w:rsid w:val="0049505B"/>
    <w:rsid w:val="004952C7"/>
    <w:rsid w:val="0049546D"/>
    <w:rsid w:val="00495587"/>
    <w:rsid w:val="004960D6"/>
    <w:rsid w:val="004963E4"/>
    <w:rsid w:val="0049649C"/>
    <w:rsid w:val="0049659E"/>
    <w:rsid w:val="0049667F"/>
    <w:rsid w:val="004966C5"/>
    <w:rsid w:val="00496AB0"/>
    <w:rsid w:val="00496B09"/>
    <w:rsid w:val="00496CFE"/>
    <w:rsid w:val="0049709B"/>
    <w:rsid w:val="0049719C"/>
    <w:rsid w:val="00497305"/>
    <w:rsid w:val="004975F7"/>
    <w:rsid w:val="004A003C"/>
    <w:rsid w:val="004A04DB"/>
    <w:rsid w:val="004A072F"/>
    <w:rsid w:val="004A0C1C"/>
    <w:rsid w:val="004A0F64"/>
    <w:rsid w:val="004A0FAB"/>
    <w:rsid w:val="004A1715"/>
    <w:rsid w:val="004A1890"/>
    <w:rsid w:val="004A1968"/>
    <w:rsid w:val="004A1AB9"/>
    <w:rsid w:val="004A1B68"/>
    <w:rsid w:val="004A1C1E"/>
    <w:rsid w:val="004A1CEC"/>
    <w:rsid w:val="004A1F70"/>
    <w:rsid w:val="004A2084"/>
    <w:rsid w:val="004A21F1"/>
    <w:rsid w:val="004A22A5"/>
    <w:rsid w:val="004A2475"/>
    <w:rsid w:val="004A2476"/>
    <w:rsid w:val="004A248F"/>
    <w:rsid w:val="004A24E2"/>
    <w:rsid w:val="004A277A"/>
    <w:rsid w:val="004A2C40"/>
    <w:rsid w:val="004A34F3"/>
    <w:rsid w:val="004A3825"/>
    <w:rsid w:val="004A3C0F"/>
    <w:rsid w:val="004A3FAD"/>
    <w:rsid w:val="004A40C1"/>
    <w:rsid w:val="004A4328"/>
    <w:rsid w:val="004A478D"/>
    <w:rsid w:val="004A4943"/>
    <w:rsid w:val="004A4BFF"/>
    <w:rsid w:val="004A4C04"/>
    <w:rsid w:val="004A4DAD"/>
    <w:rsid w:val="004A5084"/>
    <w:rsid w:val="004A52F8"/>
    <w:rsid w:val="004A5A42"/>
    <w:rsid w:val="004A5AF6"/>
    <w:rsid w:val="004A5F13"/>
    <w:rsid w:val="004A620D"/>
    <w:rsid w:val="004A64B2"/>
    <w:rsid w:val="004A6739"/>
    <w:rsid w:val="004A673B"/>
    <w:rsid w:val="004A68EC"/>
    <w:rsid w:val="004A6AA7"/>
    <w:rsid w:val="004A6B3E"/>
    <w:rsid w:val="004A6BFD"/>
    <w:rsid w:val="004A6D47"/>
    <w:rsid w:val="004A6F9A"/>
    <w:rsid w:val="004A7011"/>
    <w:rsid w:val="004A7228"/>
    <w:rsid w:val="004A72FB"/>
    <w:rsid w:val="004A77FA"/>
    <w:rsid w:val="004A7BF5"/>
    <w:rsid w:val="004B0496"/>
    <w:rsid w:val="004B0783"/>
    <w:rsid w:val="004B0DD9"/>
    <w:rsid w:val="004B1191"/>
    <w:rsid w:val="004B11F8"/>
    <w:rsid w:val="004B11FB"/>
    <w:rsid w:val="004B1266"/>
    <w:rsid w:val="004B1361"/>
    <w:rsid w:val="004B13A5"/>
    <w:rsid w:val="004B1A02"/>
    <w:rsid w:val="004B1C10"/>
    <w:rsid w:val="004B1F8E"/>
    <w:rsid w:val="004B1FA3"/>
    <w:rsid w:val="004B238A"/>
    <w:rsid w:val="004B2CC4"/>
    <w:rsid w:val="004B316A"/>
    <w:rsid w:val="004B31D3"/>
    <w:rsid w:val="004B32E9"/>
    <w:rsid w:val="004B3551"/>
    <w:rsid w:val="004B36EE"/>
    <w:rsid w:val="004B3D83"/>
    <w:rsid w:val="004B47AA"/>
    <w:rsid w:val="004B4F18"/>
    <w:rsid w:val="004B4F5B"/>
    <w:rsid w:val="004B5150"/>
    <w:rsid w:val="004B5254"/>
    <w:rsid w:val="004B5264"/>
    <w:rsid w:val="004B58BF"/>
    <w:rsid w:val="004B5978"/>
    <w:rsid w:val="004B5A23"/>
    <w:rsid w:val="004B5A43"/>
    <w:rsid w:val="004B5C92"/>
    <w:rsid w:val="004B5D12"/>
    <w:rsid w:val="004B5D58"/>
    <w:rsid w:val="004B5ECC"/>
    <w:rsid w:val="004B61BF"/>
    <w:rsid w:val="004B6873"/>
    <w:rsid w:val="004B6A69"/>
    <w:rsid w:val="004B6E62"/>
    <w:rsid w:val="004B76FC"/>
    <w:rsid w:val="004B77F6"/>
    <w:rsid w:val="004B7824"/>
    <w:rsid w:val="004B7887"/>
    <w:rsid w:val="004B7E6A"/>
    <w:rsid w:val="004C0090"/>
    <w:rsid w:val="004C02A5"/>
    <w:rsid w:val="004C03F5"/>
    <w:rsid w:val="004C0467"/>
    <w:rsid w:val="004C0636"/>
    <w:rsid w:val="004C07B8"/>
    <w:rsid w:val="004C07ED"/>
    <w:rsid w:val="004C0AD7"/>
    <w:rsid w:val="004C0B42"/>
    <w:rsid w:val="004C0D4D"/>
    <w:rsid w:val="004C0E0B"/>
    <w:rsid w:val="004C0EE6"/>
    <w:rsid w:val="004C0F9C"/>
    <w:rsid w:val="004C1156"/>
    <w:rsid w:val="004C23D0"/>
    <w:rsid w:val="004C2741"/>
    <w:rsid w:val="004C2BAA"/>
    <w:rsid w:val="004C2BCE"/>
    <w:rsid w:val="004C2D02"/>
    <w:rsid w:val="004C3220"/>
    <w:rsid w:val="004C3C18"/>
    <w:rsid w:val="004C3D5B"/>
    <w:rsid w:val="004C3DE2"/>
    <w:rsid w:val="004C3E64"/>
    <w:rsid w:val="004C3EAC"/>
    <w:rsid w:val="004C4146"/>
    <w:rsid w:val="004C47BE"/>
    <w:rsid w:val="004C4959"/>
    <w:rsid w:val="004C4C41"/>
    <w:rsid w:val="004C4D9C"/>
    <w:rsid w:val="004C51A8"/>
    <w:rsid w:val="004C5385"/>
    <w:rsid w:val="004C54C8"/>
    <w:rsid w:val="004C55F9"/>
    <w:rsid w:val="004C5675"/>
    <w:rsid w:val="004C5C59"/>
    <w:rsid w:val="004C60D3"/>
    <w:rsid w:val="004C63B7"/>
    <w:rsid w:val="004C69F1"/>
    <w:rsid w:val="004C6DF0"/>
    <w:rsid w:val="004C72AC"/>
    <w:rsid w:val="004C7D38"/>
    <w:rsid w:val="004D0374"/>
    <w:rsid w:val="004D039A"/>
    <w:rsid w:val="004D04AC"/>
    <w:rsid w:val="004D04BF"/>
    <w:rsid w:val="004D0882"/>
    <w:rsid w:val="004D0D1E"/>
    <w:rsid w:val="004D0E8B"/>
    <w:rsid w:val="004D0EEC"/>
    <w:rsid w:val="004D1135"/>
    <w:rsid w:val="004D1847"/>
    <w:rsid w:val="004D1EF9"/>
    <w:rsid w:val="004D22B8"/>
    <w:rsid w:val="004D233A"/>
    <w:rsid w:val="004D23B9"/>
    <w:rsid w:val="004D2CB8"/>
    <w:rsid w:val="004D317B"/>
    <w:rsid w:val="004D32BF"/>
    <w:rsid w:val="004D3447"/>
    <w:rsid w:val="004D3B71"/>
    <w:rsid w:val="004D3CFD"/>
    <w:rsid w:val="004D3DA2"/>
    <w:rsid w:val="004D3F57"/>
    <w:rsid w:val="004D46CE"/>
    <w:rsid w:val="004D4A85"/>
    <w:rsid w:val="004D4EB9"/>
    <w:rsid w:val="004D50F3"/>
    <w:rsid w:val="004D52B7"/>
    <w:rsid w:val="004D541A"/>
    <w:rsid w:val="004D5434"/>
    <w:rsid w:val="004D5E38"/>
    <w:rsid w:val="004D68FD"/>
    <w:rsid w:val="004D69DE"/>
    <w:rsid w:val="004D7007"/>
    <w:rsid w:val="004D7337"/>
    <w:rsid w:val="004D7446"/>
    <w:rsid w:val="004D750D"/>
    <w:rsid w:val="004D765D"/>
    <w:rsid w:val="004D7C57"/>
    <w:rsid w:val="004E047F"/>
    <w:rsid w:val="004E0626"/>
    <w:rsid w:val="004E0E2B"/>
    <w:rsid w:val="004E0FFD"/>
    <w:rsid w:val="004E1151"/>
    <w:rsid w:val="004E137E"/>
    <w:rsid w:val="004E1929"/>
    <w:rsid w:val="004E1AD7"/>
    <w:rsid w:val="004E1B25"/>
    <w:rsid w:val="004E1C1F"/>
    <w:rsid w:val="004E1E89"/>
    <w:rsid w:val="004E2028"/>
    <w:rsid w:val="004E213B"/>
    <w:rsid w:val="004E2242"/>
    <w:rsid w:val="004E268A"/>
    <w:rsid w:val="004E26CC"/>
    <w:rsid w:val="004E2722"/>
    <w:rsid w:val="004E2DF7"/>
    <w:rsid w:val="004E31A5"/>
    <w:rsid w:val="004E380B"/>
    <w:rsid w:val="004E3913"/>
    <w:rsid w:val="004E3B11"/>
    <w:rsid w:val="004E3C70"/>
    <w:rsid w:val="004E3CE6"/>
    <w:rsid w:val="004E421A"/>
    <w:rsid w:val="004E428D"/>
    <w:rsid w:val="004E4EFF"/>
    <w:rsid w:val="004E4F1B"/>
    <w:rsid w:val="004E576D"/>
    <w:rsid w:val="004E5F1D"/>
    <w:rsid w:val="004E6041"/>
    <w:rsid w:val="004E606A"/>
    <w:rsid w:val="004E60AA"/>
    <w:rsid w:val="004E69A2"/>
    <w:rsid w:val="004E6B8F"/>
    <w:rsid w:val="004E6C17"/>
    <w:rsid w:val="004E7083"/>
    <w:rsid w:val="004E739C"/>
    <w:rsid w:val="004E751D"/>
    <w:rsid w:val="004E7602"/>
    <w:rsid w:val="004E77C0"/>
    <w:rsid w:val="004E7801"/>
    <w:rsid w:val="004E7967"/>
    <w:rsid w:val="004E7A71"/>
    <w:rsid w:val="004E7BF0"/>
    <w:rsid w:val="004E7D4B"/>
    <w:rsid w:val="004E7F23"/>
    <w:rsid w:val="004F00C3"/>
    <w:rsid w:val="004F021B"/>
    <w:rsid w:val="004F02BE"/>
    <w:rsid w:val="004F0694"/>
    <w:rsid w:val="004F07D4"/>
    <w:rsid w:val="004F09B2"/>
    <w:rsid w:val="004F0B39"/>
    <w:rsid w:val="004F0D87"/>
    <w:rsid w:val="004F0E91"/>
    <w:rsid w:val="004F0EF4"/>
    <w:rsid w:val="004F0EFF"/>
    <w:rsid w:val="004F11C1"/>
    <w:rsid w:val="004F13C8"/>
    <w:rsid w:val="004F1503"/>
    <w:rsid w:val="004F198B"/>
    <w:rsid w:val="004F1AD9"/>
    <w:rsid w:val="004F1C59"/>
    <w:rsid w:val="004F1FE6"/>
    <w:rsid w:val="004F21FC"/>
    <w:rsid w:val="004F2540"/>
    <w:rsid w:val="004F2709"/>
    <w:rsid w:val="004F2A58"/>
    <w:rsid w:val="004F2AC7"/>
    <w:rsid w:val="004F2C4F"/>
    <w:rsid w:val="004F2D76"/>
    <w:rsid w:val="004F2ED2"/>
    <w:rsid w:val="004F2EDC"/>
    <w:rsid w:val="004F2F06"/>
    <w:rsid w:val="004F30FF"/>
    <w:rsid w:val="004F3C72"/>
    <w:rsid w:val="004F3CEC"/>
    <w:rsid w:val="004F3E49"/>
    <w:rsid w:val="004F3EF4"/>
    <w:rsid w:val="004F41DD"/>
    <w:rsid w:val="004F466D"/>
    <w:rsid w:val="004F46AF"/>
    <w:rsid w:val="004F483A"/>
    <w:rsid w:val="004F555C"/>
    <w:rsid w:val="004F558B"/>
    <w:rsid w:val="004F5611"/>
    <w:rsid w:val="004F590B"/>
    <w:rsid w:val="004F5AE1"/>
    <w:rsid w:val="004F5F9D"/>
    <w:rsid w:val="004F6030"/>
    <w:rsid w:val="004F62E1"/>
    <w:rsid w:val="004F6510"/>
    <w:rsid w:val="004F6771"/>
    <w:rsid w:val="004F67A9"/>
    <w:rsid w:val="004F6833"/>
    <w:rsid w:val="004F6965"/>
    <w:rsid w:val="004F6AC9"/>
    <w:rsid w:val="004F6D6A"/>
    <w:rsid w:val="004F707E"/>
    <w:rsid w:val="004F73EF"/>
    <w:rsid w:val="004F7437"/>
    <w:rsid w:val="004F7813"/>
    <w:rsid w:val="004F7847"/>
    <w:rsid w:val="004F7875"/>
    <w:rsid w:val="004F7BA5"/>
    <w:rsid w:val="004F7BE5"/>
    <w:rsid w:val="004F7CBE"/>
    <w:rsid w:val="005002FA"/>
    <w:rsid w:val="00500617"/>
    <w:rsid w:val="00500635"/>
    <w:rsid w:val="00500A67"/>
    <w:rsid w:val="00500D5C"/>
    <w:rsid w:val="00500EAF"/>
    <w:rsid w:val="00500F20"/>
    <w:rsid w:val="00500F86"/>
    <w:rsid w:val="00500FE1"/>
    <w:rsid w:val="00501000"/>
    <w:rsid w:val="0050153A"/>
    <w:rsid w:val="005018F2"/>
    <w:rsid w:val="00501AB9"/>
    <w:rsid w:val="00501B2C"/>
    <w:rsid w:val="00501B3D"/>
    <w:rsid w:val="0050209B"/>
    <w:rsid w:val="005022EE"/>
    <w:rsid w:val="00502317"/>
    <w:rsid w:val="0050256E"/>
    <w:rsid w:val="00502E5A"/>
    <w:rsid w:val="00503108"/>
    <w:rsid w:val="00503168"/>
    <w:rsid w:val="00503455"/>
    <w:rsid w:val="005036F8"/>
    <w:rsid w:val="005038E8"/>
    <w:rsid w:val="005041B9"/>
    <w:rsid w:val="00504837"/>
    <w:rsid w:val="0050498B"/>
    <w:rsid w:val="00504B4E"/>
    <w:rsid w:val="00504DDD"/>
    <w:rsid w:val="005052F7"/>
    <w:rsid w:val="00505805"/>
    <w:rsid w:val="00505BFD"/>
    <w:rsid w:val="00505F61"/>
    <w:rsid w:val="00506096"/>
    <w:rsid w:val="005061DB"/>
    <w:rsid w:val="005065F6"/>
    <w:rsid w:val="005067CE"/>
    <w:rsid w:val="00506EAA"/>
    <w:rsid w:val="00506FD7"/>
    <w:rsid w:val="005072BB"/>
    <w:rsid w:val="00507468"/>
    <w:rsid w:val="00507547"/>
    <w:rsid w:val="00507639"/>
    <w:rsid w:val="00507A12"/>
    <w:rsid w:val="00507F8D"/>
    <w:rsid w:val="005100F2"/>
    <w:rsid w:val="0051020D"/>
    <w:rsid w:val="0051046A"/>
    <w:rsid w:val="005105A0"/>
    <w:rsid w:val="0051080A"/>
    <w:rsid w:val="0051094B"/>
    <w:rsid w:val="00510D6D"/>
    <w:rsid w:val="005114B4"/>
    <w:rsid w:val="00511708"/>
    <w:rsid w:val="00511712"/>
    <w:rsid w:val="005118ED"/>
    <w:rsid w:val="00511B1B"/>
    <w:rsid w:val="00511D40"/>
    <w:rsid w:val="00511EDF"/>
    <w:rsid w:val="0051202F"/>
    <w:rsid w:val="005120D4"/>
    <w:rsid w:val="00512267"/>
    <w:rsid w:val="0051241F"/>
    <w:rsid w:val="005127D0"/>
    <w:rsid w:val="00512CDB"/>
    <w:rsid w:val="00512EDB"/>
    <w:rsid w:val="00513AF3"/>
    <w:rsid w:val="00513B02"/>
    <w:rsid w:val="00513BCF"/>
    <w:rsid w:val="00513E93"/>
    <w:rsid w:val="00513F33"/>
    <w:rsid w:val="00514042"/>
    <w:rsid w:val="005141E2"/>
    <w:rsid w:val="00514240"/>
    <w:rsid w:val="005142AD"/>
    <w:rsid w:val="00514527"/>
    <w:rsid w:val="00514A34"/>
    <w:rsid w:val="00514E25"/>
    <w:rsid w:val="00514F42"/>
    <w:rsid w:val="00515254"/>
    <w:rsid w:val="00515461"/>
    <w:rsid w:val="005162EB"/>
    <w:rsid w:val="005169BB"/>
    <w:rsid w:val="00516D75"/>
    <w:rsid w:val="00516E44"/>
    <w:rsid w:val="005170DD"/>
    <w:rsid w:val="00517238"/>
    <w:rsid w:val="00517301"/>
    <w:rsid w:val="00517348"/>
    <w:rsid w:val="00517355"/>
    <w:rsid w:val="005173BF"/>
    <w:rsid w:val="005175EC"/>
    <w:rsid w:val="005176EB"/>
    <w:rsid w:val="005179BF"/>
    <w:rsid w:val="00517C35"/>
    <w:rsid w:val="00517D53"/>
    <w:rsid w:val="00517F5C"/>
    <w:rsid w:val="00520316"/>
    <w:rsid w:val="0052077D"/>
    <w:rsid w:val="0052083D"/>
    <w:rsid w:val="00520964"/>
    <w:rsid w:val="00520F03"/>
    <w:rsid w:val="0052106B"/>
    <w:rsid w:val="005219B8"/>
    <w:rsid w:val="00521A39"/>
    <w:rsid w:val="00521AE9"/>
    <w:rsid w:val="00521BD2"/>
    <w:rsid w:val="00521C34"/>
    <w:rsid w:val="00521EA5"/>
    <w:rsid w:val="00522380"/>
    <w:rsid w:val="005224C5"/>
    <w:rsid w:val="00522A24"/>
    <w:rsid w:val="00522D66"/>
    <w:rsid w:val="00522D85"/>
    <w:rsid w:val="0052327B"/>
    <w:rsid w:val="00523F19"/>
    <w:rsid w:val="005240BB"/>
    <w:rsid w:val="00524326"/>
    <w:rsid w:val="00524475"/>
    <w:rsid w:val="00524604"/>
    <w:rsid w:val="00524992"/>
    <w:rsid w:val="00525203"/>
    <w:rsid w:val="00525B67"/>
    <w:rsid w:val="00525C76"/>
    <w:rsid w:val="00525D57"/>
    <w:rsid w:val="00525E0B"/>
    <w:rsid w:val="00526383"/>
    <w:rsid w:val="00526563"/>
    <w:rsid w:val="00526876"/>
    <w:rsid w:val="00526894"/>
    <w:rsid w:val="0052693C"/>
    <w:rsid w:val="005269ED"/>
    <w:rsid w:val="00526C83"/>
    <w:rsid w:val="00527187"/>
    <w:rsid w:val="005271B3"/>
    <w:rsid w:val="005275AB"/>
    <w:rsid w:val="00527735"/>
    <w:rsid w:val="00527A7E"/>
    <w:rsid w:val="00527A9A"/>
    <w:rsid w:val="00527AA7"/>
    <w:rsid w:val="00527AB8"/>
    <w:rsid w:val="00527E10"/>
    <w:rsid w:val="005303BB"/>
    <w:rsid w:val="005308FC"/>
    <w:rsid w:val="00530CA4"/>
    <w:rsid w:val="005310E6"/>
    <w:rsid w:val="0053121E"/>
    <w:rsid w:val="005312D0"/>
    <w:rsid w:val="0053183F"/>
    <w:rsid w:val="005318E4"/>
    <w:rsid w:val="00531E52"/>
    <w:rsid w:val="00532149"/>
    <w:rsid w:val="00532355"/>
    <w:rsid w:val="0053240E"/>
    <w:rsid w:val="00532438"/>
    <w:rsid w:val="00532766"/>
    <w:rsid w:val="005327B7"/>
    <w:rsid w:val="005335D6"/>
    <w:rsid w:val="005336BC"/>
    <w:rsid w:val="0053380B"/>
    <w:rsid w:val="00533E25"/>
    <w:rsid w:val="00533EC7"/>
    <w:rsid w:val="005341B4"/>
    <w:rsid w:val="00534650"/>
    <w:rsid w:val="005346DC"/>
    <w:rsid w:val="0053494B"/>
    <w:rsid w:val="00534A2D"/>
    <w:rsid w:val="00534C4E"/>
    <w:rsid w:val="00534E5A"/>
    <w:rsid w:val="00535089"/>
    <w:rsid w:val="0053543E"/>
    <w:rsid w:val="00535A57"/>
    <w:rsid w:val="00535B6D"/>
    <w:rsid w:val="00535C39"/>
    <w:rsid w:val="00535F95"/>
    <w:rsid w:val="00535FC4"/>
    <w:rsid w:val="005362F8"/>
    <w:rsid w:val="00536505"/>
    <w:rsid w:val="005365BB"/>
    <w:rsid w:val="00537123"/>
    <w:rsid w:val="00537143"/>
    <w:rsid w:val="0053729F"/>
    <w:rsid w:val="00537355"/>
    <w:rsid w:val="00537D94"/>
    <w:rsid w:val="00540108"/>
    <w:rsid w:val="005405A8"/>
    <w:rsid w:val="005405B4"/>
    <w:rsid w:val="00540648"/>
    <w:rsid w:val="005406B0"/>
    <w:rsid w:val="00540718"/>
    <w:rsid w:val="005407C1"/>
    <w:rsid w:val="00540E96"/>
    <w:rsid w:val="005413CE"/>
    <w:rsid w:val="0054185D"/>
    <w:rsid w:val="00541925"/>
    <w:rsid w:val="00541A95"/>
    <w:rsid w:val="005420FF"/>
    <w:rsid w:val="00542469"/>
    <w:rsid w:val="00542BF3"/>
    <w:rsid w:val="005431CE"/>
    <w:rsid w:val="00543560"/>
    <w:rsid w:val="00543661"/>
    <w:rsid w:val="0054367C"/>
    <w:rsid w:val="0054374C"/>
    <w:rsid w:val="005438C6"/>
    <w:rsid w:val="00543CB7"/>
    <w:rsid w:val="00543F66"/>
    <w:rsid w:val="00544008"/>
    <w:rsid w:val="00544012"/>
    <w:rsid w:val="005443F0"/>
    <w:rsid w:val="0054441C"/>
    <w:rsid w:val="005447EA"/>
    <w:rsid w:val="0054484B"/>
    <w:rsid w:val="00544C25"/>
    <w:rsid w:val="00545018"/>
    <w:rsid w:val="0054520A"/>
    <w:rsid w:val="0054545C"/>
    <w:rsid w:val="00545767"/>
    <w:rsid w:val="005457F5"/>
    <w:rsid w:val="00545BE6"/>
    <w:rsid w:val="005463BE"/>
    <w:rsid w:val="005464F0"/>
    <w:rsid w:val="00546523"/>
    <w:rsid w:val="0054657C"/>
    <w:rsid w:val="00546933"/>
    <w:rsid w:val="00546AFD"/>
    <w:rsid w:val="00546B0A"/>
    <w:rsid w:val="00546DDD"/>
    <w:rsid w:val="00547218"/>
    <w:rsid w:val="00547552"/>
    <w:rsid w:val="005479BA"/>
    <w:rsid w:val="005479EB"/>
    <w:rsid w:val="00547C2D"/>
    <w:rsid w:val="00547CAD"/>
    <w:rsid w:val="00547D52"/>
    <w:rsid w:val="00547E53"/>
    <w:rsid w:val="00547F04"/>
    <w:rsid w:val="00547F31"/>
    <w:rsid w:val="00550006"/>
    <w:rsid w:val="0055031D"/>
    <w:rsid w:val="0055073D"/>
    <w:rsid w:val="005507E1"/>
    <w:rsid w:val="005508AC"/>
    <w:rsid w:val="00550EAC"/>
    <w:rsid w:val="00550FA0"/>
    <w:rsid w:val="005513C2"/>
    <w:rsid w:val="00551486"/>
    <w:rsid w:val="005515FD"/>
    <w:rsid w:val="00551A59"/>
    <w:rsid w:val="00551B06"/>
    <w:rsid w:val="00551D85"/>
    <w:rsid w:val="00551DBC"/>
    <w:rsid w:val="005522D8"/>
    <w:rsid w:val="00552B85"/>
    <w:rsid w:val="00552BC1"/>
    <w:rsid w:val="00552E7B"/>
    <w:rsid w:val="00553420"/>
    <w:rsid w:val="00553623"/>
    <w:rsid w:val="005539B0"/>
    <w:rsid w:val="00553B5E"/>
    <w:rsid w:val="00553B9B"/>
    <w:rsid w:val="00553CA5"/>
    <w:rsid w:val="00553F0B"/>
    <w:rsid w:val="0055480A"/>
    <w:rsid w:val="005548FF"/>
    <w:rsid w:val="00554D2E"/>
    <w:rsid w:val="00554DA5"/>
    <w:rsid w:val="00554EA9"/>
    <w:rsid w:val="00554FDC"/>
    <w:rsid w:val="0055500F"/>
    <w:rsid w:val="00555458"/>
    <w:rsid w:val="005554C0"/>
    <w:rsid w:val="005559B3"/>
    <w:rsid w:val="00555A61"/>
    <w:rsid w:val="00555B26"/>
    <w:rsid w:val="00555BA7"/>
    <w:rsid w:val="00555BEA"/>
    <w:rsid w:val="00555CF6"/>
    <w:rsid w:val="00555CFC"/>
    <w:rsid w:val="00555DC2"/>
    <w:rsid w:val="00555E59"/>
    <w:rsid w:val="0055619E"/>
    <w:rsid w:val="005565A0"/>
    <w:rsid w:val="005565D0"/>
    <w:rsid w:val="00556BB8"/>
    <w:rsid w:val="00556C3D"/>
    <w:rsid w:val="00556D6C"/>
    <w:rsid w:val="005571B8"/>
    <w:rsid w:val="005572A7"/>
    <w:rsid w:val="00557B6D"/>
    <w:rsid w:val="00557C21"/>
    <w:rsid w:val="00557F63"/>
    <w:rsid w:val="0056024A"/>
    <w:rsid w:val="005603A4"/>
    <w:rsid w:val="0056075B"/>
    <w:rsid w:val="00560A56"/>
    <w:rsid w:val="00560CAB"/>
    <w:rsid w:val="00560DB9"/>
    <w:rsid w:val="00560DC0"/>
    <w:rsid w:val="00561138"/>
    <w:rsid w:val="00561618"/>
    <w:rsid w:val="005617B1"/>
    <w:rsid w:val="00561895"/>
    <w:rsid w:val="00561C9B"/>
    <w:rsid w:val="00561E76"/>
    <w:rsid w:val="00562483"/>
    <w:rsid w:val="0056258A"/>
    <w:rsid w:val="005625EF"/>
    <w:rsid w:val="00562670"/>
    <w:rsid w:val="00562766"/>
    <w:rsid w:val="0056282F"/>
    <w:rsid w:val="005628DE"/>
    <w:rsid w:val="005628E0"/>
    <w:rsid w:val="00562A6F"/>
    <w:rsid w:val="00562C7F"/>
    <w:rsid w:val="00562D69"/>
    <w:rsid w:val="0056324E"/>
    <w:rsid w:val="00563823"/>
    <w:rsid w:val="00563A8A"/>
    <w:rsid w:val="00563BD6"/>
    <w:rsid w:val="00563E25"/>
    <w:rsid w:val="00563EAF"/>
    <w:rsid w:val="00564060"/>
    <w:rsid w:val="005641FC"/>
    <w:rsid w:val="00564348"/>
    <w:rsid w:val="00564483"/>
    <w:rsid w:val="005649AE"/>
    <w:rsid w:val="00564D6D"/>
    <w:rsid w:val="00564DDE"/>
    <w:rsid w:val="00565063"/>
    <w:rsid w:val="00565235"/>
    <w:rsid w:val="005655A8"/>
    <w:rsid w:val="005656F2"/>
    <w:rsid w:val="00565727"/>
    <w:rsid w:val="00565F14"/>
    <w:rsid w:val="00567151"/>
    <w:rsid w:val="0056716E"/>
    <w:rsid w:val="005671D5"/>
    <w:rsid w:val="00567A73"/>
    <w:rsid w:val="00567AD7"/>
    <w:rsid w:val="00567FAE"/>
    <w:rsid w:val="00570271"/>
    <w:rsid w:val="005705C2"/>
    <w:rsid w:val="005708B2"/>
    <w:rsid w:val="00570C9A"/>
    <w:rsid w:val="00570CE5"/>
    <w:rsid w:val="0057112D"/>
    <w:rsid w:val="005712B8"/>
    <w:rsid w:val="005715CC"/>
    <w:rsid w:val="0057169C"/>
    <w:rsid w:val="005717D7"/>
    <w:rsid w:val="005718B1"/>
    <w:rsid w:val="005718EA"/>
    <w:rsid w:val="00571BB6"/>
    <w:rsid w:val="00571BE4"/>
    <w:rsid w:val="0057214A"/>
    <w:rsid w:val="005722B7"/>
    <w:rsid w:val="005724AA"/>
    <w:rsid w:val="005724DB"/>
    <w:rsid w:val="005725C7"/>
    <w:rsid w:val="005725FA"/>
    <w:rsid w:val="0057263E"/>
    <w:rsid w:val="005726D5"/>
    <w:rsid w:val="00572952"/>
    <w:rsid w:val="005732C7"/>
    <w:rsid w:val="0057367C"/>
    <w:rsid w:val="0057382A"/>
    <w:rsid w:val="00573C9A"/>
    <w:rsid w:val="00573F52"/>
    <w:rsid w:val="005743E5"/>
    <w:rsid w:val="005744AE"/>
    <w:rsid w:val="005746C6"/>
    <w:rsid w:val="005747D4"/>
    <w:rsid w:val="005748A4"/>
    <w:rsid w:val="00574908"/>
    <w:rsid w:val="00574C44"/>
    <w:rsid w:val="00574D53"/>
    <w:rsid w:val="00574E0C"/>
    <w:rsid w:val="00574E4D"/>
    <w:rsid w:val="005752BD"/>
    <w:rsid w:val="005754D2"/>
    <w:rsid w:val="00575646"/>
    <w:rsid w:val="00575A0C"/>
    <w:rsid w:val="00575C16"/>
    <w:rsid w:val="00575CB3"/>
    <w:rsid w:val="00575F9F"/>
    <w:rsid w:val="005763B3"/>
    <w:rsid w:val="005764EC"/>
    <w:rsid w:val="005765FF"/>
    <w:rsid w:val="0057684D"/>
    <w:rsid w:val="00576992"/>
    <w:rsid w:val="00576BD8"/>
    <w:rsid w:val="00576D28"/>
    <w:rsid w:val="005779EB"/>
    <w:rsid w:val="00577D86"/>
    <w:rsid w:val="00580652"/>
    <w:rsid w:val="005811DA"/>
    <w:rsid w:val="005815CC"/>
    <w:rsid w:val="0058173D"/>
    <w:rsid w:val="00581B8C"/>
    <w:rsid w:val="00581C34"/>
    <w:rsid w:val="00581C62"/>
    <w:rsid w:val="00581D19"/>
    <w:rsid w:val="00582006"/>
    <w:rsid w:val="005820B1"/>
    <w:rsid w:val="005824B2"/>
    <w:rsid w:val="0058284C"/>
    <w:rsid w:val="00582915"/>
    <w:rsid w:val="00582E9B"/>
    <w:rsid w:val="00583283"/>
    <w:rsid w:val="0058348D"/>
    <w:rsid w:val="00583A8C"/>
    <w:rsid w:val="00583F25"/>
    <w:rsid w:val="00583F3C"/>
    <w:rsid w:val="00583F8A"/>
    <w:rsid w:val="005841EB"/>
    <w:rsid w:val="00584304"/>
    <w:rsid w:val="00584398"/>
    <w:rsid w:val="005846FA"/>
    <w:rsid w:val="00584AEE"/>
    <w:rsid w:val="00584C50"/>
    <w:rsid w:val="00584DA9"/>
    <w:rsid w:val="00584E91"/>
    <w:rsid w:val="0058548D"/>
    <w:rsid w:val="005856C7"/>
    <w:rsid w:val="00585AA4"/>
    <w:rsid w:val="00585B09"/>
    <w:rsid w:val="00585CBD"/>
    <w:rsid w:val="00585CD5"/>
    <w:rsid w:val="0058623B"/>
    <w:rsid w:val="00586268"/>
    <w:rsid w:val="00586306"/>
    <w:rsid w:val="005864ED"/>
    <w:rsid w:val="0058655B"/>
    <w:rsid w:val="00586571"/>
    <w:rsid w:val="0058681C"/>
    <w:rsid w:val="00586A3E"/>
    <w:rsid w:val="00586C74"/>
    <w:rsid w:val="00586CD7"/>
    <w:rsid w:val="00587049"/>
    <w:rsid w:val="0058708D"/>
    <w:rsid w:val="005871D0"/>
    <w:rsid w:val="0058729A"/>
    <w:rsid w:val="00587775"/>
    <w:rsid w:val="00587C86"/>
    <w:rsid w:val="00587D47"/>
    <w:rsid w:val="00590ABD"/>
    <w:rsid w:val="00590B41"/>
    <w:rsid w:val="00590D53"/>
    <w:rsid w:val="005916CD"/>
    <w:rsid w:val="00591812"/>
    <w:rsid w:val="00591BCB"/>
    <w:rsid w:val="00591C5D"/>
    <w:rsid w:val="00591D23"/>
    <w:rsid w:val="00591E91"/>
    <w:rsid w:val="0059254F"/>
    <w:rsid w:val="005927FC"/>
    <w:rsid w:val="005929C0"/>
    <w:rsid w:val="00592AD9"/>
    <w:rsid w:val="00592FCB"/>
    <w:rsid w:val="00593495"/>
    <w:rsid w:val="00593737"/>
    <w:rsid w:val="00593BBA"/>
    <w:rsid w:val="00593BC4"/>
    <w:rsid w:val="00593E75"/>
    <w:rsid w:val="00594002"/>
    <w:rsid w:val="00594204"/>
    <w:rsid w:val="005943BC"/>
    <w:rsid w:val="00594459"/>
    <w:rsid w:val="00594999"/>
    <w:rsid w:val="005949CD"/>
    <w:rsid w:val="00594C41"/>
    <w:rsid w:val="00594E1F"/>
    <w:rsid w:val="00595232"/>
    <w:rsid w:val="00595252"/>
    <w:rsid w:val="005955E7"/>
    <w:rsid w:val="00595714"/>
    <w:rsid w:val="005957B1"/>
    <w:rsid w:val="005959C0"/>
    <w:rsid w:val="00595B11"/>
    <w:rsid w:val="00595B3C"/>
    <w:rsid w:val="00595E1D"/>
    <w:rsid w:val="005965D2"/>
    <w:rsid w:val="0059692C"/>
    <w:rsid w:val="00596BEB"/>
    <w:rsid w:val="00596CA3"/>
    <w:rsid w:val="00596D4B"/>
    <w:rsid w:val="00596E22"/>
    <w:rsid w:val="00596E65"/>
    <w:rsid w:val="005975C0"/>
    <w:rsid w:val="00597CA6"/>
    <w:rsid w:val="00597EB3"/>
    <w:rsid w:val="00597EFD"/>
    <w:rsid w:val="00597F6A"/>
    <w:rsid w:val="005A038B"/>
    <w:rsid w:val="005A0480"/>
    <w:rsid w:val="005A0552"/>
    <w:rsid w:val="005A0ADF"/>
    <w:rsid w:val="005A0D84"/>
    <w:rsid w:val="005A12F9"/>
    <w:rsid w:val="005A14E1"/>
    <w:rsid w:val="005A1795"/>
    <w:rsid w:val="005A1921"/>
    <w:rsid w:val="005A1AFB"/>
    <w:rsid w:val="005A1B44"/>
    <w:rsid w:val="005A1F06"/>
    <w:rsid w:val="005A2254"/>
    <w:rsid w:val="005A27CF"/>
    <w:rsid w:val="005A29F2"/>
    <w:rsid w:val="005A29F5"/>
    <w:rsid w:val="005A2F79"/>
    <w:rsid w:val="005A33CD"/>
    <w:rsid w:val="005A340A"/>
    <w:rsid w:val="005A3A2F"/>
    <w:rsid w:val="005A3AB3"/>
    <w:rsid w:val="005A3DF9"/>
    <w:rsid w:val="005A3E39"/>
    <w:rsid w:val="005A412B"/>
    <w:rsid w:val="005A4188"/>
    <w:rsid w:val="005A41D0"/>
    <w:rsid w:val="005A4E33"/>
    <w:rsid w:val="005A50D9"/>
    <w:rsid w:val="005A50E7"/>
    <w:rsid w:val="005A5231"/>
    <w:rsid w:val="005A53EA"/>
    <w:rsid w:val="005A5B9A"/>
    <w:rsid w:val="005A5CCF"/>
    <w:rsid w:val="005A5E58"/>
    <w:rsid w:val="005A5E92"/>
    <w:rsid w:val="005A69E5"/>
    <w:rsid w:val="005A6B20"/>
    <w:rsid w:val="005A791A"/>
    <w:rsid w:val="005A7A76"/>
    <w:rsid w:val="005A7BDC"/>
    <w:rsid w:val="005A7DD0"/>
    <w:rsid w:val="005B0079"/>
    <w:rsid w:val="005B03C8"/>
    <w:rsid w:val="005B062D"/>
    <w:rsid w:val="005B0772"/>
    <w:rsid w:val="005B085E"/>
    <w:rsid w:val="005B0923"/>
    <w:rsid w:val="005B0BA0"/>
    <w:rsid w:val="005B0C09"/>
    <w:rsid w:val="005B0C52"/>
    <w:rsid w:val="005B0DA5"/>
    <w:rsid w:val="005B1305"/>
    <w:rsid w:val="005B15E6"/>
    <w:rsid w:val="005B171E"/>
    <w:rsid w:val="005B1B3C"/>
    <w:rsid w:val="005B23AC"/>
    <w:rsid w:val="005B26CD"/>
    <w:rsid w:val="005B2B76"/>
    <w:rsid w:val="005B2C08"/>
    <w:rsid w:val="005B2CBC"/>
    <w:rsid w:val="005B2D1E"/>
    <w:rsid w:val="005B2E04"/>
    <w:rsid w:val="005B3528"/>
    <w:rsid w:val="005B3557"/>
    <w:rsid w:val="005B3687"/>
    <w:rsid w:val="005B383A"/>
    <w:rsid w:val="005B38DE"/>
    <w:rsid w:val="005B3926"/>
    <w:rsid w:val="005B392E"/>
    <w:rsid w:val="005B40E0"/>
    <w:rsid w:val="005B410E"/>
    <w:rsid w:val="005B4453"/>
    <w:rsid w:val="005B4D9D"/>
    <w:rsid w:val="005B4E0A"/>
    <w:rsid w:val="005B535A"/>
    <w:rsid w:val="005B5FD8"/>
    <w:rsid w:val="005B6149"/>
    <w:rsid w:val="005B6454"/>
    <w:rsid w:val="005B663D"/>
    <w:rsid w:val="005B679B"/>
    <w:rsid w:val="005B694B"/>
    <w:rsid w:val="005B6CFC"/>
    <w:rsid w:val="005B6D6E"/>
    <w:rsid w:val="005B729F"/>
    <w:rsid w:val="005B7361"/>
    <w:rsid w:val="005B753D"/>
    <w:rsid w:val="005B7791"/>
    <w:rsid w:val="005B7BD9"/>
    <w:rsid w:val="005C0181"/>
    <w:rsid w:val="005C075C"/>
    <w:rsid w:val="005C085D"/>
    <w:rsid w:val="005C0895"/>
    <w:rsid w:val="005C0B72"/>
    <w:rsid w:val="005C0C26"/>
    <w:rsid w:val="005C0E41"/>
    <w:rsid w:val="005C0EFB"/>
    <w:rsid w:val="005C0F25"/>
    <w:rsid w:val="005C1571"/>
    <w:rsid w:val="005C1578"/>
    <w:rsid w:val="005C1B3C"/>
    <w:rsid w:val="005C201B"/>
    <w:rsid w:val="005C21DC"/>
    <w:rsid w:val="005C23E4"/>
    <w:rsid w:val="005C254B"/>
    <w:rsid w:val="005C25BF"/>
    <w:rsid w:val="005C25ED"/>
    <w:rsid w:val="005C2BFA"/>
    <w:rsid w:val="005C2C36"/>
    <w:rsid w:val="005C2D1C"/>
    <w:rsid w:val="005C2D64"/>
    <w:rsid w:val="005C2E4A"/>
    <w:rsid w:val="005C3173"/>
    <w:rsid w:val="005C330F"/>
    <w:rsid w:val="005C349F"/>
    <w:rsid w:val="005C34A9"/>
    <w:rsid w:val="005C3B1F"/>
    <w:rsid w:val="005C3D4F"/>
    <w:rsid w:val="005C3F9C"/>
    <w:rsid w:val="005C4021"/>
    <w:rsid w:val="005C4615"/>
    <w:rsid w:val="005C482F"/>
    <w:rsid w:val="005C4BA3"/>
    <w:rsid w:val="005C50BC"/>
    <w:rsid w:val="005C52CF"/>
    <w:rsid w:val="005C52EC"/>
    <w:rsid w:val="005C54B4"/>
    <w:rsid w:val="005C54B6"/>
    <w:rsid w:val="005C5AAD"/>
    <w:rsid w:val="005C5C8F"/>
    <w:rsid w:val="005C6791"/>
    <w:rsid w:val="005C6891"/>
    <w:rsid w:val="005C693C"/>
    <w:rsid w:val="005C69EA"/>
    <w:rsid w:val="005C7744"/>
    <w:rsid w:val="005C7C41"/>
    <w:rsid w:val="005C7D22"/>
    <w:rsid w:val="005C7DB4"/>
    <w:rsid w:val="005C7E7C"/>
    <w:rsid w:val="005C7FCC"/>
    <w:rsid w:val="005D00B4"/>
    <w:rsid w:val="005D0118"/>
    <w:rsid w:val="005D052C"/>
    <w:rsid w:val="005D0638"/>
    <w:rsid w:val="005D0A82"/>
    <w:rsid w:val="005D0B79"/>
    <w:rsid w:val="005D10F5"/>
    <w:rsid w:val="005D11CE"/>
    <w:rsid w:val="005D1384"/>
    <w:rsid w:val="005D14EF"/>
    <w:rsid w:val="005D178A"/>
    <w:rsid w:val="005D1DBF"/>
    <w:rsid w:val="005D1EA0"/>
    <w:rsid w:val="005D230B"/>
    <w:rsid w:val="005D2313"/>
    <w:rsid w:val="005D23F7"/>
    <w:rsid w:val="005D24A2"/>
    <w:rsid w:val="005D2668"/>
    <w:rsid w:val="005D2B76"/>
    <w:rsid w:val="005D2F66"/>
    <w:rsid w:val="005D332A"/>
    <w:rsid w:val="005D3463"/>
    <w:rsid w:val="005D3655"/>
    <w:rsid w:val="005D3C53"/>
    <w:rsid w:val="005D3E3F"/>
    <w:rsid w:val="005D416D"/>
    <w:rsid w:val="005D43D7"/>
    <w:rsid w:val="005D488A"/>
    <w:rsid w:val="005D48FF"/>
    <w:rsid w:val="005D4D38"/>
    <w:rsid w:val="005D4E08"/>
    <w:rsid w:val="005D550F"/>
    <w:rsid w:val="005D56D6"/>
    <w:rsid w:val="005D5CB2"/>
    <w:rsid w:val="005D6023"/>
    <w:rsid w:val="005D626D"/>
    <w:rsid w:val="005D6325"/>
    <w:rsid w:val="005D666B"/>
    <w:rsid w:val="005D674B"/>
    <w:rsid w:val="005D6B00"/>
    <w:rsid w:val="005D6C7A"/>
    <w:rsid w:val="005D6D57"/>
    <w:rsid w:val="005D6D6B"/>
    <w:rsid w:val="005D6EC5"/>
    <w:rsid w:val="005D75C7"/>
    <w:rsid w:val="005D7886"/>
    <w:rsid w:val="005D79D4"/>
    <w:rsid w:val="005D79FE"/>
    <w:rsid w:val="005D7D67"/>
    <w:rsid w:val="005D7DF7"/>
    <w:rsid w:val="005E006B"/>
    <w:rsid w:val="005E00E7"/>
    <w:rsid w:val="005E07CF"/>
    <w:rsid w:val="005E0DA2"/>
    <w:rsid w:val="005E0EE1"/>
    <w:rsid w:val="005E0FF9"/>
    <w:rsid w:val="005E11D5"/>
    <w:rsid w:val="005E123F"/>
    <w:rsid w:val="005E1897"/>
    <w:rsid w:val="005E189C"/>
    <w:rsid w:val="005E18AE"/>
    <w:rsid w:val="005E1EC3"/>
    <w:rsid w:val="005E1EF3"/>
    <w:rsid w:val="005E1F61"/>
    <w:rsid w:val="005E2152"/>
    <w:rsid w:val="005E256B"/>
    <w:rsid w:val="005E2842"/>
    <w:rsid w:val="005E2EDA"/>
    <w:rsid w:val="005E2F2B"/>
    <w:rsid w:val="005E3567"/>
    <w:rsid w:val="005E3974"/>
    <w:rsid w:val="005E3C1E"/>
    <w:rsid w:val="005E4212"/>
    <w:rsid w:val="005E423D"/>
    <w:rsid w:val="005E4262"/>
    <w:rsid w:val="005E4629"/>
    <w:rsid w:val="005E4EB6"/>
    <w:rsid w:val="005E4F2E"/>
    <w:rsid w:val="005E5271"/>
    <w:rsid w:val="005E5812"/>
    <w:rsid w:val="005E5C09"/>
    <w:rsid w:val="005E5D27"/>
    <w:rsid w:val="005E5E18"/>
    <w:rsid w:val="005E5F94"/>
    <w:rsid w:val="005E5FE7"/>
    <w:rsid w:val="005E64EE"/>
    <w:rsid w:val="005E662A"/>
    <w:rsid w:val="005E66B8"/>
    <w:rsid w:val="005E6A80"/>
    <w:rsid w:val="005E6A93"/>
    <w:rsid w:val="005E6B17"/>
    <w:rsid w:val="005E6C1F"/>
    <w:rsid w:val="005E6F52"/>
    <w:rsid w:val="005E7580"/>
    <w:rsid w:val="005E784A"/>
    <w:rsid w:val="005E7BA1"/>
    <w:rsid w:val="005E7C1B"/>
    <w:rsid w:val="005F058B"/>
    <w:rsid w:val="005F05FC"/>
    <w:rsid w:val="005F0695"/>
    <w:rsid w:val="005F0E24"/>
    <w:rsid w:val="005F0F74"/>
    <w:rsid w:val="005F1000"/>
    <w:rsid w:val="005F10A9"/>
    <w:rsid w:val="005F16A4"/>
    <w:rsid w:val="005F1716"/>
    <w:rsid w:val="005F180C"/>
    <w:rsid w:val="005F1C1D"/>
    <w:rsid w:val="005F1E54"/>
    <w:rsid w:val="005F20A2"/>
    <w:rsid w:val="005F21B3"/>
    <w:rsid w:val="005F26FF"/>
    <w:rsid w:val="005F2B6B"/>
    <w:rsid w:val="005F2C5C"/>
    <w:rsid w:val="005F2F45"/>
    <w:rsid w:val="005F30AA"/>
    <w:rsid w:val="005F31CD"/>
    <w:rsid w:val="005F363E"/>
    <w:rsid w:val="005F36B6"/>
    <w:rsid w:val="005F3A60"/>
    <w:rsid w:val="005F3D42"/>
    <w:rsid w:val="005F4194"/>
    <w:rsid w:val="005F437B"/>
    <w:rsid w:val="005F442C"/>
    <w:rsid w:val="005F45D8"/>
    <w:rsid w:val="005F4A38"/>
    <w:rsid w:val="005F4E54"/>
    <w:rsid w:val="005F4EE0"/>
    <w:rsid w:val="005F526A"/>
    <w:rsid w:val="005F5321"/>
    <w:rsid w:val="005F5750"/>
    <w:rsid w:val="005F5772"/>
    <w:rsid w:val="005F584D"/>
    <w:rsid w:val="005F5B30"/>
    <w:rsid w:val="005F5D1E"/>
    <w:rsid w:val="005F7550"/>
    <w:rsid w:val="005F7EEC"/>
    <w:rsid w:val="00600584"/>
    <w:rsid w:val="006007F7"/>
    <w:rsid w:val="006010F0"/>
    <w:rsid w:val="006014D6"/>
    <w:rsid w:val="0060170D"/>
    <w:rsid w:val="00601779"/>
    <w:rsid w:val="00601F56"/>
    <w:rsid w:val="006020D6"/>
    <w:rsid w:val="0060213A"/>
    <w:rsid w:val="00602670"/>
    <w:rsid w:val="00602686"/>
    <w:rsid w:val="00602790"/>
    <w:rsid w:val="006028CD"/>
    <w:rsid w:val="00602C8C"/>
    <w:rsid w:val="00602E85"/>
    <w:rsid w:val="00602EAA"/>
    <w:rsid w:val="00603387"/>
    <w:rsid w:val="006033BD"/>
    <w:rsid w:val="006034D2"/>
    <w:rsid w:val="00603C59"/>
    <w:rsid w:val="00604229"/>
    <w:rsid w:val="00604447"/>
    <w:rsid w:val="00604A4C"/>
    <w:rsid w:val="00604B0A"/>
    <w:rsid w:val="00604CC3"/>
    <w:rsid w:val="00604D48"/>
    <w:rsid w:val="00604F71"/>
    <w:rsid w:val="006051D1"/>
    <w:rsid w:val="006053C0"/>
    <w:rsid w:val="006056BD"/>
    <w:rsid w:val="00605751"/>
    <w:rsid w:val="006058C7"/>
    <w:rsid w:val="006058ED"/>
    <w:rsid w:val="00605D54"/>
    <w:rsid w:val="00605E9B"/>
    <w:rsid w:val="006062C2"/>
    <w:rsid w:val="006062D8"/>
    <w:rsid w:val="006062EE"/>
    <w:rsid w:val="0060630C"/>
    <w:rsid w:val="0060668D"/>
    <w:rsid w:val="0060681C"/>
    <w:rsid w:val="006068E8"/>
    <w:rsid w:val="00606945"/>
    <w:rsid w:val="00606C81"/>
    <w:rsid w:val="00606F54"/>
    <w:rsid w:val="006070A8"/>
    <w:rsid w:val="006079C7"/>
    <w:rsid w:val="00607A07"/>
    <w:rsid w:val="00607A30"/>
    <w:rsid w:val="00607C22"/>
    <w:rsid w:val="00607DD2"/>
    <w:rsid w:val="00607F79"/>
    <w:rsid w:val="006109EA"/>
    <w:rsid w:val="00610A2D"/>
    <w:rsid w:val="00610A73"/>
    <w:rsid w:val="00610B34"/>
    <w:rsid w:val="00610B76"/>
    <w:rsid w:val="00610DC9"/>
    <w:rsid w:val="00611156"/>
    <w:rsid w:val="006112B3"/>
    <w:rsid w:val="0061156D"/>
    <w:rsid w:val="006115BC"/>
    <w:rsid w:val="0061160E"/>
    <w:rsid w:val="0061164B"/>
    <w:rsid w:val="00611AE4"/>
    <w:rsid w:val="00611BF4"/>
    <w:rsid w:val="00611D34"/>
    <w:rsid w:val="00611F83"/>
    <w:rsid w:val="00612937"/>
    <w:rsid w:val="006131FF"/>
    <w:rsid w:val="0061332D"/>
    <w:rsid w:val="00613413"/>
    <w:rsid w:val="0061362A"/>
    <w:rsid w:val="00613C7D"/>
    <w:rsid w:val="00613CC3"/>
    <w:rsid w:val="00613E24"/>
    <w:rsid w:val="00614058"/>
    <w:rsid w:val="00614126"/>
    <w:rsid w:val="0061419B"/>
    <w:rsid w:val="00614750"/>
    <w:rsid w:val="0061493C"/>
    <w:rsid w:val="00614BF8"/>
    <w:rsid w:val="00614C99"/>
    <w:rsid w:val="00615138"/>
    <w:rsid w:val="0061520B"/>
    <w:rsid w:val="00615461"/>
    <w:rsid w:val="00615518"/>
    <w:rsid w:val="00615B49"/>
    <w:rsid w:val="00615BD6"/>
    <w:rsid w:val="00615EC7"/>
    <w:rsid w:val="006162A2"/>
    <w:rsid w:val="006167DA"/>
    <w:rsid w:val="00616AE5"/>
    <w:rsid w:val="00616DF1"/>
    <w:rsid w:val="00616E9E"/>
    <w:rsid w:val="00617041"/>
    <w:rsid w:val="00617098"/>
    <w:rsid w:val="0061729B"/>
    <w:rsid w:val="0061799A"/>
    <w:rsid w:val="0061799F"/>
    <w:rsid w:val="00617B57"/>
    <w:rsid w:val="00617E01"/>
    <w:rsid w:val="00617E76"/>
    <w:rsid w:val="00617EDE"/>
    <w:rsid w:val="00620551"/>
    <w:rsid w:val="00620930"/>
    <w:rsid w:val="00620C00"/>
    <w:rsid w:val="00620C79"/>
    <w:rsid w:val="00620D0B"/>
    <w:rsid w:val="006217DB"/>
    <w:rsid w:val="00621C83"/>
    <w:rsid w:val="00621F2B"/>
    <w:rsid w:val="00622131"/>
    <w:rsid w:val="006223E6"/>
    <w:rsid w:val="00622747"/>
    <w:rsid w:val="006227D2"/>
    <w:rsid w:val="00622D1C"/>
    <w:rsid w:val="00622D70"/>
    <w:rsid w:val="00623108"/>
    <w:rsid w:val="00623226"/>
    <w:rsid w:val="00623336"/>
    <w:rsid w:val="006236E2"/>
    <w:rsid w:val="006241C1"/>
    <w:rsid w:val="00624216"/>
    <w:rsid w:val="00624469"/>
    <w:rsid w:val="00624566"/>
    <w:rsid w:val="0062475E"/>
    <w:rsid w:val="00624A10"/>
    <w:rsid w:val="00625044"/>
    <w:rsid w:val="0062517B"/>
    <w:rsid w:val="006253DC"/>
    <w:rsid w:val="006254F1"/>
    <w:rsid w:val="00625C0F"/>
    <w:rsid w:val="00625CAB"/>
    <w:rsid w:val="00625D3F"/>
    <w:rsid w:val="00626077"/>
    <w:rsid w:val="00626150"/>
    <w:rsid w:val="006261FE"/>
    <w:rsid w:val="0062623A"/>
    <w:rsid w:val="00626490"/>
    <w:rsid w:val="00626724"/>
    <w:rsid w:val="006267A4"/>
    <w:rsid w:val="00626AA0"/>
    <w:rsid w:val="00626B5F"/>
    <w:rsid w:val="00626E11"/>
    <w:rsid w:val="006271EB"/>
    <w:rsid w:val="00627222"/>
    <w:rsid w:val="00627231"/>
    <w:rsid w:val="006274E2"/>
    <w:rsid w:val="00627752"/>
    <w:rsid w:val="00627882"/>
    <w:rsid w:val="00627901"/>
    <w:rsid w:val="00627977"/>
    <w:rsid w:val="00627CCF"/>
    <w:rsid w:val="00627CDD"/>
    <w:rsid w:val="00627EEB"/>
    <w:rsid w:val="00630599"/>
    <w:rsid w:val="0063091A"/>
    <w:rsid w:val="00630A05"/>
    <w:rsid w:val="00630B8E"/>
    <w:rsid w:val="00631244"/>
    <w:rsid w:val="00631EB6"/>
    <w:rsid w:val="006320D5"/>
    <w:rsid w:val="006320E5"/>
    <w:rsid w:val="006321CD"/>
    <w:rsid w:val="0063220A"/>
    <w:rsid w:val="006324F8"/>
    <w:rsid w:val="00632537"/>
    <w:rsid w:val="006325E1"/>
    <w:rsid w:val="00632711"/>
    <w:rsid w:val="00633C06"/>
    <w:rsid w:val="00633F9F"/>
    <w:rsid w:val="0063430D"/>
    <w:rsid w:val="006344DE"/>
    <w:rsid w:val="0063484D"/>
    <w:rsid w:val="00634A58"/>
    <w:rsid w:val="00634CE4"/>
    <w:rsid w:val="006351F9"/>
    <w:rsid w:val="0063546B"/>
    <w:rsid w:val="0063546C"/>
    <w:rsid w:val="006354BE"/>
    <w:rsid w:val="006360EF"/>
    <w:rsid w:val="006365D1"/>
    <w:rsid w:val="006366A2"/>
    <w:rsid w:val="00636FC9"/>
    <w:rsid w:val="006377D2"/>
    <w:rsid w:val="00637ADC"/>
    <w:rsid w:val="00637F07"/>
    <w:rsid w:val="0064010F"/>
    <w:rsid w:val="006401FF"/>
    <w:rsid w:val="00640302"/>
    <w:rsid w:val="00640492"/>
    <w:rsid w:val="006407E3"/>
    <w:rsid w:val="006408CF"/>
    <w:rsid w:val="00640957"/>
    <w:rsid w:val="00640CA5"/>
    <w:rsid w:val="00640E3E"/>
    <w:rsid w:val="00640ED9"/>
    <w:rsid w:val="00640FD8"/>
    <w:rsid w:val="0064101F"/>
    <w:rsid w:val="0064106A"/>
    <w:rsid w:val="00641093"/>
    <w:rsid w:val="00641142"/>
    <w:rsid w:val="00641197"/>
    <w:rsid w:val="00641242"/>
    <w:rsid w:val="00641306"/>
    <w:rsid w:val="00641392"/>
    <w:rsid w:val="00641423"/>
    <w:rsid w:val="00641696"/>
    <w:rsid w:val="0064181B"/>
    <w:rsid w:val="00641846"/>
    <w:rsid w:val="006418A9"/>
    <w:rsid w:val="006418DB"/>
    <w:rsid w:val="00641C27"/>
    <w:rsid w:val="00642485"/>
    <w:rsid w:val="006426F4"/>
    <w:rsid w:val="006426FB"/>
    <w:rsid w:val="00642B3C"/>
    <w:rsid w:val="00642BCA"/>
    <w:rsid w:val="00642E52"/>
    <w:rsid w:val="00642F9D"/>
    <w:rsid w:val="00643056"/>
    <w:rsid w:val="006435B5"/>
    <w:rsid w:val="0064373D"/>
    <w:rsid w:val="00643783"/>
    <w:rsid w:val="00643AF2"/>
    <w:rsid w:val="00643CC8"/>
    <w:rsid w:val="00643EFB"/>
    <w:rsid w:val="00644632"/>
    <w:rsid w:val="006446DF"/>
    <w:rsid w:val="00644909"/>
    <w:rsid w:val="00644F7F"/>
    <w:rsid w:val="00645262"/>
    <w:rsid w:val="00645323"/>
    <w:rsid w:val="006454EE"/>
    <w:rsid w:val="00645A32"/>
    <w:rsid w:val="00645B9C"/>
    <w:rsid w:val="00645C41"/>
    <w:rsid w:val="00645ED9"/>
    <w:rsid w:val="0064601B"/>
    <w:rsid w:val="00646079"/>
    <w:rsid w:val="00646B5F"/>
    <w:rsid w:val="00646C9C"/>
    <w:rsid w:val="00647510"/>
    <w:rsid w:val="00647673"/>
    <w:rsid w:val="00647716"/>
    <w:rsid w:val="0064784F"/>
    <w:rsid w:val="00647DA7"/>
    <w:rsid w:val="00647F60"/>
    <w:rsid w:val="0065034A"/>
    <w:rsid w:val="006503D7"/>
    <w:rsid w:val="0065044D"/>
    <w:rsid w:val="0065070E"/>
    <w:rsid w:val="00650760"/>
    <w:rsid w:val="00650AA2"/>
    <w:rsid w:val="00651238"/>
    <w:rsid w:val="00651342"/>
    <w:rsid w:val="006515B8"/>
    <w:rsid w:val="00651884"/>
    <w:rsid w:val="00651A38"/>
    <w:rsid w:val="00652290"/>
    <w:rsid w:val="006525BB"/>
    <w:rsid w:val="006525CE"/>
    <w:rsid w:val="0065260B"/>
    <w:rsid w:val="006527C5"/>
    <w:rsid w:val="00652A52"/>
    <w:rsid w:val="00652C06"/>
    <w:rsid w:val="0065304D"/>
    <w:rsid w:val="00653097"/>
    <w:rsid w:val="0065316D"/>
    <w:rsid w:val="00653719"/>
    <w:rsid w:val="00653CEE"/>
    <w:rsid w:val="00653EFC"/>
    <w:rsid w:val="00653F0F"/>
    <w:rsid w:val="0065407D"/>
    <w:rsid w:val="0065425B"/>
    <w:rsid w:val="00654573"/>
    <w:rsid w:val="00654803"/>
    <w:rsid w:val="00654C80"/>
    <w:rsid w:val="00654EC7"/>
    <w:rsid w:val="00654F4B"/>
    <w:rsid w:val="006550BC"/>
    <w:rsid w:val="006554B9"/>
    <w:rsid w:val="00655635"/>
    <w:rsid w:val="006556A3"/>
    <w:rsid w:val="006556CF"/>
    <w:rsid w:val="006559C7"/>
    <w:rsid w:val="00655E64"/>
    <w:rsid w:val="00656C9B"/>
    <w:rsid w:val="00656D74"/>
    <w:rsid w:val="00656FCC"/>
    <w:rsid w:val="00657020"/>
    <w:rsid w:val="00657626"/>
    <w:rsid w:val="006579CE"/>
    <w:rsid w:val="00657F46"/>
    <w:rsid w:val="00657FDE"/>
    <w:rsid w:val="0066010F"/>
    <w:rsid w:val="006601B8"/>
    <w:rsid w:val="0066023E"/>
    <w:rsid w:val="006607BA"/>
    <w:rsid w:val="00660A89"/>
    <w:rsid w:val="00660CED"/>
    <w:rsid w:val="00660DB6"/>
    <w:rsid w:val="00660FA7"/>
    <w:rsid w:val="0066147F"/>
    <w:rsid w:val="006614E6"/>
    <w:rsid w:val="006617EA"/>
    <w:rsid w:val="00662066"/>
    <w:rsid w:val="0066215F"/>
    <w:rsid w:val="0066260E"/>
    <w:rsid w:val="00662789"/>
    <w:rsid w:val="0066292B"/>
    <w:rsid w:val="00662A42"/>
    <w:rsid w:val="00662CC0"/>
    <w:rsid w:val="00663005"/>
    <w:rsid w:val="00663628"/>
    <w:rsid w:val="006637B8"/>
    <w:rsid w:val="00663C31"/>
    <w:rsid w:val="00663D69"/>
    <w:rsid w:val="00663DC1"/>
    <w:rsid w:val="00663FDA"/>
    <w:rsid w:val="006640A7"/>
    <w:rsid w:val="006641FF"/>
    <w:rsid w:val="006643FC"/>
    <w:rsid w:val="00664436"/>
    <w:rsid w:val="00664E6E"/>
    <w:rsid w:val="0066514A"/>
    <w:rsid w:val="00665212"/>
    <w:rsid w:val="006653A8"/>
    <w:rsid w:val="0066549D"/>
    <w:rsid w:val="0066578C"/>
    <w:rsid w:val="00665B7F"/>
    <w:rsid w:val="00665C26"/>
    <w:rsid w:val="00665EC3"/>
    <w:rsid w:val="00665EC7"/>
    <w:rsid w:val="0066607E"/>
    <w:rsid w:val="00666395"/>
    <w:rsid w:val="006663CD"/>
    <w:rsid w:val="006663D0"/>
    <w:rsid w:val="00666469"/>
    <w:rsid w:val="00666666"/>
    <w:rsid w:val="00666700"/>
    <w:rsid w:val="006668DA"/>
    <w:rsid w:val="00667020"/>
    <w:rsid w:val="006674E1"/>
    <w:rsid w:val="006676BC"/>
    <w:rsid w:val="006700E2"/>
    <w:rsid w:val="006701B5"/>
    <w:rsid w:val="006702AD"/>
    <w:rsid w:val="0067033E"/>
    <w:rsid w:val="00670599"/>
    <w:rsid w:val="00670693"/>
    <w:rsid w:val="0067097F"/>
    <w:rsid w:val="00670B9E"/>
    <w:rsid w:val="00670BA0"/>
    <w:rsid w:val="00670BF9"/>
    <w:rsid w:val="00670D70"/>
    <w:rsid w:val="00670EDF"/>
    <w:rsid w:val="0067104F"/>
    <w:rsid w:val="0067119C"/>
    <w:rsid w:val="0067159C"/>
    <w:rsid w:val="00671D77"/>
    <w:rsid w:val="00671F6C"/>
    <w:rsid w:val="006727B3"/>
    <w:rsid w:val="00672AE5"/>
    <w:rsid w:val="00672B84"/>
    <w:rsid w:val="00672D64"/>
    <w:rsid w:val="00672DE7"/>
    <w:rsid w:val="00672F96"/>
    <w:rsid w:val="00672FCE"/>
    <w:rsid w:val="0067312A"/>
    <w:rsid w:val="00673271"/>
    <w:rsid w:val="006732A9"/>
    <w:rsid w:val="006735BA"/>
    <w:rsid w:val="0067375C"/>
    <w:rsid w:val="00673865"/>
    <w:rsid w:val="00673964"/>
    <w:rsid w:val="00673B78"/>
    <w:rsid w:val="00673CE2"/>
    <w:rsid w:val="00673E22"/>
    <w:rsid w:val="006741AB"/>
    <w:rsid w:val="006743DE"/>
    <w:rsid w:val="006749E8"/>
    <w:rsid w:val="00674E99"/>
    <w:rsid w:val="0067528B"/>
    <w:rsid w:val="00675ABD"/>
    <w:rsid w:val="00675F56"/>
    <w:rsid w:val="006762E8"/>
    <w:rsid w:val="006765A9"/>
    <w:rsid w:val="006767BE"/>
    <w:rsid w:val="00676CCA"/>
    <w:rsid w:val="006770E9"/>
    <w:rsid w:val="00677622"/>
    <w:rsid w:val="006776A3"/>
    <w:rsid w:val="00677879"/>
    <w:rsid w:val="00677911"/>
    <w:rsid w:val="00677A72"/>
    <w:rsid w:val="00677FAE"/>
    <w:rsid w:val="0068028F"/>
    <w:rsid w:val="00680670"/>
    <w:rsid w:val="00680672"/>
    <w:rsid w:val="00681164"/>
    <w:rsid w:val="00681718"/>
    <w:rsid w:val="00681B83"/>
    <w:rsid w:val="00681C05"/>
    <w:rsid w:val="00681E50"/>
    <w:rsid w:val="00681F08"/>
    <w:rsid w:val="0068209C"/>
    <w:rsid w:val="00682365"/>
    <w:rsid w:val="00682560"/>
    <w:rsid w:val="00682706"/>
    <w:rsid w:val="00682832"/>
    <w:rsid w:val="0068288B"/>
    <w:rsid w:val="00682993"/>
    <w:rsid w:val="00682C07"/>
    <w:rsid w:val="00683044"/>
    <w:rsid w:val="0068315E"/>
    <w:rsid w:val="00683340"/>
    <w:rsid w:val="00683440"/>
    <w:rsid w:val="00683497"/>
    <w:rsid w:val="00683A8A"/>
    <w:rsid w:val="00683AD1"/>
    <w:rsid w:val="00683B10"/>
    <w:rsid w:val="00683B96"/>
    <w:rsid w:val="00683D0E"/>
    <w:rsid w:val="006841FB"/>
    <w:rsid w:val="006841FE"/>
    <w:rsid w:val="0068425A"/>
    <w:rsid w:val="00684C66"/>
    <w:rsid w:val="00684C7F"/>
    <w:rsid w:val="00684E5B"/>
    <w:rsid w:val="00684E88"/>
    <w:rsid w:val="0068529C"/>
    <w:rsid w:val="00685777"/>
    <w:rsid w:val="00685928"/>
    <w:rsid w:val="00686114"/>
    <w:rsid w:val="006864DB"/>
    <w:rsid w:val="00686622"/>
    <w:rsid w:val="00686771"/>
    <w:rsid w:val="006867DA"/>
    <w:rsid w:val="00686A4C"/>
    <w:rsid w:val="00686DB9"/>
    <w:rsid w:val="00686ECA"/>
    <w:rsid w:val="006871AE"/>
    <w:rsid w:val="006874C9"/>
    <w:rsid w:val="0068768F"/>
    <w:rsid w:val="006878AE"/>
    <w:rsid w:val="00687AE4"/>
    <w:rsid w:val="0069006F"/>
    <w:rsid w:val="006901C3"/>
    <w:rsid w:val="0069035C"/>
    <w:rsid w:val="006903B4"/>
    <w:rsid w:val="00690647"/>
    <w:rsid w:val="00690894"/>
    <w:rsid w:val="0069091E"/>
    <w:rsid w:val="00690D46"/>
    <w:rsid w:val="00690E22"/>
    <w:rsid w:val="0069118B"/>
    <w:rsid w:val="00691248"/>
    <w:rsid w:val="006912FD"/>
    <w:rsid w:val="006918B8"/>
    <w:rsid w:val="006919FF"/>
    <w:rsid w:val="00691AF0"/>
    <w:rsid w:val="00691B59"/>
    <w:rsid w:val="00691FDA"/>
    <w:rsid w:val="006920CB"/>
    <w:rsid w:val="00692154"/>
    <w:rsid w:val="006923AA"/>
    <w:rsid w:val="006923D9"/>
    <w:rsid w:val="00692425"/>
    <w:rsid w:val="006926AF"/>
    <w:rsid w:val="006938F8"/>
    <w:rsid w:val="00693A0E"/>
    <w:rsid w:val="00693D9B"/>
    <w:rsid w:val="00693F76"/>
    <w:rsid w:val="00694021"/>
    <w:rsid w:val="0069408D"/>
    <w:rsid w:val="00694183"/>
    <w:rsid w:val="006944B7"/>
    <w:rsid w:val="00694E03"/>
    <w:rsid w:val="00694F66"/>
    <w:rsid w:val="00694F74"/>
    <w:rsid w:val="006954E9"/>
    <w:rsid w:val="006956B3"/>
    <w:rsid w:val="0069596A"/>
    <w:rsid w:val="006959D6"/>
    <w:rsid w:val="00695A03"/>
    <w:rsid w:val="00695D9D"/>
    <w:rsid w:val="00695DB6"/>
    <w:rsid w:val="00696067"/>
    <w:rsid w:val="00696283"/>
    <w:rsid w:val="0069630C"/>
    <w:rsid w:val="0069634B"/>
    <w:rsid w:val="0069641C"/>
    <w:rsid w:val="0069676E"/>
    <w:rsid w:val="006967E7"/>
    <w:rsid w:val="006968F8"/>
    <w:rsid w:val="006969BE"/>
    <w:rsid w:val="00696AF3"/>
    <w:rsid w:val="00696DB0"/>
    <w:rsid w:val="00697076"/>
    <w:rsid w:val="00697F69"/>
    <w:rsid w:val="006A0027"/>
    <w:rsid w:val="006A0106"/>
    <w:rsid w:val="006A0613"/>
    <w:rsid w:val="006A1290"/>
    <w:rsid w:val="006A1308"/>
    <w:rsid w:val="006A1764"/>
    <w:rsid w:val="006A1820"/>
    <w:rsid w:val="006A1B29"/>
    <w:rsid w:val="006A1C45"/>
    <w:rsid w:val="006A1D21"/>
    <w:rsid w:val="006A1EBC"/>
    <w:rsid w:val="006A24B1"/>
    <w:rsid w:val="006A25C1"/>
    <w:rsid w:val="006A262D"/>
    <w:rsid w:val="006A2AFF"/>
    <w:rsid w:val="006A2BC2"/>
    <w:rsid w:val="006A2D02"/>
    <w:rsid w:val="006A2EEC"/>
    <w:rsid w:val="006A3473"/>
    <w:rsid w:val="006A3EE6"/>
    <w:rsid w:val="006A42FD"/>
    <w:rsid w:val="006A516A"/>
    <w:rsid w:val="006A520C"/>
    <w:rsid w:val="006A555F"/>
    <w:rsid w:val="006A5F93"/>
    <w:rsid w:val="006A674D"/>
    <w:rsid w:val="006A6C63"/>
    <w:rsid w:val="006A6E94"/>
    <w:rsid w:val="006A6FCD"/>
    <w:rsid w:val="006A703A"/>
    <w:rsid w:val="006A7E03"/>
    <w:rsid w:val="006B040F"/>
    <w:rsid w:val="006B051B"/>
    <w:rsid w:val="006B05F9"/>
    <w:rsid w:val="006B0654"/>
    <w:rsid w:val="006B094D"/>
    <w:rsid w:val="006B0DB2"/>
    <w:rsid w:val="006B11F0"/>
    <w:rsid w:val="006B1272"/>
    <w:rsid w:val="006B12F8"/>
    <w:rsid w:val="006B14F0"/>
    <w:rsid w:val="006B21B1"/>
    <w:rsid w:val="006B24FC"/>
    <w:rsid w:val="006B295F"/>
    <w:rsid w:val="006B2F36"/>
    <w:rsid w:val="006B307A"/>
    <w:rsid w:val="006B31B7"/>
    <w:rsid w:val="006B337B"/>
    <w:rsid w:val="006B35F0"/>
    <w:rsid w:val="006B376E"/>
    <w:rsid w:val="006B37CF"/>
    <w:rsid w:val="006B390B"/>
    <w:rsid w:val="006B4179"/>
    <w:rsid w:val="006B424E"/>
    <w:rsid w:val="006B4777"/>
    <w:rsid w:val="006B4AFB"/>
    <w:rsid w:val="006B4CE7"/>
    <w:rsid w:val="006B4F0A"/>
    <w:rsid w:val="006B5230"/>
    <w:rsid w:val="006B5799"/>
    <w:rsid w:val="006B5D3A"/>
    <w:rsid w:val="006B616D"/>
    <w:rsid w:val="006B61A9"/>
    <w:rsid w:val="006B62C0"/>
    <w:rsid w:val="006B651B"/>
    <w:rsid w:val="006B66D3"/>
    <w:rsid w:val="006B6B20"/>
    <w:rsid w:val="006B6E15"/>
    <w:rsid w:val="006B6F48"/>
    <w:rsid w:val="006B71EA"/>
    <w:rsid w:val="006B73C0"/>
    <w:rsid w:val="006B73E5"/>
    <w:rsid w:val="006B741E"/>
    <w:rsid w:val="006B75B6"/>
    <w:rsid w:val="006B7806"/>
    <w:rsid w:val="006B7944"/>
    <w:rsid w:val="006B7B77"/>
    <w:rsid w:val="006B7F89"/>
    <w:rsid w:val="006C0212"/>
    <w:rsid w:val="006C0244"/>
    <w:rsid w:val="006C0D13"/>
    <w:rsid w:val="006C0DC0"/>
    <w:rsid w:val="006C0F7B"/>
    <w:rsid w:val="006C16BE"/>
    <w:rsid w:val="006C199F"/>
    <w:rsid w:val="006C1B6E"/>
    <w:rsid w:val="006C1F5F"/>
    <w:rsid w:val="006C22E6"/>
    <w:rsid w:val="006C2625"/>
    <w:rsid w:val="006C272C"/>
    <w:rsid w:val="006C2A3A"/>
    <w:rsid w:val="006C2CD7"/>
    <w:rsid w:val="006C2E1E"/>
    <w:rsid w:val="006C2E70"/>
    <w:rsid w:val="006C2EB7"/>
    <w:rsid w:val="006C2FE8"/>
    <w:rsid w:val="006C333E"/>
    <w:rsid w:val="006C370B"/>
    <w:rsid w:val="006C3888"/>
    <w:rsid w:val="006C3E88"/>
    <w:rsid w:val="006C402C"/>
    <w:rsid w:val="006C429E"/>
    <w:rsid w:val="006C48B2"/>
    <w:rsid w:val="006C48E9"/>
    <w:rsid w:val="006C4AA6"/>
    <w:rsid w:val="006C4CDE"/>
    <w:rsid w:val="006C4D33"/>
    <w:rsid w:val="006C4FAF"/>
    <w:rsid w:val="006C51D3"/>
    <w:rsid w:val="006C5223"/>
    <w:rsid w:val="006C57E3"/>
    <w:rsid w:val="006C5B78"/>
    <w:rsid w:val="006C6112"/>
    <w:rsid w:val="006C6537"/>
    <w:rsid w:val="006C70B5"/>
    <w:rsid w:val="006C70C7"/>
    <w:rsid w:val="006C7115"/>
    <w:rsid w:val="006C73A7"/>
    <w:rsid w:val="006C75B8"/>
    <w:rsid w:val="006C75BD"/>
    <w:rsid w:val="006C75DB"/>
    <w:rsid w:val="006D030A"/>
    <w:rsid w:val="006D0312"/>
    <w:rsid w:val="006D08C9"/>
    <w:rsid w:val="006D0CD7"/>
    <w:rsid w:val="006D0DEF"/>
    <w:rsid w:val="006D0F9D"/>
    <w:rsid w:val="006D2219"/>
    <w:rsid w:val="006D2293"/>
    <w:rsid w:val="006D2497"/>
    <w:rsid w:val="006D25AA"/>
    <w:rsid w:val="006D27E5"/>
    <w:rsid w:val="006D2CC8"/>
    <w:rsid w:val="006D2E95"/>
    <w:rsid w:val="006D35C1"/>
    <w:rsid w:val="006D36BE"/>
    <w:rsid w:val="006D375C"/>
    <w:rsid w:val="006D3BC2"/>
    <w:rsid w:val="006D3D7E"/>
    <w:rsid w:val="006D3E52"/>
    <w:rsid w:val="006D41AA"/>
    <w:rsid w:val="006D4266"/>
    <w:rsid w:val="006D4384"/>
    <w:rsid w:val="006D45CC"/>
    <w:rsid w:val="006D4728"/>
    <w:rsid w:val="006D492E"/>
    <w:rsid w:val="006D505D"/>
    <w:rsid w:val="006D5704"/>
    <w:rsid w:val="006D57D8"/>
    <w:rsid w:val="006D59E6"/>
    <w:rsid w:val="006D5D09"/>
    <w:rsid w:val="006D5E89"/>
    <w:rsid w:val="006D5ED3"/>
    <w:rsid w:val="006D5F73"/>
    <w:rsid w:val="006D6369"/>
    <w:rsid w:val="006D6819"/>
    <w:rsid w:val="006D689A"/>
    <w:rsid w:val="006D691F"/>
    <w:rsid w:val="006D7BEA"/>
    <w:rsid w:val="006D7C70"/>
    <w:rsid w:val="006D7D41"/>
    <w:rsid w:val="006E0B2D"/>
    <w:rsid w:val="006E10F5"/>
    <w:rsid w:val="006E1240"/>
    <w:rsid w:val="006E18C6"/>
    <w:rsid w:val="006E1AD9"/>
    <w:rsid w:val="006E1D20"/>
    <w:rsid w:val="006E221D"/>
    <w:rsid w:val="006E230A"/>
    <w:rsid w:val="006E2369"/>
    <w:rsid w:val="006E24BC"/>
    <w:rsid w:val="006E27DC"/>
    <w:rsid w:val="006E29DB"/>
    <w:rsid w:val="006E2F55"/>
    <w:rsid w:val="006E327C"/>
    <w:rsid w:val="006E344A"/>
    <w:rsid w:val="006E3566"/>
    <w:rsid w:val="006E3589"/>
    <w:rsid w:val="006E3610"/>
    <w:rsid w:val="006E3638"/>
    <w:rsid w:val="006E3D1C"/>
    <w:rsid w:val="006E40D1"/>
    <w:rsid w:val="006E427E"/>
    <w:rsid w:val="006E48AB"/>
    <w:rsid w:val="006E4990"/>
    <w:rsid w:val="006E4A22"/>
    <w:rsid w:val="006E4B86"/>
    <w:rsid w:val="006E4D69"/>
    <w:rsid w:val="006E55DC"/>
    <w:rsid w:val="006E582F"/>
    <w:rsid w:val="006E5FCE"/>
    <w:rsid w:val="006E60C4"/>
    <w:rsid w:val="006E623B"/>
    <w:rsid w:val="006E6282"/>
    <w:rsid w:val="006E62F7"/>
    <w:rsid w:val="006E6B41"/>
    <w:rsid w:val="006E7857"/>
    <w:rsid w:val="006E7889"/>
    <w:rsid w:val="006E7E94"/>
    <w:rsid w:val="006F02CB"/>
    <w:rsid w:val="006F0C60"/>
    <w:rsid w:val="006F0CA4"/>
    <w:rsid w:val="006F0F20"/>
    <w:rsid w:val="006F150C"/>
    <w:rsid w:val="006F182F"/>
    <w:rsid w:val="006F1947"/>
    <w:rsid w:val="006F1975"/>
    <w:rsid w:val="006F1A59"/>
    <w:rsid w:val="006F20A7"/>
    <w:rsid w:val="006F20AB"/>
    <w:rsid w:val="006F211D"/>
    <w:rsid w:val="006F23D5"/>
    <w:rsid w:val="006F24F3"/>
    <w:rsid w:val="006F253B"/>
    <w:rsid w:val="006F398E"/>
    <w:rsid w:val="006F39D3"/>
    <w:rsid w:val="006F39F3"/>
    <w:rsid w:val="006F3FF0"/>
    <w:rsid w:val="006F4298"/>
    <w:rsid w:val="006F49B8"/>
    <w:rsid w:val="006F4ACC"/>
    <w:rsid w:val="006F4B66"/>
    <w:rsid w:val="006F4C59"/>
    <w:rsid w:val="006F4C5F"/>
    <w:rsid w:val="006F5064"/>
    <w:rsid w:val="006F588C"/>
    <w:rsid w:val="006F5D94"/>
    <w:rsid w:val="006F5E47"/>
    <w:rsid w:val="006F6330"/>
    <w:rsid w:val="006F64EF"/>
    <w:rsid w:val="006F6899"/>
    <w:rsid w:val="006F697E"/>
    <w:rsid w:val="006F7005"/>
    <w:rsid w:val="006F7544"/>
    <w:rsid w:val="006F763B"/>
    <w:rsid w:val="006F7739"/>
    <w:rsid w:val="006F7E76"/>
    <w:rsid w:val="00700001"/>
    <w:rsid w:val="00700827"/>
    <w:rsid w:val="00700889"/>
    <w:rsid w:val="00700D53"/>
    <w:rsid w:val="00700DB4"/>
    <w:rsid w:val="00701350"/>
    <w:rsid w:val="007013D2"/>
    <w:rsid w:val="0070150D"/>
    <w:rsid w:val="00701E5E"/>
    <w:rsid w:val="00701EBB"/>
    <w:rsid w:val="007020E2"/>
    <w:rsid w:val="0070262E"/>
    <w:rsid w:val="0070265B"/>
    <w:rsid w:val="00702D44"/>
    <w:rsid w:val="00703031"/>
    <w:rsid w:val="00703695"/>
    <w:rsid w:val="0070386A"/>
    <w:rsid w:val="00703B5C"/>
    <w:rsid w:val="00703BA9"/>
    <w:rsid w:val="00703BC2"/>
    <w:rsid w:val="00703DEB"/>
    <w:rsid w:val="00703E00"/>
    <w:rsid w:val="00703E36"/>
    <w:rsid w:val="00704FBA"/>
    <w:rsid w:val="00705241"/>
    <w:rsid w:val="00705245"/>
    <w:rsid w:val="007056C4"/>
    <w:rsid w:val="00705CCC"/>
    <w:rsid w:val="00705CFA"/>
    <w:rsid w:val="007066BF"/>
    <w:rsid w:val="007069D5"/>
    <w:rsid w:val="007069ED"/>
    <w:rsid w:val="00706D02"/>
    <w:rsid w:val="00707169"/>
    <w:rsid w:val="00707298"/>
    <w:rsid w:val="00707473"/>
    <w:rsid w:val="00707882"/>
    <w:rsid w:val="007079AC"/>
    <w:rsid w:val="00707BF0"/>
    <w:rsid w:val="007100BB"/>
    <w:rsid w:val="007102DB"/>
    <w:rsid w:val="00710406"/>
    <w:rsid w:val="007110B9"/>
    <w:rsid w:val="00711BAB"/>
    <w:rsid w:val="00712552"/>
    <w:rsid w:val="007128FB"/>
    <w:rsid w:val="00712FEB"/>
    <w:rsid w:val="00713150"/>
    <w:rsid w:val="0071374A"/>
    <w:rsid w:val="00713D5F"/>
    <w:rsid w:val="00713FE4"/>
    <w:rsid w:val="00714091"/>
    <w:rsid w:val="00714193"/>
    <w:rsid w:val="007144BA"/>
    <w:rsid w:val="0071463B"/>
    <w:rsid w:val="00714DF2"/>
    <w:rsid w:val="00714EC2"/>
    <w:rsid w:val="00714F43"/>
    <w:rsid w:val="00715038"/>
    <w:rsid w:val="007150DD"/>
    <w:rsid w:val="007152D8"/>
    <w:rsid w:val="0071546D"/>
    <w:rsid w:val="007154C8"/>
    <w:rsid w:val="007156C2"/>
    <w:rsid w:val="00715AA7"/>
    <w:rsid w:val="00715C40"/>
    <w:rsid w:val="00715E2A"/>
    <w:rsid w:val="00715F9C"/>
    <w:rsid w:val="007161F9"/>
    <w:rsid w:val="007168B3"/>
    <w:rsid w:val="007169C4"/>
    <w:rsid w:val="00716AB2"/>
    <w:rsid w:val="00716DCD"/>
    <w:rsid w:val="00716FA9"/>
    <w:rsid w:val="00717E21"/>
    <w:rsid w:val="00717FFA"/>
    <w:rsid w:val="007200E5"/>
    <w:rsid w:val="007207CF"/>
    <w:rsid w:val="00720CEF"/>
    <w:rsid w:val="00720F68"/>
    <w:rsid w:val="0072111A"/>
    <w:rsid w:val="00721317"/>
    <w:rsid w:val="007215FB"/>
    <w:rsid w:val="007216EA"/>
    <w:rsid w:val="0072192D"/>
    <w:rsid w:val="00721E3A"/>
    <w:rsid w:val="0072219F"/>
    <w:rsid w:val="00722264"/>
    <w:rsid w:val="007223EB"/>
    <w:rsid w:val="007224D2"/>
    <w:rsid w:val="007226B6"/>
    <w:rsid w:val="00722A37"/>
    <w:rsid w:val="00722C5B"/>
    <w:rsid w:val="00722FDB"/>
    <w:rsid w:val="007230F2"/>
    <w:rsid w:val="00723316"/>
    <w:rsid w:val="00723353"/>
    <w:rsid w:val="007235AB"/>
    <w:rsid w:val="0072371E"/>
    <w:rsid w:val="00723A29"/>
    <w:rsid w:val="00723BF1"/>
    <w:rsid w:val="00723D60"/>
    <w:rsid w:val="00723DE7"/>
    <w:rsid w:val="00724025"/>
    <w:rsid w:val="007240D3"/>
    <w:rsid w:val="0072456E"/>
    <w:rsid w:val="0072461B"/>
    <w:rsid w:val="0072491E"/>
    <w:rsid w:val="00724B05"/>
    <w:rsid w:val="00724B95"/>
    <w:rsid w:val="00724CCC"/>
    <w:rsid w:val="007253FB"/>
    <w:rsid w:val="00725422"/>
    <w:rsid w:val="007254BD"/>
    <w:rsid w:val="00725A4A"/>
    <w:rsid w:val="00725DEA"/>
    <w:rsid w:val="00726053"/>
    <w:rsid w:val="007263D0"/>
    <w:rsid w:val="0072647B"/>
    <w:rsid w:val="007264F8"/>
    <w:rsid w:val="00726524"/>
    <w:rsid w:val="0072660A"/>
    <w:rsid w:val="007268A1"/>
    <w:rsid w:val="007269B5"/>
    <w:rsid w:val="00726D81"/>
    <w:rsid w:val="00726E43"/>
    <w:rsid w:val="00727376"/>
    <w:rsid w:val="00727390"/>
    <w:rsid w:val="00727E3E"/>
    <w:rsid w:val="00727F22"/>
    <w:rsid w:val="0073012C"/>
    <w:rsid w:val="00730138"/>
    <w:rsid w:val="007306EE"/>
    <w:rsid w:val="00730FCC"/>
    <w:rsid w:val="007312C9"/>
    <w:rsid w:val="00731431"/>
    <w:rsid w:val="007319DA"/>
    <w:rsid w:val="00731BF8"/>
    <w:rsid w:val="00732345"/>
    <w:rsid w:val="0073235F"/>
    <w:rsid w:val="0073266D"/>
    <w:rsid w:val="00732B15"/>
    <w:rsid w:val="00732BDE"/>
    <w:rsid w:val="00733307"/>
    <w:rsid w:val="00733350"/>
    <w:rsid w:val="007334CB"/>
    <w:rsid w:val="007335F1"/>
    <w:rsid w:val="0073384A"/>
    <w:rsid w:val="00733A5A"/>
    <w:rsid w:val="00733DA6"/>
    <w:rsid w:val="00733F22"/>
    <w:rsid w:val="0073422F"/>
    <w:rsid w:val="00734744"/>
    <w:rsid w:val="0073483C"/>
    <w:rsid w:val="00734938"/>
    <w:rsid w:val="00734966"/>
    <w:rsid w:val="00734F19"/>
    <w:rsid w:val="007351EC"/>
    <w:rsid w:val="00735290"/>
    <w:rsid w:val="00735476"/>
    <w:rsid w:val="00735863"/>
    <w:rsid w:val="007359CD"/>
    <w:rsid w:val="00735BAD"/>
    <w:rsid w:val="00735F46"/>
    <w:rsid w:val="0073640E"/>
    <w:rsid w:val="0073667B"/>
    <w:rsid w:val="00736D18"/>
    <w:rsid w:val="00736DDD"/>
    <w:rsid w:val="00737019"/>
    <w:rsid w:val="007370B2"/>
    <w:rsid w:val="007371C0"/>
    <w:rsid w:val="0073721D"/>
    <w:rsid w:val="00737C1A"/>
    <w:rsid w:val="00737FF5"/>
    <w:rsid w:val="0074012E"/>
    <w:rsid w:val="00740198"/>
    <w:rsid w:val="00740284"/>
    <w:rsid w:val="00740BC2"/>
    <w:rsid w:val="00740CAA"/>
    <w:rsid w:val="00740DEC"/>
    <w:rsid w:val="00741096"/>
    <w:rsid w:val="00741709"/>
    <w:rsid w:val="007417ED"/>
    <w:rsid w:val="00741996"/>
    <w:rsid w:val="007419DE"/>
    <w:rsid w:val="00741A8C"/>
    <w:rsid w:val="00741ABA"/>
    <w:rsid w:val="00741F55"/>
    <w:rsid w:val="00741F83"/>
    <w:rsid w:val="007422E5"/>
    <w:rsid w:val="00742659"/>
    <w:rsid w:val="0074268D"/>
    <w:rsid w:val="00742957"/>
    <w:rsid w:val="00742BE5"/>
    <w:rsid w:val="00742EB8"/>
    <w:rsid w:val="00742FB7"/>
    <w:rsid w:val="00743182"/>
    <w:rsid w:val="0074351B"/>
    <w:rsid w:val="00743542"/>
    <w:rsid w:val="0074361A"/>
    <w:rsid w:val="0074371E"/>
    <w:rsid w:val="007438D5"/>
    <w:rsid w:val="00743B30"/>
    <w:rsid w:val="00744159"/>
    <w:rsid w:val="0074448D"/>
    <w:rsid w:val="00744492"/>
    <w:rsid w:val="00744948"/>
    <w:rsid w:val="00744A2E"/>
    <w:rsid w:val="00745277"/>
    <w:rsid w:val="007453C3"/>
    <w:rsid w:val="007456D8"/>
    <w:rsid w:val="007456EA"/>
    <w:rsid w:val="00745CCD"/>
    <w:rsid w:val="00745DD2"/>
    <w:rsid w:val="007463F2"/>
    <w:rsid w:val="007465F7"/>
    <w:rsid w:val="00746777"/>
    <w:rsid w:val="00747521"/>
    <w:rsid w:val="007479F7"/>
    <w:rsid w:val="00747AB6"/>
    <w:rsid w:val="00747C80"/>
    <w:rsid w:val="00747DFE"/>
    <w:rsid w:val="00747E3D"/>
    <w:rsid w:val="00747E78"/>
    <w:rsid w:val="007506B5"/>
    <w:rsid w:val="007507AC"/>
    <w:rsid w:val="00750B06"/>
    <w:rsid w:val="00750BF5"/>
    <w:rsid w:val="00750D76"/>
    <w:rsid w:val="00751E48"/>
    <w:rsid w:val="00752F0D"/>
    <w:rsid w:val="00753A38"/>
    <w:rsid w:val="00753C47"/>
    <w:rsid w:val="00753D52"/>
    <w:rsid w:val="00753D5C"/>
    <w:rsid w:val="007549D5"/>
    <w:rsid w:val="00755050"/>
    <w:rsid w:val="00755289"/>
    <w:rsid w:val="007553CD"/>
    <w:rsid w:val="0075540F"/>
    <w:rsid w:val="0075556E"/>
    <w:rsid w:val="007558E6"/>
    <w:rsid w:val="00755A03"/>
    <w:rsid w:val="00755A96"/>
    <w:rsid w:val="00755E94"/>
    <w:rsid w:val="00755FAC"/>
    <w:rsid w:val="00756113"/>
    <w:rsid w:val="00756158"/>
    <w:rsid w:val="007562F4"/>
    <w:rsid w:val="00756347"/>
    <w:rsid w:val="007564DB"/>
    <w:rsid w:val="007567A7"/>
    <w:rsid w:val="00756BCC"/>
    <w:rsid w:val="00756BF3"/>
    <w:rsid w:val="00756D07"/>
    <w:rsid w:val="00756ECC"/>
    <w:rsid w:val="00757335"/>
    <w:rsid w:val="00757BB4"/>
    <w:rsid w:val="00757BBE"/>
    <w:rsid w:val="00757E6F"/>
    <w:rsid w:val="00757F08"/>
    <w:rsid w:val="0076050B"/>
    <w:rsid w:val="0076052E"/>
    <w:rsid w:val="007605E1"/>
    <w:rsid w:val="0076071C"/>
    <w:rsid w:val="007608F9"/>
    <w:rsid w:val="00760C60"/>
    <w:rsid w:val="00760E5A"/>
    <w:rsid w:val="007615FF"/>
    <w:rsid w:val="00761ADD"/>
    <w:rsid w:val="00761AEE"/>
    <w:rsid w:val="00761C0C"/>
    <w:rsid w:val="00761CB7"/>
    <w:rsid w:val="0076202F"/>
    <w:rsid w:val="00762844"/>
    <w:rsid w:val="007628D7"/>
    <w:rsid w:val="00762A86"/>
    <w:rsid w:val="00762AF5"/>
    <w:rsid w:val="00763048"/>
    <w:rsid w:val="0076323A"/>
    <w:rsid w:val="0076333F"/>
    <w:rsid w:val="00763943"/>
    <w:rsid w:val="0076394F"/>
    <w:rsid w:val="00763A86"/>
    <w:rsid w:val="00763F33"/>
    <w:rsid w:val="007645FB"/>
    <w:rsid w:val="007646CD"/>
    <w:rsid w:val="007646E6"/>
    <w:rsid w:val="007647CF"/>
    <w:rsid w:val="00764885"/>
    <w:rsid w:val="00764BBB"/>
    <w:rsid w:val="00764D00"/>
    <w:rsid w:val="00764D3D"/>
    <w:rsid w:val="00764D86"/>
    <w:rsid w:val="0076518F"/>
    <w:rsid w:val="00765431"/>
    <w:rsid w:val="00765774"/>
    <w:rsid w:val="00765817"/>
    <w:rsid w:val="00765850"/>
    <w:rsid w:val="00765A62"/>
    <w:rsid w:val="007660E4"/>
    <w:rsid w:val="007664D6"/>
    <w:rsid w:val="007666DA"/>
    <w:rsid w:val="00766861"/>
    <w:rsid w:val="00766B31"/>
    <w:rsid w:val="00766B52"/>
    <w:rsid w:val="00766BBB"/>
    <w:rsid w:val="00766BC1"/>
    <w:rsid w:val="00766C4C"/>
    <w:rsid w:val="00766D45"/>
    <w:rsid w:val="00766EA1"/>
    <w:rsid w:val="007670B8"/>
    <w:rsid w:val="007671B8"/>
    <w:rsid w:val="0076747E"/>
    <w:rsid w:val="007676A2"/>
    <w:rsid w:val="00767794"/>
    <w:rsid w:val="00770084"/>
    <w:rsid w:val="007704D5"/>
    <w:rsid w:val="007705F6"/>
    <w:rsid w:val="00770B0D"/>
    <w:rsid w:val="00770BAE"/>
    <w:rsid w:val="00770CD7"/>
    <w:rsid w:val="00770FA8"/>
    <w:rsid w:val="0077152F"/>
    <w:rsid w:val="007716D5"/>
    <w:rsid w:val="0077190D"/>
    <w:rsid w:val="00771A66"/>
    <w:rsid w:val="00771BEE"/>
    <w:rsid w:val="00771C93"/>
    <w:rsid w:val="00771DA8"/>
    <w:rsid w:val="00772117"/>
    <w:rsid w:val="00772312"/>
    <w:rsid w:val="007728BC"/>
    <w:rsid w:val="0077299C"/>
    <w:rsid w:val="00772D78"/>
    <w:rsid w:val="00772DF5"/>
    <w:rsid w:val="007732B1"/>
    <w:rsid w:val="007732F4"/>
    <w:rsid w:val="00773B5C"/>
    <w:rsid w:val="00773BFB"/>
    <w:rsid w:val="00773E84"/>
    <w:rsid w:val="00774384"/>
    <w:rsid w:val="0077466D"/>
    <w:rsid w:val="00774770"/>
    <w:rsid w:val="007747DF"/>
    <w:rsid w:val="00774B19"/>
    <w:rsid w:val="007751DB"/>
    <w:rsid w:val="007752C4"/>
    <w:rsid w:val="007758AB"/>
    <w:rsid w:val="00775B41"/>
    <w:rsid w:val="00775B53"/>
    <w:rsid w:val="00775E87"/>
    <w:rsid w:val="007760AC"/>
    <w:rsid w:val="0077611D"/>
    <w:rsid w:val="0077622D"/>
    <w:rsid w:val="0077625C"/>
    <w:rsid w:val="007763BA"/>
    <w:rsid w:val="0077687B"/>
    <w:rsid w:val="00776F77"/>
    <w:rsid w:val="0077711E"/>
    <w:rsid w:val="00777393"/>
    <w:rsid w:val="00777422"/>
    <w:rsid w:val="00777578"/>
    <w:rsid w:val="00777CEC"/>
    <w:rsid w:val="0078015A"/>
    <w:rsid w:val="0078023C"/>
    <w:rsid w:val="00780259"/>
    <w:rsid w:val="00780D72"/>
    <w:rsid w:val="00780E4D"/>
    <w:rsid w:val="00781019"/>
    <w:rsid w:val="007811D0"/>
    <w:rsid w:val="00781226"/>
    <w:rsid w:val="00781238"/>
    <w:rsid w:val="00781282"/>
    <w:rsid w:val="00781452"/>
    <w:rsid w:val="007817C1"/>
    <w:rsid w:val="007818BF"/>
    <w:rsid w:val="007822E8"/>
    <w:rsid w:val="007823AA"/>
    <w:rsid w:val="00782951"/>
    <w:rsid w:val="0078297D"/>
    <w:rsid w:val="00782E4B"/>
    <w:rsid w:val="007830A7"/>
    <w:rsid w:val="007832AC"/>
    <w:rsid w:val="00783418"/>
    <w:rsid w:val="0078367A"/>
    <w:rsid w:val="00783E10"/>
    <w:rsid w:val="00783EB5"/>
    <w:rsid w:val="00784280"/>
    <w:rsid w:val="007842F4"/>
    <w:rsid w:val="007843E1"/>
    <w:rsid w:val="00784779"/>
    <w:rsid w:val="00784869"/>
    <w:rsid w:val="00784C05"/>
    <w:rsid w:val="00785188"/>
    <w:rsid w:val="007852C1"/>
    <w:rsid w:val="007854A3"/>
    <w:rsid w:val="0078586A"/>
    <w:rsid w:val="00785FBB"/>
    <w:rsid w:val="00786087"/>
    <w:rsid w:val="00786A10"/>
    <w:rsid w:val="00786BC6"/>
    <w:rsid w:val="00786CBE"/>
    <w:rsid w:val="00786DA6"/>
    <w:rsid w:val="00786E8C"/>
    <w:rsid w:val="0078713B"/>
    <w:rsid w:val="00787931"/>
    <w:rsid w:val="00787D66"/>
    <w:rsid w:val="00787DEC"/>
    <w:rsid w:val="00790025"/>
    <w:rsid w:val="0079015A"/>
    <w:rsid w:val="007902E6"/>
    <w:rsid w:val="00790E57"/>
    <w:rsid w:val="00790EE5"/>
    <w:rsid w:val="00791000"/>
    <w:rsid w:val="0079119E"/>
    <w:rsid w:val="007918CF"/>
    <w:rsid w:val="00791AC7"/>
    <w:rsid w:val="00791B03"/>
    <w:rsid w:val="00791B8E"/>
    <w:rsid w:val="0079207F"/>
    <w:rsid w:val="0079254F"/>
    <w:rsid w:val="007926AC"/>
    <w:rsid w:val="00792899"/>
    <w:rsid w:val="00792A80"/>
    <w:rsid w:val="00792B56"/>
    <w:rsid w:val="007934BA"/>
    <w:rsid w:val="007935C5"/>
    <w:rsid w:val="00793663"/>
    <w:rsid w:val="007937F1"/>
    <w:rsid w:val="007938AF"/>
    <w:rsid w:val="00793C44"/>
    <w:rsid w:val="0079464A"/>
    <w:rsid w:val="0079497E"/>
    <w:rsid w:val="00794C0D"/>
    <w:rsid w:val="00794CD8"/>
    <w:rsid w:val="007950BB"/>
    <w:rsid w:val="00795919"/>
    <w:rsid w:val="0079596D"/>
    <w:rsid w:val="00795A86"/>
    <w:rsid w:val="00795D26"/>
    <w:rsid w:val="00795EF8"/>
    <w:rsid w:val="00796380"/>
    <w:rsid w:val="00796B07"/>
    <w:rsid w:val="007976A2"/>
    <w:rsid w:val="00797B06"/>
    <w:rsid w:val="007A006B"/>
    <w:rsid w:val="007A010C"/>
    <w:rsid w:val="007A0249"/>
    <w:rsid w:val="007A04E1"/>
    <w:rsid w:val="007A058F"/>
    <w:rsid w:val="007A0643"/>
    <w:rsid w:val="007A0DE2"/>
    <w:rsid w:val="007A0FCD"/>
    <w:rsid w:val="007A109C"/>
    <w:rsid w:val="007A11CB"/>
    <w:rsid w:val="007A1283"/>
    <w:rsid w:val="007A1C0E"/>
    <w:rsid w:val="007A1E5C"/>
    <w:rsid w:val="007A2492"/>
    <w:rsid w:val="007A295A"/>
    <w:rsid w:val="007A2DAB"/>
    <w:rsid w:val="007A2EFE"/>
    <w:rsid w:val="007A2FC7"/>
    <w:rsid w:val="007A33F2"/>
    <w:rsid w:val="007A3560"/>
    <w:rsid w:val="007A38F2"/>
    <w:rsid w:val="007A3A3E"/>
    <w:rsid w:val="007A3BD4"/>
    <w:rsid w:val="007A3CB4"/>
    <w:rsid w:val="007A4153"/>
    <w:rsid w:val="007A41CB"/>
    <w:rsid w:val="007A41D7"/>
    <w:rsid w:val="007A4272"/>
    <w:rsid w:val="007A4636"/>
    <w:rsid w:val="007A477D"/>
    <w:rsid w:val="007A4BCB"/>
    <w:rsid w:val="007A4D23"/>
    <w:rsid w:val="007A4E66"/>
    <w:rsid w:val="007A4EEB"/>
    <w:rsid w:val="007A5082"/>
    <w:rsid w:val="007A50CC"/>
    <w:rsid w:val="007A5142"/>
    <w:rsid w:val="007A573E"/>
    <w:rsid w:val="007A64E0"/>
    <w:rsid w:val="007A6BA1"/>
    <w:rsid w:val="007A6C18"/>
    <w:rsid w:val="007A6C9D"/>
    <w:rsid w:val="007A6D77"/>
    <w:rsid w:val="007A7722"/>
    <w:rsid w:val="007A7AEF"/>
    <w:rsid w:val="007A7B8A"/>
    <w:rsid w:val="007A7F20"/>
    <w:rsid w:val="007B0177"/>
    <w:rsid w:val="007B0193"/>
    <w:rsid w:val="007B01B6"/>
    <w:rsid w:val="007B0AA6"/>
    <w:rsid w:val="007B1108"/>
    <w:rsid w:val="007B117B"/>
    <w:rsid w:val="007B11F6"/>
    <w:rsid w:val="007B181E"/>
    <w:rsid w:val="007B193C"/>
    <w:rsid w:val="007B21EB"/>
    <w:rsid w:val="007B261A"/>
    <w:rsid w:val="007B280A"/>
    <w:rsid w:val="007B2AAD"/>
    <w:rsid w:val="007B2CF5"/>
    <w:rsid w:val="007B34FB"/>
    <w:rsid w:val="007B37C8"/>
    <w:rsid w:val="007B381D"/>
    <w:rsid w:val="007B392D"/>
    <w:rsid w:val="007B393A"/>
    <w:rsid w:val="007B3D27"/>
    <w:rsid w:val="007B4187"/>
    <w:rsid w:val="007B4205"/>
    <w:rsid w:val="007B4B68"/>
    <w:rsid w:val="007B4DA7"/>
    <w:rsid w:val="007B4F80"/>
    <w:rsid w:val="007B5086"/>
    <w:rsid w:val="007B5394"/>
    <w:rsid w:val="007B53E2"/>
    <w:rsid w:val="007B546B"/>
    <w:rsid w:val="007B55C4"/>
    <w:rsid w:val="007B5A3E"/>
    <w:rsid w:val="007B5D41"/>
    <w:rsid w:val="007B6461"/>
    <w:rsid w:val="007B6526"/>
    <w:rsid w:val="007B68DF"/>
    <w:rsid w:val="007B6C2C"/>
    <w:rsid w:val="007B7175"/>
    <w:rsid w:val="007B7504"/>
    <w:rsid w:val="007B7C2B"/>
    <w:rsid w:val="007C0040"/>
    <w:rsid w:val="007C00A4"/>
    <w:rsid w:val="007C00D7"/>
    <w:rsid w:val="007C01FC"/>
    <w:rsid w:val="007C05C1"/>
    <w:rsid w:val="007C098C"/>
    <w:rsid w:val="007C0F2C"/>
    <w:rsid w:val="007C113F"/>
    <w:rsid w:val="007C118A"/>
    <w:rsid w:val="007C1785"/>
    <w:rsid w:val="007C17DD"/>
    <w:rsid w:val="007C1ADA"/>
    <w:rsid w:val="007C1BDC"/>
    <w:rsid w:val="007C1C8F"/>
    <w:rsid w:val="007C28B6"/>
    <w:rsid w:val="007C2AC2"/>
    <w:rsid w:val="007C2D25"/>
    <w:rsid w:val="007C2D9A"/>
    <w:rsid w:val="007C3195"/>
    <w:rsid w:val="007C3666"/>
    <w:rsid w:val="007C3704"/>
    <w:rsid w:val="007C3971"/>
    <w:rsid w:val="007C3A96"/>
    <w:rsid w:val="007C3B36"/>
    <w:rsid w:val="007C4124"/>
    <w:rsid w:val="007C4208"/>
    <w:rsid w:val="007C442E"/>
    <w:rsid w:val="007C446A"/>
    <w:rsid w:val="007C4A9E"/>
    <w:rsid w:val="007C4C0D"/>
    <w:rsid w:val="007C4C86"/>
    <w:rsid w:val="007C4F52"/>
    <w:rsid w:val="007C4FD5"/>
    <w:rsid w:val="007C5263"/>
    <w:rsid w:val="007C52B5"/>
    <w:rsid w:val="007C56DD"/>
    <w:rsid w:val="007C597C"/>
    <w:rsid w:val="007C59D7"/>
    <w:rsid w:val="007C5A24"/>
    <w:rsid w:val="007C5ACB"/>
    <w:rsid w:val="007C5C29"/>
    <w:rsid w:val="007C5DF8"/>
    <w:rsid w:val="007C622B"/>
    <w:rsid w:val="007C6253"/>
    <w:rsid w:val="007C64E1"/>
    <w:rsid w:val="007C7062"/>
    <w:rsid w:val="007C7090"/>
    <w:rsid w:val="007C7097"/>
    <w:rsid w:val="007C771E"/>
    <w:rsid w:val="007C7726"/>
    <w:rsid w:val="007C7776"/>
    <w:rsid w:val="007C784E"/>
    <w:rsid w:val="007D035F"/>
    <w:rsid w:val="007D0376"/>
    <w:rsid w:val="007D05FF"/>
    <w:rsid w:val="007D13CB"/>
    <w:rsid w:val="007D1F10"/>
    <w:rsid w:val="007D1F12"/>
    <w:rsid w:val="007D1FF9"/>
    <w:rsid w:val="007D24EC"/>
    <w:rsid w:val="007D25B2"/>
    <w:rsid w:val="007D295C"/>
    <w:rsid w:val="007D2BA1"/>
    <w:rsid w:val="007D3546"/>
    <w:rsid w:val="007D39F7"/>
    <w:rsid w:val="007D3B1C"/>
    <w:rsid w:val="007D3E0E"/>
    <w:rsid w:val="007D3FF1"/>
    <w:rsid w:val="007D401E"/>
    <w:rsid w:val="007D43C7"/>
    <w:rsid w:val="007D48B5"/>
    <w:rsid w:val="007D50C8"/>
    <w:rsid w:val="007D5355"/>
    <w:rsid w:val="007D57D3"/>
    <w:rsid w:val="007D59CB"/>
    <w:rsid w:val="007D59CF"/>
    <w:rsid w:val="007D5A1A"/>
    <w:rsid w:val="007D5C73"/>
    <w:rsid w:val="007D603E"/>
    <w:rsid w:val="007D6C2A"/>
    <w:rsid w:val="007D6E66"/>
    <w:rsid w:val="007D7111"/>
    <w:rsid w:val="007D7174"/>
    <w:rsid w:val="007D768A"/>
    <w:rsid w:val="007D7E02"/>
    <w:rsid w:val="007E012C"/>
    <w:rsid w:val="007E070E"/>
    <w:rsid w:val="007E079A"/>
    <w:rsid w:val="007E07EB"/>
    <w:rsid w:val="007E0A16"/>
    <w:rsid w:val="007E0BD2"/>
    <w:rsid w:val="007E1189"/>
    <w:rsid w:val="007E132D"/>
    <w:rsid w:val="007E1477"/>
    <w:rsid w:val="007E14A3"/>
    <w:rsid w:val="007E1888"/>
    <w:rsid w:val="007E18C4"/>
    <w:rsid w:val="007E1C4B"/>
    <w:rsid w:val="007E1E96"/>
    <w:rsid w:val="007E1ED4"/>
    <w:rsid w:val="007E21FC"/>
    <w:rsid w:val="007E256C"/>
    <w:rsid w:val="007E2743"/>
    <w:rsid w:val="007E2791"/>
    <w:rsid w:val="007E283D"/>
    <w:rsid w:val="007E2843"/>
    <w:rsid w:val="007E2BFD"/>
    <w:rsid w:val="007E2DED"/>
    <w:rsid w:val="007E3132"/>
    <w:rsid w:val="007E3644"/>
    <w:rsid w:val="007E371C"/>
    <w:rsid w:val="007E38C2"/>
    <w:rsid w:val="007E394C"/>
    <w:rsid w:val="007E398A"/>
    <w:rsid w:val="007E39DE"/>
    <w:rsid w:val="007E3DE6"/>
    <w:rsid w:val="007E3ECD"/>
    <w:rsid w:val="007E4271"/>
    <w:rsid w:val="007E4679"/>
    <w:rsid w:val="007E4791"/>
    <w:rsid w:val="007E4F8A"/>
    <w:rsid w:val="007E5610"/>
    <w:rsid w:val="007E5619"/>
    <w:rsid w:val="007E59A5"/>
    <w:rsid w:val="007E5B4A"/>
    <w:rsid w:val="007E5C7B"/>
    <w:rsid w:val="007E5E1D"/>
    <w:rsid w:val="007E5F73"/>
    <w:rsid w:val="007E625D"/>
    <w:rsid w:val="007E6826"/>
    <w:rsid w:val="007E687D"/>
    <w:rsid w:val="007E69AC"/>
    <w:rsid w:val="007E6A49"/>
    <w:rsid w:val="007E6D42"/>
    <w:rsid w:val="007E71B6"/>
    <w:rsid w:val="007E737E"/>
    <w:rsid w:val="007E74A0"/>
    <w:rsid w:val="007E772F"/>
    <w:rsid w:val="007E79F3"/>
    <w:rsid w:val="007F0004"/>
    <w:rsid w:val="007F0185"/>
    <w:rsid w:val="007F02CE"/>
    <w:rsid w:val="007F03A7"/>
    <w:rsid w:val="007F042D"/>
    <w:rsid w:val="007F094F"/>
    <w:rsid w:val="007F09C1"/>
    <w:rsid w:val="007F0D3C"/>
    <w:rsid w:val="007F0ED7"/>
    <w:rsid w:val="007F0F11"/>
    <w:rsid w:val="007F102D"/>
    <w:rsid w:val="007F121C"/>
    <w:rsid w:val="007F156F"/>
    <w:rsid w:val="007F1824"/>
    <w:rsid w:val="007F1A66"/>
    <w:rsid w:val="007F1C43"/>
    <w:rsid w:val="007F1C9A"/>
    <w:rsid w:val="007F224E"/>
    <w:rsid w:val="007F2342"/>
    <w:rsid w:val="007F2771"/>
    <w:rsid w:val="007F2BB7"/>
    <w:rsid w:val="007F2CC1"/>
    <w:rsid w:val="007F2E67"/>
    <w:rsid w:val="007F3080"/>
    <w:rsid w:val="007F31C5"/>
    <w:rsid w:val="007F3406"/>
    <w:rsid w:val="007F3680"/>
    <w:rsid w:val="007F36C5"/>
    <w:rsid w:val="007F3754"/>
    <w:rsid w:val="007F41C2"/>
    <w:rsid w:val="007F42A4"/>
    <w:rsid w:val="007F4445"/>
    <w:rsid w:val="007F4A2E"/>
    <w:rsid w:val="007F4B87"/>
    <w:rsid w:val="007F4CC4"/>
    <w:rsid w:val="007F4E58"/>
    <w:rsid w:val="007F5026"/>
    <w:rsid w:val="007F5183"/>
    <w:rsid w:val="007F5597"/>
    <w:rsid w:val="007F5622"/>
    <w:rsid w:val="007F56F7"/>
    <w:rsid w:val="007F5FBB"/>
    <w:rsid w:val="007F614A"/>
    <w:rsid w:val="007F62C9"/>
    <w:rsid w:val="007F63C2"/>
    <w:rsid w:val="007F6559"/>
    <w:rsid w:val="007F65FC"/>
    <w:rsid w:val="007F671E"/>
    <w:rsid w:val="007F6A19"/>
    <w:rsid w:val="007F6E00"/>
    <w:rsid w:val="007F6FE7"/>
    <w:rsid w:val="007F7471"/>
    <w:rsid w:val="007F77AB"/>
    <w:rsid w:val="007F7BFF"/>
    <w:rsid w:val="007F7E6D"/>
    <w:rsid w:val="007F7F5A"/>
    <w:rsid w:val="008001C0"/>
    <w:rsid w:val="0080046E"/>
    <w:rsid w:val="008008E4"/>
    <w:rsid w:val="00800C65"/>
    <w:rsid w:val="00800D47"/>
    <w:rsid w:val="00800E02"/>
    <w:rsid w:val="00800E10"/>
    <w:rsid w:val="00800FCF"/>
    <w:rsid w:val="00800FD1"/>
    <w:rsid w:val="00801207"/>
    <w:rsid w:val="008014F1"/>
    <w:rsid w:val="008015A7"/>
    <w:rsid w:val="00801B86"/>
    <w:rsid w:val="00801BD2"/>
    <w:rsid w:val="00801F14"/>
    <w:rsid w:val="00802086"/>
    <w:rsid w:val="008022B4"/>
    <w:rsid w:val="00802594"/>
    <w:rsid w:val="0080277C"/>
    <w:rsid w:val="00802790"/>
    <w:rsid w:val="008028BE"/>
    <w:rsid w:val="008028E4"/>
    <w:rsid w:val="00802972"/>
    <w:rsid w:val="00802ACE"/>
    <w:rsid w:val="00802B49"/>
    <w:rsid w:val="00802DD2"/>
    <w:rsid w:val="0080370A"/>
    <w:rsid w:val="008038DC"/>
    <w:rsid w:val="00803D6D"/>
    <w:rsid w:val="008043DA"/>
    <w:rsid w:val="00804832"/>
    <w:rsid w:val="00804CC2"/>
    <w:rsid w:val="008051C5"/>
    <w:rsid w:val="00805329"/>
    <w:rsid w:val="0080544A"/>
    <w:rsid w:val="00805460"/>
    <w:rsid w:val="0080547F"/>
    <w:rsid w:val="00805FF8"/>
    <w:rsid w:val="0080610E"/>
    <w:rsid w:val="0080627F"/>
    <w:rsid w:val="008063CA"/>
    <w:rsid w:val="00806632"/>
    <w:rsid w:val="0080663E"/>
    <w:rsid w:val="008068D7"/>
    <w:rsid w:val="00807133"/>
    <w:rsid w:val="0080717E"/>
    <w:rsid w:val="0080719B"/>
    <w:rsid w:val="008077C1"/>
    <w:rsid w:val="008079F1"/>
    <w:rsid w:val="00807B32"/>
    <w:rsid w:val="00807BE6"/>
    <w:rsid w:val="00807EED"/>
    <w:rsid w:val="00807F1C"/>
    <w:rsid w:val="00807F8E"/>
    <w:rsid w:val="00807FDF"/>
    <w:rsid w:val="008101BA"/>
    <w:rsid w:val="008109AF"/>
    <w:rsid w:val="00810FF7"/>
    <w:rsid w:val="008113A0"/>
    <w:rsid w:val="00811445"/>
    <w:rsid w:val="0081159D"/>
    <w:rsid w:val="00811772"/>
    <w:rsid w:val="00811A87"/>
    <w:rsid w:val="00811B10"/>
    <w:rsid w:val="00811DD1"/>
    <w:rsid w:val="00811DD2"/>
    <w:rsid w:val="00811ED2"/>
    <w:rsid w:val="00812007"/>
    <w:rsid w:val="00812519"/>
    <w:rsid w:val="008127BF"/>
    <w:rsid w:val="00812883"/>
    <w:rsid w:val="00812CAD"/>
    <w:rsid w:val="00813038"/>
    <w:rsid w:val="008130C1"/>
    <w:rsid w:val="00813B9E"/>
    <w:rsid w:val="00813DD3"/>
    <w:rsid w:val="00813F46"/>
    <w:rsid w:val="00814162"/>
    <w:rsid w:val="00814617"/>
    <w:rsid w:val="008146BE"/>
    <w:rsid w:val="008146E3"/>
    <w:rsid w:val="00814719"/>
    <w:rsid w:val="008148C6"/>
    <w:rsid w:val="008148D3"/>
    <w:rsid w:val="00814A08"/>
    <w:rsid w:val="00814B9D"/>
    <w:rsid w:val="00814D5D"/>
    <w:rsid w:val="0081508D"/>
    <w:rsid w:val="008152D3"/>
    <w:rsid w:val="0081530A"/>
    <w:rsid w:val="00815417"/>
    <w:rsid w:val="00815745"/>
    <w:rsid w:val="008159B0"/>
    <w:rsid w:val="00815B8B"/>
    <w:rsid w:val="00815E0E"/>
    <w:rsid w:val="00815E7E"/>
    <w:rsid w:val="00815F74"/>
    <w:rsid w:val="00816008"/>
    <w:rsid w:val="00816338"/>
    <w:rsid w:val="00816522"/>
    <w:rsid w:val="008167B4"/>
    <w:rsid w:val="00816DD8"/>
    <w:rsid w:val="00817034"/>
    <w:rsid w:val="008174FD"/>
    <w:rsid w:val="00817566"/>
    <w:rsid w:val="0081763F"/>
    <w:rsid w:val="0081797F"/>
    <w:rsid w:val="00817F86"/>
    <w:rsid w:val="00820231"/>
    <w:rsid w:val="008203AB"/>
    <w:rsid w:val="0082040B"/>
    <w:rsid w:val="0082055C"/>
    <w:rsid w:val="00820613"/>
    <w:rsid w:val="00820A60"/>
    <w:rsid w:val="0082137B"/>
    <w:rsid w:val="008216BA"/>
    <w:rsid w:val="00822305"/>
    <w:rsid w:val="0082269E"/>
    <w:rsid w:val="00822D33"/>
    <w:rsid w:val="00822D83"/>
    <w:rsid w:val="00822DEF"/>
    <w:rsid w:val="00823137"/>
    <w:rsid w:val="00823203"/>
    <w:rsid w:val="008235F1"/>
    <w:rsid w:val="00823BFC"/>
    <w:rsid w:val="00823FEF"/>
    <w:rsid w:val="00824138"/>
    <w:rsid w:val="00824512"/>
    <w:rsid w:val="0082453E"/>
    <w:rsid w:val="00824824"/>
    <w:rsid w:val="00824DB9"/>
    <w:rsid w:val="00824E09"/>
    <w:rsid w:val="008251E2"/>
    <w:rsid w:val="00825386"/>
    <w:rsid w:val="00825414"/>
    <w:rsid w:val="00825954"/>
    <w:rsid w:val="00825A8B"/>
    <w:rsid w:val="00825B56"/>
    <w:rsid w:val="00825BAF"/>
    <w:rsid w:val="00826280"/>
    <w:rsid w:val="008266B2"/>
    <w:rsid w:val="00826756"/>
    <w:rsid w:val="00826A5F"/>
    <w:rsid w:val="00826ACA"/>
    <w:rsid w:val="0082701E"/>
    <w:rsid w:val="00827135"/>
    <w:rsid w:val="0082749D"/>
    <w:rsid w:val="0082764E"/>
    <w:rsid w:val="008278CC"/>
    <w:rsid w:val="0083026E"/>
    <w:rsid w:val="00830368"/>
    <w:rsid w:val="00830886"/>
    <w:rsid w:val="00830A6F"/>
    <w:rsid w:val="00830B77"/>
    <w:rsid w:val="00830EF9"/>
    <w:rsid w:val="00830FB3"/>
    <w:rsid w:val="00830FD5"/>
    <w:rsid w:val="008310AD"/>
    <w:rsid w:val="00831439"/>
    <w:rsid w:val="00831485"/>
    <w:rsid w:val="00831631"/>
    <w:rsid w:val="0083175B"/>
    <w:rsid w:val="0083177D"/>
    <w:rsid w:val="00831803"/>
    <w:rsid w:val="00831B8D"/>
    <w:rsid w:val="00832684"/>
    <w:rsid w:val="0083270A"/>
    <w:rsid w:val="0083332E"/>
    <w:rsid w:val="00833664"/>
    <w:rsid w:val="00833F53"/>
    <w:rsid w:val="008345C5"/>
    <w:rsid w:val="00834692"/>
    <w:rsid w:val="00834B7B"/>
    <w:rsid w:val="00834E23"/>
    <w:rsid w:val="00835466"/>
    <w:rsid w:val="00835B84"/>
    <w:rsid w:val="00835F0B"/>
    <w:rsid w:val="0083657E"/>
    <w:rsid w:val="008365D0"/>
    <w:rsid w:val="00836944"/>
    <w:rsid w:val="00836F60"/>
    <w:rsid w:val="008372AD"/>
    <w:rsid w:val="008375E5"/>
    <w:rsid w:val="00837709"/>
    <w:rsid w:val="00837791"/>
    <w:rsid w:val="008378F9"/>
    <w:rsid w:val="00837A58"/>
    <w:rsid w:val="00840095"/>
    <w:rsid w:val="00840241"/>
    <w:rsid w:val="008403EE"/>
    <w:rsid w:val="008404A6"/>
    <w:rsid w:val="0084068F"/>
    <w:rsid w:val="008406D8"/>
    <w:rsid w:val="008407ED"/>
    <w:rsid w:val="00840C15"/>
    <w:rsid w:val="00840F4A"/>
    <w:rsid w:val="008410F3"/>
    <w:rsid w:val="00841426"/>
    <w:rsid w:val="00841C40"/>
    <w:rsid w:val="00841CF4"/>
    <w:rsid w:val="008423E6"/>
    <w:rsid w:val="0084281A"/>
    <w:rsid w:val="008429E5"/>
    <w:rsid w:val="00842B08"/>
    <w:rsid w:val="00843102"/>
    <w:rsid w:val="008434FA"/>
    <w:rsid w:val="008435A9"/>
    <w:rsid w:val="00843663"/>
    <w:rsid w:val="008438F3"/>
    <w:rsid w:val="00843B25"/>
    <w:rsid w:val="0084401F"/>
    <w:rsid w:val="00844179"/>
    <w:rsid w:val="00844698"/>
    <w:rsid w:val="008448C6"/>
    <w:rsid w:val="00844F80"/>
    <w:rsid w:val="008450F2"/>
    <w:rsid w:val="008453AB"/>
    <w:rsid w:val="0084569A"/>
    <w:rsid w:val="008457EE"/>
    <w:rsid w:val="00845CD1"/>
    <w:rsid w:val="00845E68"/>
    <w:rsid w:val="00845F31"/>
    <w:rsid w:val="008464A9"/>
    <w:rsid w:val="008469D6"/>
    <w:rsid w:val="00846F8B"/>
    <w:rsid w:val="0084704D"/>
    <w:rsid w:val="008470F9"/>
    <w:rsid w:val="00847310"/>
    <w:rsid w:val="00847391"/>
    <w:rsid w:val="00847E2D"/>
    <w:rsid w:val="008503CB"/>
    <w:rsid w:val="008503FB"/>
    <w:rsid w:val="008506A3"/>
    <w:rsid w:val="00851316"/>
    <w:rsid w:val="00851558"/>
    <w:rsid w:val="008515C1"/>
    <w:rsid w:val="0085160E"/>
    <w:rsid w:val="008516D8"/>
    <w:rsid w:val="0085202B"/>
    <w:rsid w:val="008521CB"/>
    <w:rsid w:val="0085224D"/>
    <w:rsid w:val="008523E1"/>
    <w:rsid w:val="008524DC"/>
    <w:rsid w:val="008524F4"/>
    <w:rsid w:val="00852B58"/>
    <w:rsid w:val="008536EC"/>
    <w:rsid w:val="00853A80"/>
    <w:rsid w:val="00853C68"/>
    <w:rsid w:val="0085406C"/>
    <w:rsid w:val="0085425F"/>
    <w:rsid w:val="00854653"/>
    <w:rsid w:val="0085471C"/>
    <w:rsid w:val="00854807"/>
    <w:rsid w:val="00854A18"/>
    <w:rsid w:val="00854E64"/>
    <w:rsid w:val="00854EB8"/>
    <w:rsid w:val="00854EF1"/>
    <w:rsid w:val="00855243"/>
    <w:rsid w:val="00855347"/>
    <w:rsid w:val="008555CF"/>
    <w:rsid w:val="0085594A"/>
    <w:rsid w:val="00855E97"/>
    <w:rsid w:val="00856338"/>
    <w:rsid w:val="008564C9"/>
    <w:rsid w:val="00856909"/>
    <w:rsid w:val="00856BF2"/>
    <w:rsid w:val="00856C01"/>
    <w:rsid w:val="00856DE5"/>
    <w:rsid w:val="00856E20"/>
    <w:rsid w:val="00856E38"/>
    <w:rsid w:val="0085726C"/>
    <w:rsid w:val="00857304"/>
    <w:rsid w:val="008575DA"/>
    <w:rsid w:val="00857616"/>
    <w:rsid w:val="00857843"/>
    <w:rsid w:val="00857D0F"/>
    <w:rsid w:val="008600FF"/>
    <w:rsid w:val="008605C0"/>
    <w:rsid w:val="008607B1"/>
    <w:rsid w:val="0086099D"/>
    <w:rsid w:val="008609AE"/>
    <w:rsid w:val="00860A53"/>
    <w:rsid w:val="00860A9A"/>
    <w:rsid w:val="00860E7B"/>
    <w:rsid w:val="0086141F"/>
    <w:rsid w:val="0086147B"/>
    <w:rsid w:val="008617D4"/>
    <w:rsid w:val="00861985"/>
    <w:rsid w:val="00861BA8"/>
    <w:rsid w:val="00861C32"/>
    <w:rsid w:val="00861E16"/>
    <w:rsid w:val="00862388"/>
    <w:rsid w:val="00862625"/>
    <w:rsid w:val="00862C02"/>
    <w:rsid w:val="00862C3E"/>
    <w:rsid w:val="00862D66"/>
    <w:rsid w:val="00862E48"/>
    <w:rsid w:val="00862F09"/>
    <w:rsid w:val="008630BD"/>
    <w:rsid w:val="00863923"/>
    <w:rsid w:val="00863AFD"/>
    <w:rsid w:val="00863CB1"/>
    <w:rsid w:val="00863E39"/>
    <w:rsid w:val="00864390"/>
    <w:rsid w:val="00864482"/>
    <w:rsid w:val="0086497B"/>
    <w:rsid w:val="00864BBE"/>
    <w:rsid w:val="00864CD2"/>
    <w:rsid w:val="00864E78"/>
    <w:rsid w:val="00864EAE"/>
    <w:rsid w:val="0086536A"/>
    <w:rsid w:val="00866336"/>
    <w:rsid w:val="00866AE8"/>
    <w:rsid w:val="00866B07"/>
    <w:rsid w:val="00866B80"/>
    <w:rsid w:val="00866C91"/>
    <w:rsid w:val="00866E60"/>
    <w:rsid w:val="0086713A"/>
    <w:rsid w:val="008673D3"/>
    <w:rsid w:val="008677A1"/>
    <w:rsid w:val="0086791B"/>
    <w:rsid w:val="00867C34"/>
    <w:rsid w:val="00867C36"/>
    <w:rsid w:val="00867F0C"/>
    <w:rsid w:val="00870321"/>
    <w:rsid w:val="008704EF"/>
    <w:rsid w:val="00870855"/>
    <w:rsid w:val="00870CFE"/>
    <w:rsid w:val="008713DD"/>
    <w:rsid w:val="0087141B"/>
    <w:rsid w:val="00871428"/>
    <w:rsid w:val="00871629"/>
    <w:rsid w:val="0087183E"/>
    <w:rsid w:val="00871C05"/>
    <w:rsid w:val="00871F50"/>
    <w:rsid w:val="00871F85"/>
    <w:rsid w:val="00872183"/>
    <w:rsid w:val="0087244B"/>
    <w:rsid w:val="008725F6"/>
    <w:rsid w:val="008726E6"/>
    <w:rsid w:val="00872879"/>
    <w:rsid w:val="00872C21"/>
    <w:rsid w:val="00872FF9"/>
    <w:rsid w:val="0087319A"/>
    <w:rsid w:val="008733EB"/>
    <w:rsid w:val="00873800"/>
    <w:rsid w:val="0087382F"/>
    <w:rsid w:val="00873844"/>
    <w:rsid w:val="008738B5"/>
    <w:rsid w:val="00873BF4"/>
    <w:rsid w:val="00873CCE"/>
    <w:rsid w:val="00873D7A"/>
    <w:rsid w:val="00873EA6"/>
    <w:rsid w:val="008744AE"/>
    <w:rsid w:val="0087463C"/>
    <w:rsid w:val="00874695"/>
    <w:rsid w:val="00874826"/>
    <w:rsid w:val="00874966"/>
    <w:rsid w:val="0087523A"/>
    <w:rsid w:val="008755A6"/>
    <w:rsid w:val="0087581B"/>
    <w:rsid w:val="00875976"/>
    <w:rsid w:val="00875A68"/>
    <w:rsid w:val="00875C30"/>
    <w:rsid w:val="008766BF"/>
    <w:rsid w:val="008767BA"/>
    <w:rsid w:val="00876C7F"/>
    <w:rsid w:val="0087724E"/>
    <w:rsid w:val="00877702"/>
    <w:rsid w:val="00877B62"/>
    <w:rsid w:val="00877B68"/>
    <w:rsid w:val="00877CD7"/>
    <w:rsid w:val="008800A5"/>
    <w:rsid w:val="00880547"/>
    <w:rsid w:val="00880EEC"/>
    <w:rsid w:val="00881779"/>
    <w:rsid w:val="008819B3"/>
    <w:rsid w:val="00881AAB"/>
    <w:rsid w:val="00881B84"/>
    <w:rsid w:val="008823E9"/>
    <w:rsid w:val="00882495"/>
    <w:rsid w:val="00882B0D"/>
    <w:rsid w:val="00882BE5"/>
    <w:rsid w:val="00882D5C"/>
    <w:rsid w:val="00882EA9"/>
    <w:rsid w:val="00883089"/>
    <w:rsid w:val="008832C1"/>
    <w:rsid w:val="0088355C"/>
    <w:rsid w:val="00883C1D"/>
    <w:rsid w:val="008848DF"/>
    <w:rsid w:val="008848FA"/>
    <w:rsid w:val="008849AD"/>
    <w:rsid w:val="0088511F"/>
    <w:rsid w:val="0088542E"/>
    <w:rsid w:val="008854A6"/>
    <w:rsid w:val="00885865"/>
    <w:rsid w:val="00885CE5"/>
    <w:rsid w:val="00886088"/>
    <w:rsid w:val="0088622D"/>
    <w:rsid w:val="00886B4B"/>
    <w:rsid w:val="00886BB4"/>
    <w:rsid w:val="00886DA7"/>
    <w:rsid w:val="00886F08"/>
    <w:rsid w:val="008871F2"/>
    <w:rsid w:val="00890004"/>
    <w:rsid w:val="0089014C"/>
    <w:rsid w:val="00890543"/>
    <w:rsid w:val="00890A09"/>
    <w:rsid w:val="00890F29"/>
    <w:rsid w:val="008913A7"/>
    <w:rsid w:val="008914FE"/>
    <w:rsid w:val="00891575"/>
    <w:rsid w:val="0089159E"/>
    <w:rsid w:val="008915C0"/>
    <w:rsid w:val="0089163A"/>
    <w:rsid w:val="0089219F"/>
    <w:rsid w:val="00892B10"/>
    <w:rsid w:val="00892B6C"/>
    <w:rsid w:val="00892E67"/>
    <w:rsid w:val="00892FCF"/>
    <w:rsid w:val="00893468"/>
    <w:rsid w:val="00893702"/>
    <w:rsid w:val="0089374D"/>
    <w:rsid w:val="00893870"/>
    <w:rsid w:val="00893BE5"/>
    <w:rsid w:val="00893BFD"/>
    <w:rsid w:val="00894122"/>
    <w:rsid w:val="0089422D"/>
    <w:rsid w:val="0089427C"/>
    <w:rsid w:val="0089441E"/>
    <w:rsid w:val="00894632"/>
    <w:rsid w:val="00894A4B"/>
    <w:rsid w:val="00894AD8"/>
    <w:rsid w:val="00894AED"/>
    <w:rsid w:val="00894F76"/>
    <w:rsid w:val="00895766"/>
    <w:rsid w:val="00895A17"/>
    <w:rsid w:val="00895BA1"/>
    <w:rsid w:val="00895BD2"/>
    <w:rsid w:val="00895D0D"/>
    <w:rsid w:val="00895DCB"/>
    <w:rsid w:val="00895E73"/>
    <w:rsid w:val="00896038"/>
    <w:rsid w:val="00896110"/>
    <w:rsid w:val="008961EF"/>
    <w:rsid w:val="00896204"/>
    <w:rsid w:val="0089635C"/>
    <w:rsid w:val="008968B0"/>
    <w:rsid w:val="008968B3"/>
    <w:rsid w:val="00896922"/>
    <w:rsid w:val="00896DD6"/>
    <w:rsid w:val="00896FEA"/>
    <w:rsid w:val="00897012"/>
    <w:rsid w:val="00897100"/>
    <w:rsid w:val="00897383"/>
    <w:rsid w:val="0089781D"/>
    <w:rsid w:val="00897C65"/>
    <w:rsid w:val="00897D14"/>
    <w:rsid w:val="00897F18"/>
    <w:rsid w:val="008A05FB"/>
    <w:rsid w:val="008A0961"/>
    <w:rsid w:val="008A0C80"/>
    <w:rsid w:val="008A0ECA"/>
    <w:rsid w:val="008A112C"/>
    <w:rsid w:val="008A1637"/>
    <w:rsid w:val="008A181F"/>
    <w:rsid w:val="008A1E67"/>
    <w:rsid w:val="008A2253"/>
    <w:rsid w:val="008A2AAC"/>
    <w:rsid w:val="008A2F6A"/>
    <w:rsid w:val="008A309A"/>
    <w:rsid w:val="008A338F"/>
    <w:rsid w:val="008A348C"/>
    <w:rsid w:val="008A34E6"/>
    <w:rsid w:val="008A37E9"/>
    <w:rsid w:val="008A3E99"/>
    <w:rsid w:val="008A3FF6"/>
    <w:rsid w:val="008A4007"/>
    <w:rsid w:val="008A40F0"/>
    <w:rsid w:val="008A4330"/>
    <w:rsid w:val="008A50BF"/>
    <w:rsid w:val="008A513C"/>
    <w:rsid w:val="008A518B"/>
    <w:rsid w:val="008A5365"/>
    <w:rsid w:val="008A558E"/>
    <w:rsid w:val="008A55F9"/>
    <w:rsid w:val="008A57F2"/>
    <w:rsid w:val="008A5A18"/>
    <w:rsid w:val="008A5CC8"/>
    <w:rsid w:val="008A5D3C"/>
    <w:rsid w:val="008A5E05"/>
    <w:rsid w:val="008A5E80"/>
    <w:rsid w:val="008A5FFC"/>
    <w:rsid w:val="008A6755"/>
    <w:rsid w:val="008A677F"/>
    <w:rsid w:val="008A6983"/>
    <w:rsid w:val="008A69EF"/>
    <w:rsid w:val="008A6B26"/>
    <w:rsid w:val="008A72CE"/>
    <w:rsid w:val="008A75BF"/>
    <w:rsid w:val="008A774F"/>
    <w:rsid w:val="008A77C0"/>
    <w:rsid w:val="008A7D92"/>
    <w:rsid w:val="008A7E1D"/>
    <w:rsid w:val="008B006D"/>
    <w:rsid w:val="008B0140"/>
    <w:rsid w:val="008B05FF"/>
    <w:rsid w:val="008B077B"/>
    <w:rsid w:val="008B0CD4"/>
    <w:rsid w:val="008B0E9F"/>
    <w:rsid w:val="008B0EEE"/>
    <w:rsid w:val="008B0F16"/>
    <w:rsid w:val="008B0F6B"/>
    <w:rsid w:val="008B109F"/>
    <w:rsid w:val="008B1159"/>
    <w:rsid w:val="008B159E"/>
    <w:rsid w:val="008B1929"/>
    <w:rsid w:val="008B1B27"/>
    <w:rsid w:val="008B1B2F"/>
    <w:rsid w:val="008B1D76"/>
    <w:rsid w:val="008B1DA0"/>
    <w:rsid w:val="008B216D"/>
    <w:rsid w:val="008B243F"/>
    <w:rsid w:val="008B2B7A"/>
    <w:rsid w:val="008B2C30"/>
    <w:rsid w:val="008B2D66"/>
    <w:rsid w:val="008B2F97"/>
    <w:rsid w:val="008B2FBC"/>
    <w:rsid w:val="008B3002"/>
    <w:rsid w:val="008B340F"/>
    <w:rsid w:val="008B3EDB"/>
    <w:rsid w:val="008B42B8"/>
    <w:rsid w:val="008B45D0"/>
    <w:rsid w:val="008B4631"/>
    <w:rsid w:val="008B466C"/>
    <w:rsid w:val="008B4732"/>
    <w:rsid w:val="008B4856"/>
    <w:rsid w:val="008B4A77"/>
    <w:rsid w:val="008B4AE1"/>
    <w:rsid w:val="008B4CCD"/>
    <w:rsid w:val="008B4E43"/>
    <w:rsid w:val="008B552D"/>
    <w:rsid w:val="008B566C"/>
    <w:rsid w:val="008B58CC"/>
    <w:rsid w:val="008B590C"/>
    <w:rsid w:val="008B5B3C"/>
    <w:rsid w:val="008B5B48"/>
    <w:rsid w:val="008B611E"/>
    <w:rsid w:val="008B6D3E"/>
    <w:rsid w:val="008B6D55"/>
    <w:rsid w:val="008B72C3"/>
    <w:rsid w:val="008B78AD"/>
    <w:rsid w:val="008B7A1C"/>
    <w:rsid w:val="008B7A9B"/>
    <w:rsid w:val="008B7B63"/>
    <w:rsid w:val="008B7F67"/>
    <w:rsid w:val="008C0010"/>
    <w:rsid w:val="008C0053"/>
    <w:rsid w:val="008C0071"/>
    <w:rsid w:val="008C010C"/>
    <w:rsid w:val="008C025B"/>
    <w:rsid w:val="008C03D7"/>
    <w:rsid w:val="008C051E"/>
    <w:rsid w:val="008C05F2"/>
    <w:rsid w:val="008C082B"/>
    <w:rsid w:val="008C0E48"/>
    <w:rsid w:val="008C1114"/>
    <w:rsid w:val="008C124C"/>
    <w:rsid w:val="008C16F4"/>
    <w:rsid w:val="008C1945"/>
    <w:rsid w:val="008C20B2"/>
    <w:rsid w:val="008C223C"/>
    <w:rsid w:val="008C2283"/>
    <w:rsid w:val="008C2437"/>
    <w:rsid w:val="008C264C"/>
    <w:rsid w:val="008C2707"/>
    <w:rsid w:val="008C27FE"/>
    <w:rsid w:val="008C28F0"/>
    <w:rsid w:val="008C2AF2"/>
    <w:rsid w:val="008C2F2C"/>
    <w:rsid w:val="008C2F59"/>
    <w:rsid w:val="008C2FCE"/>
    <w:rsid w:val="008C3196"/>
    <w:rsid w:val="008C3601"/>
    <w:rsid w:val="008C387D"/>
    <w:rsid w:val="008C3F89"/>
    <w:rsid w:val="008C40D6"/>
    <w:rsid w:val="008C414D"/>
    <w:rsid w:val="008C4598"/>
    <w:rsid w:val="008C474C"/>
    <w:rsid w:val="008C48BD"/>
    <w:rsid w:val="008C4961"/>
    <w:rsid w:val="008C4C26"/>
    <w:rsid w:val="008C4D5D"/>
    <w:rsid w:val="008C4ED0"/>
    <w:rsid w:val="008C55AF"/>
    <w:rsid w:val="008C5633"/>
    <w:rsid w:val="008C5768"/>
    <w:rsid w:val="008C58AA"/>
    <w:rsid w:val="008C5D42"/>
    <w:rsid w:val="008C613D"/>
    <w:rsid w:val="008C6155"/>
    <w:rsid w:val="008C63B8"/>
    <w:rsid w:val="008C674B"/>
    <w:rsid w:val="008C67FB"/>
    <w:rsid w:val="008C7232"/>
    <w:rsid w:val="008C7866"/>
    <w:rsid w:val="008C7969"/>
    <w:rsid w:val="008C7B4B"/>
    <w:rsid w:val="008D00B4"/>
    <w:rsid w:val="008D0272"/>
    <w:rsid w:val="008D02CC"/>
    <w:rsid w:val="008D04E8"/>
    <w:rsid w:val="008D07DA"/>
    <w:rsid w:val="008D086B"/>
    <w:rsid w:val="008D0944"/>
    <w:rsid w:val="008D0A28"/>
    <w:rsid w:val="008D0B02"/>
    <w:rsid w:val="008D0C9A"/>
    <w:rsid w:val="008D0FA9"/>
    <w:rsid w:val="008D1010"/>
    <w:rsid w:val="008D1397"/>
    <w:rsid w:val="008D14FA"/>
    <w:rsid w:val="008D1716"/>
    <w:rsid w:val="008D1D8F"/>
    <w:rsid w:val="008D2112"/>
    <w:rsid w:val="008D21FA"/>
    <w:rsid w:val="008D2530"/>
    <w:rsid w:val="008D28F5"/>
    <w:rsid w:val="008D29B2"/>
    <w:rsid w:val="008D2B48"/>
    <w:rsid w:val="008D2FCF"/>
    <w:rsid w:val="008D3051"/>
    <w:rsid w:val="008D315D"/>
    <w:rsid w:val="008D3333"/>
    <w:rsid w:val="008D344B"/>
    <w:rsid w:val="008D3670"/>
    <w:rsid w:val="008D37BD"/>
    <w:rsid w:val="008D3933"/>
    <w:rsid w:val="008D3A64"/>
    <w:rsid w:val="008D3A79"/>
    <w:rsid w:val="008D3D53"/>
    <w:rsid w:val="008D3E85"/>
    <w:rsid w:val="008D3EC0"/>
    <w:rsid w:val="008D4E10"/>
    <w:rsid w:val="008D505F"/>
    <w:rsid w:val="008D5605"/>
    <w:rsid w:val="008D64ED"/>
    <w:rsid w:val="008D66A6"/>
    <w:rsid w:val="008D6877"/>
    <w:rsid w:val="008D6938"/>
    <w:rsid w:val="008D6D10"/>
    <w:rsid w:val="008D6DC2"/>
    <w:rsid w:val="008D71B4"/>
    <w:rsid w:val="008D77E6"/>
    <w:rsid w:val="008D79B2"/>
    <w:rsid w:val="008D7A40"/>
    <w:rsid w:val="008D7CD9"/>
    <w:rsid w:val="008D7F51"/>
    <w:rsid w:val="008E04DC"/>
    <w:rsid w:val="008E0784"/>
    <w:rsid w:val="008E0B1C"/>
    <w:rsid w:val="008E0B8A"/>
    <w:rsid w:val="008E0F97"/>
    <w:rsid w:val="008E101C"/>
    <w:rsid w:val="008E1670"/>
    <w:rsid w:val="008E16B7"/>
    <w:rsid w:val="008E1D58"/>
    <w:rsid w:val="008E22EC"/>
    <w:rsid w:val="008E2626"/>
    <w:rsid w:val="008E2715"/>
    <w:rsid w:val="008E288A"/>
    <w:rsid w:val="008E29D4"/>
    <w:rsid w:val="008E2A27"/>
    <w:rsid w:val="008E2EB0"/>
    <w:rsid w:val="008E2EDC"/>
    <w:rsid w:val="008E2F2F"/>
    <w:rsid w:val="008E3411"/>
    <w:rsid w:val="008E37C3"/>
    <w:rsid w:val="008E3886"/>
    <w:rsid w:val="008E3B7D"/>
    <w:rsid w:val="008E3FB7"/>
    <w:rsid w:val="008E4026"/>
    <w:rsid w:val="008E4312"/>
    <w:rsid w:val="008E4400"/>
    <w:rsid w:val="008E44C6"/>
    <w:rsid w:val="008E4A53"/>
    <w:rsid w:val="008E4CAE"/>
    <w:rsid w:val="008E4CCD"/>
    <w:rsid w:val="008E503A"/>
    <w:rsid w:val="008E536B"/>
    <w:rsid w:val="008E5385"/>
    <w:rsid w:val="008E5B7F"/>
    <w:rsid w:val="008E5D45"/>
    <w:rsid w:val="008E5DA5"/>
    <w:rsid w:val="008E5F53"/>
    <w:rsid w:val="008E6B01"/>
    <w:rsid w:val="008E6ED1"/>
    <w:rsid w:val="008E6F42"/>
    <w:rsid w:val="008E76B3"/>
    <w:rsid w:val="008E7860"/>
    <w:rsid w:val="008E7954"/>
    <w:rsid w:val="008E7A03"/>
    <w:rsid w:val="008E7E2C"/>
    <w:rsid w:val="008E7FDB"/>
    <w:rsid w:val="008E7FEA"/>
    <w:rsid w:val="008F03E0"/>
    <w:rsid w:val="008F042D"/>
    <w:rsid w:val="008F096E"/>
    <w:rsid w:val="008F0F4C"/>
    <w:rsid w:val="008F1168"/>
    <w:rsid w:val="008F118E"/>
    <w:rsid w:val="008F11BF"/>
    <w:rsid w:val="008F1412"/>
    <w:rsid w:val="008F17BF"/>
    <w:rsid w:val="008F17E1"/>
    <w:rsid w:val="008F1A19"/>
    <w:rsid w:val="008F1C66"/>
    <w:rsid w:val="008F2A88"/>
    <w:rsid w:val="008F2E54"/>
    <w:rsid w:val="008F2E9D"/>
    <w:rsid w:val="008F3AD4"/>
    <w:rsid w:val="008F440A"/>
    <w:rsid w:val="008F47AE"/>
    <w:rsid w:val="008F4A7B"/>
    <w:rsid w:val="008F4B47"/>
    <w:rsid w:val="008F4E82"/>
    <w:rsid w:val="008F51D5"/>
    <w:rsid w:val="008F52D6"/>
    <w:rsid w:val="008F53FE"/>
    <w:rsid w:val="008F56FC"/>
    <w:rsid w:val="008F5834"/>
    <w:rsid w:val="008F5CE4"/>
    <w:rsid w:val="008F6105"/>
    <w:rsid w:val="008F6109"/>
    <w:rsid w:val="008F6275"/>
    <w:rsid w:val="008F644F"/>
    <w:rsid w:val="008F65DD"/>
    <w:rsid w:val="008F66FA"/>
    <w:rsid w:val="008F6878"/>
    <w:rsid w:val="008F6A50"/>
    <w:rsid w:val="008F6B60"/>
    <w:rsid w:val="008F6C15"/>
    <w:rsid w:val="008F75C5"/>
    <w:rsid w:val="008F772C"/>
    <w:rsid w:val="00900308"/>
    <w:rsid w:val="009006C0"/>
    <w:rsid w:val="00900752"/>
    <w:rsid w:val="009007AF"/>
    <w:rsid w:val="00900ACC"/>
    <w:rsid w:val="00900C66"/>
    <w:rsid w:val="00900C82"/>
    <w:rsid w:val="00900DAB"/>
    <w:rsid w:val="00900EF5"/>
    <w:rsid w:val="0090105C"/>
    <w:rsid w:val="009010EE"/>
    <w:rsid w:val="009011DE"/>
    <w:rsid w:val="009012CE"/>
    <w:rsid w:val="00901350"/>
    <w:rsid w:val="0090137A"/>
    <w:rsid w:val="0090143D"/>
    <w:rsid w:val="00901461"/>
    <w:rsid w:val="00901514"/>
    <w:rsid w:val="009015DF"/>
    <w:rsid w:val="00901821"/>
    <w:rsid w:val="00901BBE"/>
    <w:rsid w:val="00901D76"/>
    <w:rsid w:val="00901F60"/>
    <w:rsid w:val="00901F6B"/>
    <w:rsid w:val="009020C5"/>
    <w:rsid w:val="009021BF"/>
    <w:rsid w:val="00902206"/>
    <w:rsid w:val="00902277"/>
    <w:rsid w:val="009023DB"/>
    <w:rsid w:val="00902A5A"/>
    <w:rsid w:val="00902E89"/>
    <w:rsid w:val="00903028"/>
    <w:rsid w:val="00903095"/>
    <w:rsid w:val="00903902"/>
    <w:rsid w:val="00903AAE"/>
    <w:rsid w:val="00903F7C"/>
    <w:rsid w:val="00903FF7"/>
    <w:rsid w:val="00904647"/>
    <w:rsid w:val="00904976"/>
    <w:rsid w:val="00904CC7"/>
    <w:rsid w:val="00904D10"/>
    <w:rsid w:val="009054D9"/>
    <w:rsid w:val="00905947"/>
    <w:rsid w:val="009059BE"/>
    <w:rsid w:val="00905E71"/>
    <w:rsid w:val="00905F68"/>
    <w:rsid w:val="009060F7"/>
    <w:rsid w:val="00906212"/>
    <w:rsid w:val="00906482"/>
    <w:rsid w:val="0090658A"/>
    <w:rsid w:val="00906D87"/>
    <w:rsid w:val="00906F24"/>
    <w:rsid w:val="00907051"/>
    <w:rsid w:val="009078B6"/>
    <w:rsid w:val="00907CC1"/>
    <w:rsid w:val="00910291"/>
    <w:rsid w:val="00910DCD"/>
    <w:rsid w:val="0091123E"/>
    <w:rsid w:val="009117E7"/>
    <w:rsid w:val="00911881"/>
    <w:rsid w:val="00911C0B"/>
    <w:rsid w:val="009122A2"/>
    <w:rsid w:val="009126DE"/>
    <w:rsid w:val="009127AE"/>
    <w:rsid w:val="009129E8"/>
    <w:rsid w:val="00912D45"/>
    <w:rsid w:val="00912F62"/>
    <w:rsid w:val="00912FD9"/>
    <w:rsid w:val="0091306D"/>
    <w:rsid w:val="009130E1"/>
    <w:rsid w:val="00913175"/>
    <w:rsid w:val="009131E9"/>
    <w:rsid w:val="0091341F"/>
    <w:rsid w:val="009134F4"/>
    <w:rsid w:val="00913622"/>
    <w:rsid w:val="00913729"/>
    <w:rsid w:val="00913807"/>
    <w:rsid w:val="00913B02"/>
    <w:rsid w:val="00914189"/>
    <w:rsid w:val="009141C6"/>
    <w:rsid w:val="00914408"/>
    <w:rsid w:val="00914673"/>
    <w:rsid w:val="00914B0B"/>
    <w:rsid w:val="00914B18"/>
    <w:rsid w:val="00914C65"/>
    <w:rsid w:val="00914EFA"/>
    <w:rsid w:val="00914F82"/>
    <w:rsid w:val="009159F0"/>
    <w:rsid w:val="00915A6C"/>
    <w:rsid w:val="00915DE6"/>
    <w:rsid w:val="0091637D"/>
    <w:rsid w:val="00916809"/>
    <w:rsid w:val="00916B19"/>
    <w:rsid w:val="00916E9E"/>
    <w:rsid w:val="00916FDB"/>
    <w:rsid w:val="00917064"/>
    <w:rsid w:val="009170B3"/>
    <w:rsid w:val="009173DF"/>
    <w:rsid w:val="009173F8"/>
    <w:rsid w:val="009177F8"/>
    <w:rsid w:val="00917C1E"/>
    <w:rsid w:val="00917DED"/>
    <w:rsid w:val="00917E0D"/>
    <w:rsid w:val="009205B9"/>
    <w:rsid w:val="009209CC"/>
    <w:rsid w:val="00920D4A"/>
    <w:rsid w:val="00920D67"/>
    <w:rsid w:val="00921441"/>
    <w:rsid w:val="00921858"/>
    <w:rsid w:val="009219A4"/>
    <w:rsid w:val="00921AB2"/>
    <w:rsid w:val="00921ACB"/>
    <w:rsid w:val="00921E3F"/>
    <w:rsid w:val="00922086"/>
    <w:rsid w:val="009220DB"/>
    <w:rsid w:val="009220FC"/>
    <w:rsid w:val="00922293"/>
    <w:rsid w:val="00922C71"/>
    <w:rsid w:val="0092379F"/>
    <w:rsid w:val="00923C3D"/>
    <w:rsid w:val="00923FD1"/>
    <w:rsid w:val="00924128"/>
    <w:rsid w:val="00924531"/>
    <w:rsid w:val="00924557"/>
    <w:rsid w:val="009245EC"/>
    <w:rsid w:val="009246FE"/>
    <w:rsid w:val="009247C4"/>
    <w:rsid w:val="00924930"/>
    <w:rsid w:val="00924AC3"/>
    <w:rsid w:val="00924C3A"/>
    <w:rsid w:val="009250F0"/>
    <w:rsid w:val="0092539F"/>
    <w:rsid w:val="009258F3"/>
    <w:rsid w:val="009258F8"/>
    <w:rsid w:val="00925A17"/>
    <w:rsid w:val="00925EB1"/>
    <w:rsid w:val="009267A0"/>
    <w:rsid w:val="00926CA2"/>
    <w:rsid w:val="0092704E"/>
    <w:rsid w:val="00927076"/>
    <w:rsid w:val="0092739A"/>
    <w:rsid w:val="00927A8E"/>
    <w:rsid w:val="00927B72"/>
    <w:rsid w:val="00927ECF"/>
    <w:rsid w:val="00927F41"/>
    <w:rsid w:val="00930219"/>
    <w:rsid w:val="009309DE"/>
    <w:rsid w:val="009312CA"/>
    <w:rsid w:val="0093131C"/>
    <w:rsid w:val="00931359"/>
    <w:rsid w:val="0093181D"/>
    <w:rsid w:val="009318E0"/>
    <w:rsid w:val="0093196B"/>
    <w:rsid w:val="00931B03"/>
    <w:rsid w:val="00931BA8"/>
    <w:rsid w:val="00931E22"/>
    <w:rsid w:val="00932287"/>
    <w:rsid w:val="009323C3"/>
    <w:rsid w:val="00932495"/>
    <w:rsid w:val="00932A82"/>
    <w:rsid w:val="00932FC6"/>
    <w:rsid w:val="009335BC"/>
    <w:rsid w:val="009336BA"/>
    <w:rsid w:val="00933BC8"/>
    <w:rsid w:val="00933CD0"/>
    <w:rsid w:val="00933DFE"/>
    <w:rsid w:val="00933EC3"/>
    <w:rsid w:val="00934054"/>
    <w:rsid w:val="009342D7"/>
    <w:rsid w:val="00934568"/>
    <w:rsid w:val="009346A7"/>
    <w:rsid w:val="00934B92"/>
    <w:rsid w:val="00934C89"/>
    <w:rsid w:val="00934DC7"/>
    <w:rsid w:val="00934EFD"/>
    <w:rsid w:val="0093575D"/>
    <w:rsid w:val="00935D68"/>
    <w:rsid w:val="00936107"/>
    <w:rsid w:val="0093619E"/>
    <w:rsid w:val="00936302"/>
    <w:rsid w:val="0093654F"/>
    <w:rsid w:val="009369F3"/>
    <w:rsid w:val="00936E1B"/>
    <w:rsid w:val="0093733F"/>
    <w:rsid w:val="0093750D"/>
    <w:rsid w:val="009376FF"/>
    <w:rsid w:val="00937795"/>
    <w:rsid w:val="00937E1E"/>
    <w:rsid w:val="00940186"/>
    <w:rsid w:val="009404B7"/>
    <w:rsid w:val="00940803"/>
    <w:rsid w:val="0094092E"/>
    <w:rsid w:val="00940A2B"/>
    <w:rsid w:val="00940B2D"/>
    <w:rsid w:val="00940C04"/>
    <w:rsid w:val="00940C82"/>
    <w:rsid w:val="00940C9A"/>
    <w:rsid w:val="00940DF3"/>
    <w:rsid w:val="00940E09"/>
    <w:rsid w:val="00940E7D"/>
    <w:rsid w:val="00941059"/>
    <w:rsid w:val="009410A3"/>
    <w:rsid w:val="009410EF"/>
    <w:rsid w:val="0094110E"/>
    <w:rsid w:val="009411E0"/>
    <w:rsid w:val="009414FC"/>
    <w:rsid w:val="0094187E"/>
    <w:rsid w:val="009419EF"/>
    <w:rsid w:val="00941E09"/>
    <w:rsid w:val="0094203E"/>
    <w:rsid w:val="0094238B"/>
    <w:rsid w:val="009424C5"/>
    <w:rsid w:val="0094269A"/>
    <w:rsid w:val="0094271A"/>
    <w:rsid w:val="009429AC"/>
    <w:rsid w:val="00942A56"/>
    <w:rsid w:val="00942ECF"/>
    <w:rsid w:val="00943017"/>
    <w:rsid w:val="009434F7"/>
    <w:rsid w:val="009435D3"/>
    <w:rsid w:val="00943A2E"/>
    <w:rsid w:val="00943DB5"/>
    <w:rsid w:val="009443B5"/>
    <w:rsid w:val="0094448E"/>
    <w:rsid w:val="00944554"/>
    <w:rsid w:val="00944BCA"/>
    <w:rsid w:val="00944E6D"/>
    <w:rsid w:val="00944FFF"/>
    <w:rsid w:val="009452F8"/>
    <w:rsid w:val="00945648"/>
    <w:rsid w:val="009457B5"/>
    <w:rsid w:val="00946356"/>
    <w:rsid w:val="00946D76"/>
    <w:rsid w:val="00946E61"/>
    <w:rsid w:val="00947002"/>
    <w:rsid w:val="0094760D"/>
    <w:rsid w:val="00947787"/>
    <w:rsid w:val="00947908"/>
    <w:rsid w:val="00947A58"/>
    <w:rsid w:val="00947B2A"/>
    <w:rsid w:val="00947B97"/>
    <w:rsid w:val="00947E26"/>
    <w:rsid w:val="0095004B"/>
    <w:rsid w:val="0095030D"/>
    <w:rsid w:val="0095042D"/>
    <w:rsid w:val="00950711"/>
    <w:rsid w:val="009507CF"/>
    <w:rsid w:val="00950A9A"/>
    <w:rsid w:val="0095114D"/>
    <w:rsid w:val="00951256"/>
    <w:rsid w:val="009515CE"/>
    <w:rsid w:val="00951612"/>
    <w:rsid w:val="009518A4"/>
    <w:rsid w:val="00951B35"/>
    <w:rsid w:val="00951C60"/>
    <w:rsid w:val="00951CB7"/>
    <w:rsid w:val="00951F27"/>
    <w:rsid w:val="00952617"/>
    <w:rsid w:val="00952704"/>
    <w:rsid w:val="009528EB"/>
    <w:rsid w:val="00952BAB"/>
    <w:rsid w:val="00952E42"/>
    <w:rsid w:val="00953043"/>
    <w:rsid w:val="0095332A"/>
    <w:rsid w:val="009533DE"/>
    <w:rsid w:val="00953655"/>
    <w:rsid w:val="00953C26"/>
    <w:rsid w:val="00953D41"/>
    <w:rsid w:val="00953F04"/>
    <w:rsid w:val="00954539"/>
    <w:rsid w:val="00954629"/>
    <w:rsid w:val="00954ADB"/>
    <w:rsid w:val="00954C56"/>
    <w:rsid w:val="00955370"/>
    <w:rsid w:val="0095555E"/>
    <w:rsid w:val="0095561D"/>
    <w:rsid w:val="00955E98"/>
    <w:rsid w:val="00956128"/>
    <w:rsid w:val="00956185"/>
    <w:rsid w:val="00956370"/>
    <w:rsid w:val="00956464"/>
    <w:rsid w:val="009564B1"/>
    <w:rsid w:val="009566AD"/>
    <w:rsid w:val="009566F4"/>
    <w:rsid w:val="009569FF"/>
    <w:rsid w:val="00956C4F"/>
    <w:rsid w:val="00956CEB"/>
    <w:rsid w:val="00956D47"/>
    <w:rsid w:val="009571AC"/>
    <w:rsid w:val="009574B1"/>
    <w:rsid w:val="00957CF6"/>
    <w:rsid w:val="00957DAF"/>
    <w:rsid w:val="009601E4"/>
    <w:rsid w:val="009602B4"/>
    <w:rsid w:val="009604AD"/>
    <w:rsid w:val="00960B4B"/>
    <w:rsid w:val="009616B4"/>
    <w:rsid w:val="00961D59"/>
    <w:rsid w:val="00961E03"/>
    <w:rsid w:val="00961E64"/>
    <w:rsid w:val="00962091"/>
    <w:rsid w:val="009620E8"/>
    <w:rsid w:val="009624A9"/>
    <w:rsid w:val="00962928"/>
    <w:rsid w:val="009629DA"/>
    <w:rsid w:val="00962CAA"/>
    <w:rsid w:val="00962D90"/>
    <w:rsid w:val="00962EF1"/>
    <w:rsid w:val="00963019"/>
    <w:rsid w:val="009632D1"/>
    <w:rsid w:val="00963308"/>
    <w:rsid w:val="0096372B"/>
    <w:rsid w:val="00963787"/>
    <w:rsid w:val="009637EA"/>
    <w:rsid w:val="009639FF"/>
    <w:rsid w:val="009645B1"/>
    <w:rsid w:val="009648DC"/>
    <w:rsid w:val="00964A6F"/>
    <w:rsid w:val="00964E40"/>
    <w:rsid w:val="00964F2F"/>
    <w:rsid w:val="00965182"/>
    <w:rsid w:val="00965446"/>
    <w:rsid w:val="00965584"/>
    <w:rsid w:val="009656C7"/>
    <w:rsid w:val="00965E50"/>
    <w:rsid w:val="00965F44"/>
    <w:rsid w:val="00966156"/>
    <w:rsid w:val="009669C9"/>
    <w:rsid w:val="009669D1"/>
    <w:rsid w:val="00966E6E"/>
    <w:rsid w:val="00967043"/>
    <w:rsid w:val="009670A7"/>
    <w:rsid w:val="0096733A"/>
    <w:rsid w:val="00967692"/>
    <w:rsid w:val="009678F3"/>
    <w:rsid w:val="00967B4A"/>
    <w:rsid w:val="00967CE8"/>
    <w:rsid w:val="00967D24"/>
    <w:rsid w:val="00967DD0"/>
    <w:rsid w:val="00970155"/>
    <w:rsid w:val="009705DE"/>
    <w:rsid w:val="00970983"/>
    <w:rsid w:val="00970C25"/>
    <w:rsid w:val="00970F3D"/>
    <w:rsid w:val="00970F8E"/>
    <w:rsid w:val="00971490"/>
    <w:rsid w:val="00971518"/>
    <w:rsid w:val="0097152D"/>
    <w:rsid w:val="00971A22"/>
    <w:rsid w:val="00971CAD"/>
    <w:rsid w:val="00971FD3"/>
    <w:rsid w:val="009720DE"/>
    <w:rsid w:val="00972154"/>
    <w:rsid w:val="009721F5"/>
    <w:rsid w:val="00972327"/>
    <w:rsid w:val="009723B3"/>
    <w:rsid w:val="0097243A"/>
    <w:rsid w:val="0097249D"/>
    <w:rsid w:val="0097256A"/>
    <w:rsid w:val="0097277F"/>
    <w:rsid w:val="00972917"/>
    <w:rsid w:val="009733D2"/>
    <w:rsid w:val="009739AC"/>
    <w:rsid w:val="00973FCA"/>
    <w:rsid w:val="00974278"/>
    <w:rsid w:val="009743CC"/>
    <w:rsid w:val="00974572"/>
    <w:rsid w:val="00974657"/>
    <w:rsid w:val="00974B17"/>
    <w:rsid w:val="009754B1"/>
    <w:rsid w:val="0097556F"/>
    <w:rsid w:val="0097559A"/>
    <w:rsid w:val="0097584F"/>
    <w:rsid w:val="0097594E"/>
    <w:rsid w:val="00975AFE"/>
    <w:rsid w:val="00975C15"/>
    <w:rsid w:val="00975C30"/>
    <w:rsid w:val="0097653C"/>
    <w:rsid w:val="00976C32"/>
    <w:rsid w:val="00977572"/>
    <w:rsid w:val="009777FB"/>
    <w:rsid w:val="00977809"/>
    <w:rsid w:val="00977896"/>
    <w:rsid w:val="009779CA"/>
    <w:rsid w:val="00977BA3"/>
    <w:rsid w:val="00977CAF"/>
    <w:rsid w:val="00977DEF"/>
    <w:rsid w:val="00977E7A"/>
    <w:rsid w:val="009808BC"/>
    <w:rsid w:val="00980905"/>
    <w:rsid w:val="00980D90"/>
    <w:rsid w:val="009813CC"/>
    <w:rsid w:val="00981563"/>
    <w:rsid w:val="00981932"/>
    <w:rsid w:val="00981E10"/>
    <w:rsid w:val="00981F7A"/>
    <w:rsid w:val="00982055"/>
    <w:rsid w:val="00982753"/>
    <w:rsid w:val="00983000"/>
    <w:rsid w:val="009839F5"/>
    <w:rsid w:val="00983C01"/>
    <w:rsid w:val="00983C25"/>
    <w:rsid w:val="00984032"/>
    <w:rsid w:val="009844E4"/>
    <w:rsid w:val="009845B1"/>
    <w:rsid w:val="009848FC"/>
    <w:rsid w:val="009850B2"/>
    <w:rsid w:val="009851B3"/>
    <w:rsid w:val="009851E6"/>
    <w:rsid w:val="009859D0"/>
    <w:rsid w:val="00985B81"/>
    <w:rsid w:val="00985C48"/>
    <w:rsid w:val="00985F08"/>
    <w:rsid w:val="00985F6D"/>
    <w:rsid w:val="0098611B"/>
    <w:rsid w:val="0098617B"/>
    <w:rsid w:val="0098621C"/>
    <w:rsid w:val="00986340"/>
    <w:rsid w:val="00986394"/>
    <w:rsid w:val="0098658E"/>
    <w:rsid w:val="00986878"/>
    <w:rsid w:val="00986DE1"/>
    <w:rsid w:val="009871E2"/>
    <w:rsid w:val="0098778C"/>
    <w:rsid w:val="009901CE"/>
    <w:rsid w:val="009907B3"/>
    <w:rsid w:val="00990BE8"/>
    <w:rsid w:val="00990D9A"/>
    <w:rsid w:val="00991182"/>
    <w:rsid w:val="00991337"/>
    <w:rsid w:val="009916AA"/>
    <w:rsid w:val="00991C45"/>
    <w:rsid w:val="00991DF6"/>
    <w:rsid w:val="009922A8"/>
    <w:rsid w:val="00992333"/>
    <w:rsid w:val="009925C5"/>
    <w:rsid w:val="0099263C"/>
    <w:rsid w:val="0099268C"/>
    <w:rsid w:val="009926CD"/>
    <w:rsid w:val="00992C05"/>
    <w:rsid w:val="00993210"/>
    <w:rsid w:val="0099379F"/>
    <w:rsid w:val="00993B1C"/>
    <w:rsid w:val="00993D05"/>
    <w:rsid w:val="0099423E"/>
    <w:rsid w:val="00994391"/>
    <w:rsid w:val="00994448"/>
    <w:rsid w:val="0099450C"/>
    <w:rsid w:val="00994841"/>
    <w:rsid w:val="00994C2A"/>
    <w:rsid w:val="00994E4B"/>
    <w:rsid w:val="00994F67"/>
    <w:rsid w:val="009950C4"/>
    <w:rsid w:val="009950CE"/>
    <w:rsid w:val="0099534A"/>
    <w:rsid w:val="0099539F"/>
    <w:rsid w:val="009954A0"/>
    <w:rsid w:val="00995744"/>
    <w:rsid w:val="009957BD"/>
    <w:rsid w:val="00995A63"/>
    <w:rsid w:val="00995E63"/>
    <w:rsid w:val="009960A8"/>
    <w:rsid w:val="0099613D"/>
    <w:rsid w:val="009962A3"/>
    <w:rsid w:val="00996300"/>
    <w:rsid w:val="009965D0"/>
    <w:rsid w:val="00996862"/>
    <w:rsid w:val="009969A5"/>
    <w:rsid w:val="00996A1C"/>
    <w:rsid w:val="00996A55"/>
    <w:rsid w:val="0099707C"/>
    <w:rsid w:val="009971CE"/>
    <w:rsid w:val="0099768A"/>
    <w:rsid w:val="009976CF"/>
    <w:rsid w:val="009976FB"/>
    <w:rsid w:val="00997955"/>
    <w:rsid w:val="00997BFB"/>
    <w:rsid w:val="00997EC1"/>
    <w:rsid w:val="009A01C3"/>
    <w:rsid w:val="009A0291"/>
    <w:rsid w:val="009A0487"/>
    <w:rsid w:val="009A054E"/>
    <w:rsid w:val="009A07AA"/>
    <w:rsid w:val="009A0878"/>
    <w:rsid w:val="009A0D7D"/>
    <w:rsid w:val="009A0F6D"/>
    <w:rsid w:val="009A0FC4"/>
    <w:rsid w:val="009A0FEE"/>
    <w:rsid w:val="009A175C"/>
    <w:rsid w:val="009A1811"/>
    <w:rsid w:val="009A19A4"/>
    <w:rsid w:val="009A19BD"/>
    <w:rsid w:val="009A1BB1"/>
    <w:rsid w:val="009A21C3"/>
    <w:rsid w:val="009A22AB"/>
    <w:rsid w:val="009A2612"/>
    <w:rsid w:val="009A2775"/>
    <w:rsid w:val="009A2D79"/>
    <w:rsid w:val="009A2F14"/>
    <w:rsid w:val="009A2FAE"/>
    <w:rsid w:val="009A2FFE"/>
    <w:rsid w:val="009A30F1"/>
    <w:rsid w:val="009A3198"/>
    <w:rsid w:val="009A388C"/>
    <w:rsid w:val="009A3956"/>
    <w:rsid w:val="009A3B8D"/>
    <w:rsid w:val="009A410B"/>
    <w:rsid w:val="009A4163"/>
    <w:rsid w:val="009A4919"/>
    <w:rsid w:val="009A4921"/>
    <w:rsid w:val="009A4AAB"/>
    <w:rsid w:val="009A4D65"/>
    <w:rsid w:val="009A4F47"/>
    <w:rsid w:val="009A4FD3"/>
    <w:rsid w:val="009A51AE"/>
    <w:rsid w:val="009A52D9"/>
    <w:rsid w:val="009A5404"/>
    <w:rsid w:val="009A55D7"/>
    <w:rsid w:val="009A580F"/>
    <w:rsid w:val="009A5947"/>
    <w:rsid w:val="009A5A8B"/>
    <w:rsid w:val="009A5E79"/>
    <w:rsid w:val="009A5FDF"/>
    <w:rsid w:val="009A604F"/>
    <w:rsid w:val="009A61A6"/>
    <w:rsid w:val="009A6202"/>
    <w:rsid w:val="009A6359"/>
    <w:rsid w:val="009A6384"/>
    <w:rsid w:val="009A69BA"/>
    <w:rsid w:val="009A6B12"/>
    <w:rsid w:val="009A7455"/>
    <w:rsid w:val="009A7CCB"/>
    <w:rsid w:val="009A7CD8"/>
    <w:rsid w:val="009A7DB5"/>
    <w:rsid w:val="009A7EF4"/>
    <w:rsid w:val="009A7FAA"/>
    <w:rsid w:val="009B0091"/>
    <w:rsid w:val="009B00E2"/>
    <w:rsid w:val="009B0565"/>
    <w:rsid w:val="009B07DA"/>
    <w:rsid w:val="009B0D64"/>
    <w:rsid w:val="009B1346"/>
    <w:rsid w:val="009B1B29"/>
    <w:rsid w:val="009B1DAF"/>
    <w:rsid w:val="009B2FFA"/>
    <w:rsid w:val="009B3094"/>
    <w:rsid w:val="009B3231"/>
    <w:rsid w:val="009B327D"/>
    <w:rsid w:val="009B33A4"/>
    <w:rsid w:val="009B36B7"/>
    <w:rsid w:val="009B3731"/>
    <w:rsid w:val="009B3996"/>
    <w:rsid w:val="009B3A89"/>
    <w:rsid w:val="009B3DB9"/>
    <w:rsid w:val="009B3F0D"/>
    <w:rsid w:val="009B3F50"/>
    <w:rsid w:val="009B4248"/>
    <w:rsid w:val="009B427B"/>
    <w:rsid w:val="009B431D"/>
    <w:rsid w:val="009B43D6"/>
    <w:rsid w:val="009B49AE"/>
    <w:rsid w:val="009B4AE3"/>
    <w:rsid w:val="009B4BC5"/>
    <w:rsid w:val="009B4C31"/>
    <w:rsid w:val="009B4E8F"/>
    <w:rsid w:val="009B4ED6"/>
    <w:rsid w:val="009B4FF8"/>
    <w:rsid w:val="009B580A"/>
    <w:rsid w:val="009B5AFA"/>
    <w:rsid w:val="009B5BD3"/>
    <w:rsid w:val="009B5C17"/>
    <w:rsid w:val="009B5FE5"/>
    <w:rsid w:val="009B65CE"/>
    <w:rsid w:val="009B6955"/>
    <w:rsid w:val="009B7377"/>
    <w:rsid w:val="009B7487"/>
    <w:rsid w:val="009B7780"/>
    <w:rsid w:val="009B7A48"/>
    <w:rsid w:val="009B7D24"/>
    <w:rsid w:val="009B7E49"/>
    <w:rsid w:val="009C02A9"/>
    <w:rsid w:val="009C02BB"/>
    <w:rsid w:val="009C05FA"/>
    <w:rsid w:val="009C090F"/>
    <w:rsid w:val="009C097F"/>
    <w:rsid w:val="009C0A21"/>
    <w:rsid w:val="009C0FCA"/>
    <w:rsid w:val="009C11AB"/>
    <w:rsid w:val="009C19E0"/>
    <w:rsid w:val="009C1A03"/>
    <w:rsid w:val="009C1F6C"/>
    <w:rsid w:val="009C213F"/>
    <w:rsid w:val="009C23CC"/>
    <w:rsid w:val="009C244E"/>
    <w:rsid w:val="009C389D"/>
    <w:rsid w:val="009C3EC9"/>
    <w:rsid w:val="009C3F8D"/>
    <w:rsid w:val="009C401A"/>
    <w:rsid w:val="009C4165"/>
    <w:rsid w:val="009C4642"/>
    <w:rsid w:val="009C470E"/>
    <w:rsid w:val="009C4C64"/>
    <w:rsid w:val="009C5144"/>
    <w:rsid w:val="009C52ED"/>
    <w:rsid w:val="009C55D4"/>
    <w:rsid w:val="009C5651"/>
    <w:rsid w:val="009C57AE"/>
    <w:rsid w:val="009C5888"/>
    <w:rsid w:val="009C590D"/>
    <w:rsid w:val="009C5BA8"/>
    <w:rsid w:val="009C5C52"/>
    <w:rsid w:val="009C5E3E"/>
    <w:rsid w:val="009C6367"/>
    <w:rsid w:val="009C6557"/>
    <w:rsid w:val="009C65EF"/>
    <w:rsid w:val="009C693D"/>
    <w:rsid w:val="009C6A95"/>
    <w:rsid w:val="009C6DD3"/>
    <w:rsid w:val="009C6E9B"/>
    <w:rsid w:val="009C71DC"/>
    <w:rsid w:val="009C762F"/>
    <w:rsid w:val="009C7827"/>
    <w:rsid w:val="009C7A28"/>
    <w:rsid w:val="009C7A53"/>
    <w:rsid w:val="009C7B8A"/>
    <w:rsid w:val="009D0131"/>
    <w:rsid w:val="009D0377"/>
    <w:rsid w:val="009D0A32"/>
    <w:rsid w:val="009D0C50"/>
    <w:rsid w:val="009D0E2A"/>
    <w:rsid w:val="009D13B1"/>
    <w:rsid w:val="009D1A3D"/>
    <w:rsid w:val="009D1F86"/>
    <w:rsid w:val="009D25C7"/>
    <w:rsid w:val="009D268E"/>
    <w:rsid w:val="009D2FA1"/>
    <w:rsid w:val="009D331C"/>
    <w:rsid w:val="009D3869"/>
    <w:rsid w:val="009D3944"/>
    <w:rsid w:val="009D414E"/>
    <w:rsid w:val="009D41F2"/>
    <w:rsid w:val="009D42C5"/>
    <w:rsid w:val="009D4315"/>
    <w:rsid w:val="009D4380"/>
    <w:rsid w:val="009D4728"/>
    <w:rsid w:val="009D4A58"/>
    <w:rsid w:val="009D4BAB"/>
    <w:rsid w:val="009D4C16"/>
    <w:rsid w:val="009D525F"/>
    <w:rsid w:val="009D52EE"/>
    <w:rsid w:val="009D53AB"/>
    <w:rsid w:val="009D5E88"/>
    <w:rsid w:val="009D5F90"/>
    <w:rsid w:val="009D61BD"/>
    <w:rsid w:val="009D6388"/>
    <w:rsid w:val="009D661E"/>
    <w:rsid w:val="009D6CC1"/>
    <w:rsid w:val="009D6E01"/>
    <w:rsid w:val="009D6F55"/>
    <w:rsid w:val="009D6FB6"/>
    <w:rsid w:val="009D7298"/>
    <w:rsid w:val="009D748E"/>
    <w:rsid w:val="009D7575"/>
    <w:rsid w:val="009D75A2"/>
    <w:rsid w:val="009D78FA"/>
    <w:rsid w:val="009D7D0D"/>
    <w:rsid w:val="009E02ED"/>
    <w:rsid w:val="009E03F2"/>
    <w:rsid w:val="009E04CF"/>
    <w:rsid w:val="009E050C"/>
    <w:rsid w:val="009E0613"/>
    <w:rsid w:val="009E091F"/>
    <w:rsid w:val="009E1182"/>
    <w:rsid w:val="009E11C4"/>
    <w:rsid w:val="009E14A5"/>
    <w:rsid w:val="009E1D0A"/>
    <w:rsid w:val="009E1F3A"/>
    <w:rsid w:val="009E21FA"/>
    <w:rsid w:val="009E2BD8"/>
    <w:rsid w:val="009E2D51"/>
    <w:rsid w:val="009E3210"/>
    <w:rsid w:val="009E33F1"/>
    <w:rsid w:val="009E3B66"/>
    <w:rsid w:val="009E3E16"/>
    <w:rsid w:val="009E4131"/>
    <w:rsid w:val="009E478A"/>
    <w:rsid w:val="009E4CEA"/>
    <w:rsid w:val="009E4EC7"/>
    <w:rsid w:val="009E518A"/>
    <w:rsid w:val="009E5364"/>
    <w:rsid w:val="009E56F4"/>
    <w:rsid w:val="009E5744"/>
    <w:rsid w:val="009E5937"/>
    <w:rsid w:val="009E621A"/>
    <w:rsid w:val="009E639F"/>
    <w:rsid w:val="009E63F4"/>
    <w:rsid w:val="009E6AE3"/>
    <w:rsid w:val="009E6B19"/>
    <w:rsid w:val="009E6B8D"/>
    <w:rsid w:val="009E6C86"/>
    <w:rsid w:val="009E702F"/>
    <w:rsid w:val="009E784E"/>
    <w:rsid w:val="009E7ADB"/>
    <w:rsid w:val="009E7B56"/>
    <w:rsid w:val="009E7B89"/>
    <w:rsid w:val="009F0027"/>
    <w:rsid w:val="009F0114"/>
    <w:rsid w:val="009F03F5"/>
    <w:rsid w:val="009F05A1"/>
    <w:rsid w:val="009F0838"/>
    <w:rsid w:val="009F0999"/>
    <w:rsid w:val="009F0C98"/>
    <w:rsid w:val="009F144E"/>
    <w:rsid w:val="009F17F4"/>
    <w:rsid w:val="009F1912"/>
    <w:rsid w:val="009F1B12"/>
    <w:rsid w:val="009F1BAB"/>
    <w:rsid w:val="009F22C6"/>
    <w:rsid w:val="009F239B"/>
    <w:rsid w:val="009F25CD"/>
    <w:rsid w:val="009F2869"/>
    <w:rsid w:val="009F2C66"/>
    <w:rsid w:val="009F2D64"/>
    <w:rsid w:val="009F305B"/>
    <w:rsid w:val="009F323E"/>
    <w:rsid w:val="009F32CF"/>
    <w:rsid w:val="009F339A"/>
    <w:rsid w:val="009F383C"/>
    <w:rsid w:val="009F3BE8"/>
    <w:rsid w:val="009F3D7C"/>
    <w:rsid w:val="009F41DB"/>
    <w:rsid w:val="009F4230"/>
    <w:rsid w:val="009F42B3"/>
    <w:rsid w:val="009F43ED"/>
    <w:rsid w:val="009F4BCD"/>
    <w:rsid w:val="009F4FA8"/>
    <w:rsid w:val="009F50BD"/>
    <w:rsid w:val="009F533D"/>
    <w:rsid w:val="009F535B"/>
    <w:rsid w:val="009F5501"/>
    <w:rsid w:val="009F5E5D"/>
    <w:rsid w:val="009F5EE4"/>
    <w:rsid w:val="009F5FBE"/>
    <w:rsid w:val="009F60B5"/>
    <w:rsid w:val="009F6197"/>
    <w:rsid w:val="009F623B"/>
    <w:rsid w:val="009F631A"/>
    <w:rsid w:val="009F632A"/>
    <w:rsid w:val="009F66ED"/>
    <w:rsid w:val="009F68A2"/>
    <w:rsid w:val="009F7971"/>
    <w:rsid w:val="009F7A65"/>
    <w:rsid w:val="009F7E3E"/>
    <w:rsid w:val="00A0000A"/>
    <w:rsid w:val="00A00150"/>
    <w:rsid w:val="00A00328"/>
    <w:rsid w:val="00A003B7"/>
    <w:rsid w:val="00A00AF6"/>
    <w:rsid w:val="00A010A7"/>
    <w:rsid w:val="00A0113F"/>
    <w:rsid w:val="00A011C2"/>
    <w:rsid w:val="00A01284"/>
    <w:rsid w:val="00A0137B"/>
    <w:rsid w:val="00A014C9"/>
    <w:rsid w:val="00A01562"/>
    <w:rsid w:val="00A01D63"/>
    <w:rsid w:val="00A01D91"/>
    <w:rsid w:val="00A01EE1"/>
    <w:rsid w:val="00A02239"/>
    <w:rsid w:val="00A024EA"/>
    <w:rsid w:val="00A026D8"/>
    <w:rsid w:val="00A02D75"/>
    <w:rsid w:val="00A02E37"/>
    <w:rsid w:val="00A02FD8"/>
    <w:rsid w:val="00A03929"/>
    <w:rsid w:val="00A03B38"/>
    <w:rsid w:val="00A03B65"/>
    <w:rsid w:val="00A03CA5"/>
    <w:rsid w:val="00A0458F"/>
    <w:rsid w:val="00A04969"/>
    <w:rsid w:val="00A04A6A"/>
    <w:rsid w:val="00A04D01"/>
    <w:rsid w:val="00A04F44"/>
    <w:rsid w:val="00A0527D"/>
    <w:rsid w:val="00A05291"/>
    <w:rsid w:val="00A053AC"/>
    <w:rsid w:val="00A0573B"/>
    <w:rsid w:val="00A05875"/>
    <w:rsid w:val="00A05978"/>
    <w:rsid w:val="00A05A21"/>
    <w:rsid w:val="00A05D10"/>
    <w:rsid w:val="00A05FC0"/>
    <w:rsid w:val="00A0628A"/>
    <w:rsid w:val="00A06471"/>
    <w:rsid w:val="00A066B5"/>
    <w:rsid w:val="00A068BD"/>
    <w:rsid w:val="00A06FDB"/>
    <w:rsid w:val="00A070AE"/>
    <w:rsid w:val="00A07189"/>
    <w:rsid w:val="00A0724E"/>
    <w:rsid w:val="00A073BC"/>
    <w:rsid w:val="00A07774"/>
    <w:rsid w:val="00A0790F"/>
    <w:rsid w:val="00A07A6F"/>
    <w:rsid w:val="00A07AA4"/>
    <w:rsid w:val="00A10450"/>
    <w:rsid w:val="00A104F8"/>
    <w:rsid w:val="00A1052F"/>
    <w:rsid w:val="00A107E0"/>
    <w:rsid w:val="00A10839"/>
    <w:rsid w:val="00A108FC"/>
    <w:rsid w:val="00A10963"/>
    <w:rsid w:val="00A10B8F"/>
    <w:rsid w:val="00A10BDF"/>
    <w:rsid w:val="00A11033"/>
    <w:rsid w:val="00A11946"/>
    <w:rsid w:val="00A12045"/>
    <w:rsid w:val="00A1255D"/>
    <w:rsid w:val="00A12EB7"/>
    <w:rsid w:val="00A12EFB"/>
    <w:rsid w:val="00A1344A"/>
    <w:rsid w:val="00A13549"/>
    <w:rsid w:val="00A13579"/>
    <w:rsid w:val="00A1379A"/>
    <w:rsid w:val="00A13A86"/>
    <w:rsid w:val="00A13E1B"/>
    <w:rsid w:val="00A13E5C"/>
    <w:rsid w:val="00A13EF3"/>
    <w:rsid w:val="00A13F39"/>
    <w:rsid w:val="00A14564"/>
    <w:rsid w:val="00A14B98"/>
    <w:rsid w:val="00A14C98"/>
    <w:rsid w:val="00A14E0A"/>
    <w:rsid w:val="00A14FE7"/>
    <w:rsid w:val="00A15588"/>
    <w:rsid w:val="00A15650"/>
    <w:rsid w:val="00A15C6A"/>
    <w:rsid w:val="00A15EE2"/>
    <w:rsid w:val="00A1656D"/>
    <w:rsid w:val="00A1667F"/>
    <w:rsid w:val="00A16723"/>
    <w:rsid w:val="00A168A6"/>
    <w:rsid w:val="00A169EE"/>
    <w:rsid w:val="00A16A54"/>
    <w:rsid w:val="00A17056"/>
    <w:rsid w:val="00A17108"/>
    <w:rsid w:val="00A17590"/>
    <w:rsid w:val="00A17ED5"/>
    <w:rsid w:val="00A206C6"/>
    <w:rsid w:val="00A208FF"/>
    <w:rsid w:val="00A20D49"/>
    <w:rsid w:val="00A20E97"/>
    <w:rsid w:val="00A21028"/>
    <w:rsid w:val="00A21049"/>
    <w:rsid w:val="00A21304"/>
    <w:rsid w:val="00A21615"/>
    <w:rsid w:val="00A21659"/>
    <w:rsid w:val="00A21A1F"/>
    <w:rsid w:val="00A21AC3"/>
    <w:rsid w:val="00A21B2C"/>
    <w:rsid w:val="00A2208B"/>
    <w:rsid w:val="00A221BE"/>
    <w:rsid w:val="00A2226A"/>
    <w:rsid w:val="00A222F3"/>
    <w:rsid w:val="00A225EC"/>
    <w:rsid w:val="00A22784"/>
    <w:rsid w:val="00A22828"/>
    <w:rsid w:val="00A22939"/>
    <w:rsid w:val="00A22C38"/>
    <w:rsid w:val="00A2312F"/>
    <w:rsid w:val="00A2314B"/>
    <w:rsid w:val="00A23191"/>
    <w:rsid w:val="00A231E5"/>
    <w:rsid w:val="00A235D2"/>
    <w:rsid w:val="00A236F9"/>
    <w:rsid w:val="00A23AA6"/>
    <w:rsid w:val="00A23F5C"/>
    <w:rsid w:val="00A2401B"/>
    <w:rsid w:val="00A2411F"/>
    <w:rsid w:val="00A2462D"/>
    <w:rsid w:val="00A2479F"/>
    <w:rsid w:val="00A24D97"/>
    <w:rsid w:val="00A24F54"/>
    <w:rsid w:val="00A2525A"/>
    <w:rsid w:val="00A25AC1"/>
    <w:rsid w:val="00A25B91"/>
    <w:rsid w:val="00A25F55"/>
    <w:rsid w:val="00A25FBE"/>
    <w:rsid w:val="00A26406"/>
    <w:rsid w:val="00A264F5"/>
    <w:rsid w:val="00A26921"/>
    <w:rsid w:val="00A26CC4"/>
    <w:rsid w:val="00A27237"/>
    <w:rsid w:val="00A272E6"/>
    <w:rsid w:val="00A27332"/>
    <w:rsid w:val="00A27515"/>
    <w:rsid w:val="00A27524"/>
    <w:rsid w:val="00A27989"/>
    <w:rsid w:val="00A27CBA"/>
    <w:rsid w:val="00A27ED5"/>
    <w:rsid w:val="00A27F04"/>
    <w:rsid w:val="00A3058A"/>
    <w:rsid w:val="00A30747"/>
    <w:rsid w:val="00A30A5F"/>
    <w:rsid w:val="00A30C7C"/>
    <w:rsid w:val="00A30E99"/>
    <w:rsid w:val="00A30ED0"/>
    <w:rsid w:val="00A3170E"/>
    <w:rsid w:val="00A31734"/>
    <w:rsid w:val="00A319D4"/>
    <w:rsid w:val="00A32145"/>
    <w:rsid w:val="00A329B8"/>
    <w:rsid w:val="00A330F4"/>
    <w:rsid w:val="00A331C7"/>
    <w:rsid w:val="00A33342"/>
    <w:rsid w:val="00A33AEC"/>
    <w:rsid w:val="00A33B53"/>
    <w:rsid w:val="00A33EE0"/>
    <w:rsid w:val="00A34408"/>
    <w:rsid w:val="00A34E52"/>
    <w:rsid w:val="00A34E76"/>
    <w:rsid w:val="00A34EE4"/>
    <w:rsid w:val="00A352AA"/>
    <w:rsid w:val="00A3540A"/>
    <w:rsid w:val="00A35543"/>
    <w:rsid w:val="00A35635"/>
    <w:rsid w:val="00A35DCC"/>
    <w:rsid w:val="00A36249"/>
    <w:rsid w:val="00A3658B"/>
    <w:rsid w:val="00A36941"/>
    <w:rsid w:val="00A369EB"/>
    <w:rsid w:val="00A36A14"/>
    <w:rsid w:val="00A36DC5"/>
    <w:rsid w:val="00A36ECF"/>
    <w:rsid w:val="00A370C7"/>
    <w:rsid w:val="00A3724D"/>
    <w:rsid w:val="00A373B7"/>
    <w:rsid w:val="00A3764B"/>
    <w:rsid w:val="00A378CD"/>
    <w:rsid w:val="00A37B4B"/>
    <w:rsid w:val="00A37E92"/>
    <w:rsid w:val="00A37F8E"/>
    <w:rsid w:val="00A40058"/>
    <w:rsid w:val="00A4014A"/>
    <w:rsid w:val="00A40591"/>
    <w:rsid w:val="00A405F2"/>
    <w:rsid w:val="00A40759"/>
    <w:rsid w:val="00A407D2"/>
    <w:rsid w:val="00A4087B"/>
    <w:rsid w:val="00A40889"/>
    <w:rsid w:val="00A408B4"/>
    <w:rsid w:val="00A40D8E"/>
    <w:rsid w:val="00A40EDB"/>
    <w:rsid w:val="00A40EFD"/>
    <w:rsid w:val="00A40EFE"/>
    <w:rsid w:val="00A411CA"/>
    <w:rsid w:val="00A41219"/>
    <w:rsid w:val="00A41578"/>
    <w:rsid w:val="00A41D2C"/>
    <w:rsid w:val="00A41E3E"/>
    <w:rsid w:val="00A41FA5"/>
    <w:rsid w:val="00A41FC2"/>
    <w:rsid w:val="00A420FF"/>
    <w:rsid w:val="00A421BB"/>
    <w:rsid w:val="00A4223B"/>
    <w:rsid w:val="00A42AC5"/>
    <w:rsid w:val="00A43269"/>
    <w:rsid w:val="00A43325"/>
    <w:rsid w:val="00A435D6"/>
    <w:rsid w:val="00A435E5"/>
    <w:rsid w:val="00A43693"/>
    <w:rsid w:val="00A4379E"/>
    <w:rsid w:val="00A4388D"/>
    <w:rsid w:val="00A43A38"/>
    <w:rsid w:val="00A43B56"/>
    <w:rsid w:val="00A43C3B"/>
    <w:rsid w:val="00A43FDE"/>
    <w:rsid w:val="00A44008"/>
    <w:rsid w:val="00A445BF"/>
    <w:rsid w:val="00A4470B"/>
    <w:rsid w:val="00A44846"/>
    <w:rsid w:val="00A44B12"/>
    <w:rsid w:val="00A4528B"/>
    <w:rsid w:val="00A45442"/>
    <w:rsid w:val="00A45492"/>
    <w:rsid w:val="00A4560C"/>
    <w:rsid w:val="00A4562E"/>
    <w:rsid w:val="00A45665"/>
    <w:rsid w:val="00A45E0B"/>
    <w:rsid w:val="00A463C6"/>
    <w:rsid w:val="00A463DB"/>
    <w:rsid w:val="00A466A2"/>
    <w:rsid w:val="00A46BE4"/>
    <w:rsid w:val="00A46D0B"/>
    <w:rsid w:val="00A46E92"/>
    <w:rsid w:val="00A4734C"/>
    <w:rsid w:val="00A4735D"/>
    <w:rsid w:val="00A47582"/>
    <w:rsid w:val="00A47825"/>
    <w:rsid w:val="00A47A70"/>
    <w:rsid w:val="00A47DAA"/>
    <w:rsid w:val="00A5047B"/>
    <w:rsid w:val="00A50545"/>
    <w:rsid w:val="00A50668"/>
    <w:rsid w:val="00A50E17"/>
    <w:rsid w:val="00A50F4D"/>
    <w:rsid w:val="00A5114C"/>
    <w:rsid w:val="00A5122C"/>
    <w:rsid w:val="00A5158B"/>
    <w:rsid w:val="00A516D5"/>
    <w:rsid w:val="00A519B4"/>
    <w:rsid w:val="00A51E9D"/>
    <w:rsid w:val="00A52328"/>
    <w:rsid w:val="00A5273E"/>
    <w:rsid w:val="00A528B6"/>
    <w:rsid w:val="00A52F05"/>
    <w:rsid w:val="00A52FB7"/>
    <w:rsid w:val="00A53649"/>
    <w:rsid w:val="00A53682"/>
    <w:rsid w:val="00A536B1"/>
    <w:rsid w:val="00A53A80"/>
    <w:rsid w:val="00A53C01"/>
    <w:rsid w:val="00A54248"/>
    <w:rsid w:val="00A545F4"/>
    <w:rsid w:val="00A54B43"/>
    <w:rsid w:val="00A54C09"/>
    <w:rsid w:val="00A54C7C"/>
    <w:rsid w:val="00A54E16"/>
    <w:rsid w:val="00A55053"/>
    <w:rsid w:val="00A5541C"/>
    <w:rsid w:val="00A5543A"/>
    <w:rsid w:val="00A5579E"/>
    <w:rsid w:val="00A55EB9"/>
    <w:rsid w:val="00A56AF0"/>
    <w:rsid w:val="00A56C9B"/>
    <w:rsid w:val="00A57007"/>
    <w:rsid w:val="00A5716C"/>
    <w:rsid w:val="00A5726A"/>
    <w:rsid w:val="00A572BC"/>
    <w:rsid w:val="00A572D4"/>
    <w:rsid w:val="00A57855"/>
    <w:rsid w:val="00A579A2"/>
    <w:rsid w:val="00A57BE1"/>
    <w:rsid w:val="00A57C1E"/>
    <w:rsid w:val="00A6000E"/>
    <w:rsid w:val="00A606DA"/>
    <w:rsid w:val="00A60790"/>
    <w:rsid w:val="00A607EE"/>
    <w:rsid w:val="00A60CB7"/>
    <w:rsid w:val="00A60D8A"/>
    <w:rsid w:val="00A6134A"/>
    <w:rsid w:val="00A61429"/>
    <w:rsid w:val="00A61A90"/>
    <w:rsid w:val="00A61E65"/>
    <w:rsid w:val="00A625A0"/>
    <w:rsid w:val="00A62983"/>
    <w:rsid w:val="00A629B7"/>
    <w:rsid w:val="00A62DE6"/>
    <w:rsid w:val="00A62EB4"/>
    <w:rsid w:val="00A62FE1"/>
    <w:rsid w:val="00A63030"/>
    <w:rsid w:val="00A632E1"/>
    <w:rsid w:val="00A635C8"/>
    <w:rsid w:val="00A63874"/>
    <w:rsid w:val="00A63BC0"/>
    <w:rsid w:val="00A63E45"/>
    <w:rsid w:val="00A63F9A"/>
    <w:rsid w:val="00A644C2"/>
    <w:rsid w:val="00A645F6"/>
    <w:rsid w:val="00A6461C"/>
    <w:rsid w:val="00A6465C"/>
    <w:rsid w:val="00A64AFF"/>
    <w:rsid w:val="00A64B6A"/>
    <w:rsid w:val="00A64BD3"/>
    <w:rsid w:val="00A64FF4"/>
    <w:rsid w:val="00A65281"/>
    <w:rsid w:val="00A65454"/>
    <w:rsid w:val="00A6559A"/>
    <w:rsid w:val="00A65865"/>
    <w:rsid w:val="00A65B18"/>
    <w:rsid w:val="00A65FBC"/>
    <w:rsid w:val="00A6612A"/>
    <w:rsid w:val="00A66244"/>
    <w:rsid w:val="00A66D2A"/>
    <w:rsid w:val="00A6701C"/>
    <w:rsid w:val="00A670A6"/>
    <w:rsid w:val="00A67164"/>
    <w:rsid w:val="00A67A08"/>
    <w:rsid w:val="00A67AA2"/>
    <w:rsid w:val="00A67AF7"/>
    <w:rsid w:val="00A67CDD"/>
    <w:rsid w:val="00A67D11"/>
    <w:rsid w:val="00A67D3F"/>
    <w:rsid w:val="00A70093"/>
    <w:rsid w:val="00A7013F"/>
    <w:rsid w:val="00A701C3"/>
    <w:rsid w:val="00A70580"/>
    <w:rsid w:val="00A706C6"/>
    <w:rsid w:val="00A70E51"/>
    <w:rsid w:val="00A70FBA"/>
    <w:rsid w:val="00A70FC6"/>
    <w:rsid w:val="00A70FE7"/>
    <w:rsid w:val="00A7109F"/>
    <w:rsid w:val="00A7115C"/>
    <w:rsid w:val="00A71222"/>
    <w:rsid w:val="00A71443"/>
    <w:rsid w:val="00A71505"/>
    <w:rsid w:val="00A716E8"/>
    <w:rsid w:val="00A71992"/>
    <w:rsid w:val="00A71A08"/>
    <w:rsid w:val="00A71A4E"/>
    <w:rsid w:val="00A72166"/>
    <w:rsid w:val="00A726D7"/>
    <w:rsid w:val="00A72887"/>
    <w:rsid w:val="00A72B0D"/>
    <w:rsid w:val="00A72CE3"/>
    <w:rsid w:val="00A72CF6"/>
    <w:rsid w:val="00A7315C"/>
    <w:rsid w:val="00A73168"/>
    <w:rsid w:val="00A7330D"/>
    <w:rsid w:val="00A73C0B"/>
    <w:rsid w:val="00A73D50"/>
    <w:rsid w:val="00A740CE"/>
    <w:rsid w:val="00A74192"/>
    <w:rsid w:val="00A74306"/>
    <w:rsid w:val="00A7437F"/>
    <w:rsid w:val="00A74BB6"/>
    <w:rsid w:val="00A74E0F"/>
    <w:rsid w:val="00A750B2"/>
    <w:rsid w:val="00A75268"/>
    <w:rsid w:val="00A752A3"/>
    <w:rsid w:val="00A752CD"/>
    <w:rsid w:val="00A754E6"/>
    <w:rsid w:val="00A756ED"/>
    <w:rsid w:val="00A7579B"/>
    <w:rsid w:val="00A7586C"/>
    <w:rsid w:val="00A75D27"/>
    <w:rsid w:val="00A75D6B"/>
    <w:rsid w:val="00A75F78"/>
    <w:rsid w:val="00A76884"/>
    <w:rsid w:val="00A779C4"/>
    <w:rsid w:val="00A77ABA"/>
    <w:rsid w:val="00A80485"/>
    <w:rsid w:val="00A80584"/>
    <w:rsid w:val="00A80B31"/>
    <w:rsid w:val="00A8112C"/>
    <w:rsid w:val="00A81A27"/>
    <w:rsid w:val="00A81BD1"/>
    <w:rsid w:val="00A82816"/>
    <w:rsid w:val="00A82A45"/>
    <w:rsid w:val="00A82B11"/>
    <w:rsid w:val="00A82EB2"/>
    <w:rsid w:val="00A83697"/>
    <w:rsid w:val="00A8383A"/>
    <w:rsid w:val="00A83D11"/>
    <w:rsid w:val="00A83D69"/>
    <w:rsid w:val="00A83E9D"/>
    <w:rsid w:val="00A8440D"/>
    <w:rsid w:val="00A844CF"/>
    <w:rsid w:val="00A845A8"/>
    <w:rsid w:val="00A8479E"/>
    <w:rsid w:val="00A84FE9"/>
    <w:rsid w:val="00A85849"/>
    <w:rsid w:val="00A85A90"/>
    <w:rsid w:val="00A865F4"/>
    <w:rsid w:val="00A8689C"/>
    <w:rsid w:val="00A869AC"/>
    <w:rsid w:val="00A870D9"/>
    <w:rsid w:val="00A875D5"/>
    <w:rsid w:val="00A87770"/>
    <w:rsid w:val="00A87A30"/>
    <w:rsid w:val="00A87BFC"/>
    <w:rsid w:val="00A87C3C"/>
    <w:rsid w:val="00A87F93"/>
    <w:rsid w:val="00A90304"/>
    <w:rsid w:val="00A90440"/>
    <w:rsid w:val="00A90749"/>
    <w:rsid w:val="00A90A7B"/>
    <w:rsid w:val="00A90F97"/>
    <w:rsid w:val="00A910CF"/>
    <w:rsid w:val="00A9144F"/>
    <w:rsid w:val="00A9152D"/>
    <w:rsid w:val="00A91946"/>
    <w:rsid w:val="00A919FA"/>
    <w:rsid w:val="00A91D13"/>
    <w:rsid w:val="00A92218"/>
    <w:rsid w:val="00A925B4"/>
    <w:rsid w:val="00A92769"/>
    <w:rsid w:val="00A92D4B"/>
    <w:rsid w:val="00A92DC7"/>
    <w:rsid w:val="00A92F29"/>
    <w:rsid w:val="00A931B2"/>
    <w:rsid w:val="00A936DF"/>
    <w:rsid w:val="00A937D5"/>
    <w:rsid w:val="00A93870"/>
    <w:rsid w:val="00A93A6B"/>
    <w:rsid w:val="00A93F9D"/>
    <w:rsid w:val="00A93FDF"/>
    <w:rsid w:val="00A94216"/>
    <w:rsid w:val="00A94297"/>
    <w:rsid w:val="00A94383"/>
    <w:rsid w:val="00A9446E"/>
    <w:rsid w:val="00A94701"/>
    <w:rsid w:val="00A947EE"/>
    <w:rsid w:val="00A9486C"/>
    <w:rsid w:val="00A953D3"/>
    <w:rsid w:val="00A95801"/>
    <w:rsid w:val="00A95807"/>
    <w:rsid w:val="00A95D0E"/>
    <w:rsid w:val="00A95D5F"/>
    <w:rsid w:val="00A95F11"/>
    <w:rsid w:val="00A95F37"/>
    <w:rsid w:val="00A965B4"/>
    <w:rsid w:val="00A9701A"/>
    <w:rsid w:val="00A9719E"/>
    <w:rsid w:val="00A974B2"/>
    <w:rsid w:val="00A97A24"/>
    <w:rsid w:val="00A97B14"/>
    <w:rsid w:val="00A97BD5"/>
    <w:rsid w:val="00A97BED"/>
    <w:rsid w:val="00A97CF3"/>
    <w:rsid w:val="00AA0116"/>
    <w:rsid w:val="00AA0286"/>
    <w:rsid w:val="00AA0615"/>
    <w:rsid w:val="00AA0C18"/>
    <w:rsid w:val="00AA0DEF"/>
    <w:rsid w:val="00AA0EB9"/>
    <w:rsid w:val="00AA1089"/>
    <w:rsid w:val="00AA172A"/>
    <w:rsid w:val="00AA179F"/>
    <w:rsid w:val="00AA1A9E"/>
    <w:rsid w:val="00AA23F1"/>
    <w:rsid w:val="00AA266D"/>
    <w:rsid w:val="00AA2707"/>
    <w:rsid w:val="00AA2D0F"/>
    <w:rsid w:val="00AA33EE"/>
    <w:rsid w:val="00AA3548"/>
    <w:rsid w:val="00AA3AEE"/>
    <w:rsid w:val="00AA41B8"/>
    <w:rsid w:val="00AA48E5"/>
    <w:rsid w:val="00AA4AE5"/>
    <w:rsid w:val="00AA5019"/>
    <w:rsid w:val="00AA5A97"/>
    <w:rsid w:val="00AA618F"/>
    <w:rsid w:val="00AA668F"/>
    <w:rsid w:val="00AA6A8E"/>
    <w:rsid w:val="00AA6B64"/>
    <w:rsid w:val="00AA713C"/>
    <w:rsid w:val="00AA71FD"/>
    <w:rsid w:val="00AA747C"/>
    <w:rsid w:val="00AA74A2"/>
    <w:rsid w:val="00AA74B0"/>
    <w:rsid w:val="00AA774A"/>
    <w:rsid w:val="00AA78CC"/>
    <w:rsid w:val="00AA78DA"/>
    <w:rsid w:val="00AA7959"/>
    <w:rsid w:val="00AB09E2"/>
    <w:rsid w:val="00AB0ABA"/>
    <w:rsid w:val="00AB0D1F"/>
    <w:rsid w:val="00AB156C"/>
    <w:rsid w:val="00AB1998"/>
    <w:rsid w:val="00AB1CC2"/>
    <w:rsid w:val="00AB1E57"/>
    <w:rsid w:val="00AB2425"/>
    <w:rsid w:val="00AB2513"/>
    <w:rsid w:val="00AB25D4"/>
    <w:rsid w:val="00AB284D"/>
    <w:rsid w:val="00AB2B9A"/>
    <w:rsid w:val="00AB2C0F"/>
    <w:rsid w:val="00AB2C54"/>
    <w:rsid w:val="00AB2DC6"/>
    <w:rsid w:val="00AB2DFA"/>
    <w:rsid w:val="00AB30D5"/>
    <w:rsid w:val="00AB30F8"/>
    <w:rsid w:val="00AB33CF"/>
    <w:rsid w:val="00AB3411"/>
    <w:rsid w:val="00AB389B"/>
    <w:rsid w:val="00AB3AC4"/>
    <w:rsid w:val="00AB3C7A"/>
    <w:rsid w:val="00AB3C92"/>
    <w:rsid w:val="00AB3D4D"/>
    <w:rsid w:val="00AB4C14"/>
    <w:rsid w:val="00AB4CCD"/>
    <w:rsid w:val="00AB507D"/>
    <w:rsid w:val="00AB5B5C"/>
    <w:rsid w:val="00AB5DD5"/>
    <w:rsid w:val="00AB5F75"/>
    <w:rsid w:val="00AB6208"/>
    <w:rsid w:val="00AB62BA"/>
    <w:rsid w:val="00AB66D1"/>
    <w:rsid w:val="00AB6F8E"/>
    <w:rsid w:val="00AB7136"/>
    <w:rsid w:val="00AB770B"/>
    <w:rsid w:val="00AB78CD"/>
    <w:rsid w:val="00AB78E7"/>
    <w:rsid w:val="00AB7A6D"/>
    <w:rsid w:val="00AB7E04"/>
    <w:rsid w:val="00AB7F7F"/>
    <w:rsid w:val="00AC00D5"/>
    <w:rsid w:val="00AC031D"/>
    <w:rsid w:val="00AC0586"/>
    <w:rsid w:val="00AC0593"/>
    <w:rsid w:val="00AC062E"/>
    <w:rsid w:val="00AC07C1"/>
    <w:rsid w:val="00AC0EB3"/>
    <w:rsid w:val="00AC1301"/>
    <w:rsid w:val="00AC1452"/>
    <w:rsid w:val="00AC15B1"/>
    <w:rsid w:val="00AC16E9"/>
    <w:rsid w:val="00AC1B1F"/>
    <w:rsid w:val="00AC1D86"/>
    <w:rsid w:val="00AC1DA0"/>
    <w:rsid w:val="00AC2B5A"/>
    <w:rsid w:val="00AC2C2F"/>
    <w:rsid w:val="00AC31CF"/>
    <w:rsid w:val="00AC35B3"/>
    <w:rsid w:val="00AC38C7"/>
    <w:rsid w:val="00AC394A"/>
    <w:rsid w:val="00AC3967"/>
    <w:rsid w:val="00AC3A6C"/>
    <w:rsid w:val="00AC3C0A"/>
    <w:rsid w:val="00AC3EB4"/>
    <w:rsid w:val="00AC3F03"/>
    <w:rsid w:val="00AC4130"/>
    <w:rsid w:val="00AC423A"/>
    <w:rsid w:val="00AC43E0"/>
    <w:rsid w:val="00AC4883"/>
    <w:rsid w:val="00AC489E"/>
    <w:rsid w:val="00AC48A0"/>
    <w:rsid w:val="00AC4C60"/>
    <w:rsid w:val="00AC4CD9"/>
    <w:rsid w:val="00AC5753"/>
    <w:rsid w:val="00AC5802"/>
    <w:rsid w:val="00AC59E4"/>
    <w:rsid w:val="00AC5CA8"/>
    <w:rsid w:val="00AC5DAE"/>
    <w:rsid w:val="00AC6425"/>
    <w:rsid w:val="00AC6504"/>
    <w:rsid w:val="00AC6606"/>
    <w:rsid w:val="00AC66BE"/>
    <w:rsid w:val="00AC68E8"/>
    <w:rsid w:val="00AC6BC2"/>
    <w:rsid w:val="00AC6D3C"/>
    <w:rsid w:val="00AC732A"/>
    <w:rsid w:val="00AC7520"/>
    <w:rsid w:val="00AC7659"/>
    <w:rsid w:val="00AC7BDC"/>
    <w:rsid w:val="00AD01B1"/>
    <w:rsid w:val="00AD0288"/>
    <w:rsid w:val="00AD07CB"/>
    <w:rsid w:val="00AD0CA1"/>
    <w:rsid w:val="00AD0D1C"/>
    <w:rsid w:val="00AD0F02"/>
    <w:rsid w:val="00AD13D1"/>
    <w:rsid w:val="00AD14F5"/>
    <w:rsid w:val="00AD152A"/>
    <w:rsid w:val="00AD1762"/>
    <w:rsid w:val="00AD1864"/>
    <w:rsid w:val="00AD1970"/>
    <w:rsid w:val="00AD1A61"/>
    <w:rsid w:val="00AD1B69"/>
    <w:rsid w:val="00AD1DBF"/>
    <w:rsid w:val="00AD2064"/>
    <w:rsid w:val="00AD24DA"/>
    <w:rsid w:val="00AD2BD4"/>
    <w:rsid w:val="00AD2EE5"/>
    <w:rsid w:val="00AD3810"/>
    <w:rsid w:val="00AD3AFF"/>
    <w:rsid w:val="00AD3D58"/>
    <w:rsid w:val="00AD3F29"/>
    <w:rsid w:val="00AD44D6"/>
    <w:rsid w:val="00AD4521"/>
    <w:rsid w:val="00AD5785"/>
    <w:rsid w:val="00AD584B"/>
    <w:rsid w:val="00AD5A3D"/>
    <w:rsid w:val="00AD5C2C"/>
    <w:rsid w:val="00AD5CBC"/>
    <w:rsid w:val="00AD5D29"/>
    <w:rsid w:val="00AD62FA"/>
    <w:rsid w:val="00AD6417"/>
    <w:rsid w:val="00AD6455"/>
    <w:rsid w:val="00AD6492"/>
    <w:rsid w:val="00AD6B19"/>
    <w:rsid w:val="00AD6B53"/>
    <w:rsid w:val="00AD6BDE"/>
    <w:rsid w:val="00AD6D45"/>
    <w:rsid w:val="00AD6EC8"/>
    <w:rsid w:val="00AD6F88"/>
    <w:rsid w:val="00AD741D"/>
    <w:rsid w:val="00AD76D4"/>
    <w:rsid w:val="00AD7F37"/>
    <w:rsid w:val="00AE007F"/>
    <w:rsid w:val="00AE00D1"/>
    <w:rsid w:val="00AE0104"/>
    <w:rsid w:val="00AE013C"/>
    <w:rsid w:val="00AE0177"/>
    <w:rsid w:val="00AE0750"/>
    <w:rsid w:val="00AE07B6"/>
    <w:rsid w:val="00AE0935"/>
    <w:rsid w:val="00AE0E5D"/>
    <w:rsid w:val="00AE14AE"/>
    <w:rsid w:val="00AE1788"/>
    <w:rsid w:val="00AE1A94"/>
    <w:rsid w:val="00AE1B18"/>
    <w:rsid w:val="00AE1B90"/>
    <w:rsid w:val="00AE1D95"/>
    <w:rsid w:val="00AE1E0B"/>
    <w:rsid w:val="00AE1E6A"/>
    <w:rsid w:val="00AE1EEF"/>
    <w:rsid w:val="00AE1F9C"/>
    <w:rsid w:val="00AE2149"/>
    <w:rsid w:val="00AE24AC"/>
    <w:rsid w:val="00AE27AA"/>
    <w:rsid w:val="00AE27CF"/>
    <w:rsid w:val="00AE2966"/>
    <w:rsid w:val="00AE2BB8"/>
    <w:rsid w:val="00AE2F39"/>
    <w:rsid w:val="00AE3524"/>
    <w:rsid w:val="00AE3965"/>
    <w:rsid w:val="00AE468E"/>
    <w:rsid w:val="00AE48FF"/>
    <w:rsid w:val="00AE4AA7"/>
    <w:rsid w:val="00AE4BFE"/>
    <w:rsid w:val="00AE4C73"/>
    <w:rsid w:val="00AE5214"/>
    <w:rsid w:val="00AE586C"/>
    <w:rsid w:val="00AE58C8"/>
    <w:rsid w:val="00AE5A62"/>
    <w:rsid w:val="00AE5C47"/>
    <w:rsid w:val="00AE5D91"/>
    <w:rsid w:val="00AE5ECE"/>
    <w:rsid w:val="00AE5FC0"/>
    <w:rsid w:val="00AE66E4"/>
    <w:rsid w:val="00AE6856"/>
    <w:rsid w:val="00AE6978"/>
    <w:rsid w:val="00AE69E9"/>
    <w:rsid w:val="00AE6D1E"/>
    <w:rsid w:val="00AE6D8A"/>
    <w:rsid w:val="00AE70C7"/>
    <w:rsid w:val="00AE74E7"/>
    <w:rsid w:val="00AE76A5"/>
    <w:rsid w:val="00AE7716"/>
    <w:rsid w:val="00AE774A"/>
    <w:rsid w:val="00AE7911"/>
    <w:rsid w:val="00AE7AFA"/>
    <w:rsid w:val="00AF0326"/>
    <w:rsid w:val="00AF0525"/>
    <w:rsid w:val="00AF067E"/>
    <w:rsid w:val="00AF0761"/>
    <w:rsid w:val="00AF07EC"/>
    <w:rsid w:val="00AF0803"/>
    <w:rsid w:val="00AF0982"/>
    <w:rsid w:val="00AF1093"/>
    <w:rsid w:val="00AF10C6"/>
    <w:rsid w:val="00AF12DE"/>
    <w:rsid w:val="00AF16A8"/>
    <w:rsid w:val="00AF17D2"/>
    <w:rsid w:val="00AF213B"/>
    <w:rsid w:val="00AF21B5"/>
    <w:rsid w:val="00AF2453"/>
    <w:rsid w:val="00AF253B"/>
    <w:rsid w:val="00AF2628"/>
    <w:rsid w:val="00AF2674"/>
    <w:rsid w:val="00AF27D2"/>
    <w:rsid w:val="00AF280A"/>
    <w:rsid w:val="00AF2871"/>
    <w:rsid w:val="00AF29F0"/>
    <w:rsid w:val="00AF2A68"/>
    <w:rsid w:val="00AF33A8"/>
    <w:rsid w:val="00AF3500"/>
    <w:rsid w:val="00AF3604"/>
    <w:rsid w:val="00AF3739"/>
    <w:rsid w:val="00AF3A9C"/>
    <w:rsid w:val="00AF3D18"/>
    <w:rsid w:val="00AF422D"/>
    <w:rsid w:val="00AF4275"/>
    <w:rsid w:val="00AF42ED"/>
    <w:rsid w:val="00AF45C5"/>
    <w:rsid w:val="00AF48B9"/>
    <w:rsid w:val="00AF4C31"/>
    <w:rsid w:val="00AF4EB3"/>
    <w:rsid w:val="00AF5238"/>
    <w:rsid w:val="00AF5B77"/>
    <w:rsid w:val="00AF5C9C"/>
    <w:rsid w:val="00AF614D"/>
    <w:rsid w:val="00AF6256"/>
    <w:rsid w:val="00AF6525"/>
    <w:rsid w:val="00AF6D99"/>
    <w:rsid w:val="00AF6F4E"/>
    <w:rsid w:val="00AF7099"/>
    <w:rsid w:val="00AF7A4C"/>
    <w:rsid w:val="00AF7BC3"/>
    <w:rsid w:val="00AF7E31"/>
    <w:rsid w:val="00B00106"/>
    <w:rsid w:val="00B0063D"/>
    <w:rsid w:val="00B00B63"/>
    <w:rsid w:val="00B00E12"/>
    <w:rsid w:val="00B00FDD"/>
    <w:rsid w:val="00B0154F"/>
    <w:rsid w:val="00B0162F"/>
    <w:rsid w:val="00B01875"/>
    <w:rsid w:val="00B023D1"/>
    <w:rsid w:val="00B02533"/>
    <w:rsid w:val="00B02854"/>
    <w:rsid w:val="00B02AF4"/>
    <w:rsid w:val="00B02BFD"/>
    <w:rsid w:val="00B02EAF"/>
    <w:rsid w:val="00B031BE"/>
    <w:rsid w:val="00B0353A"/>
    <w:rsid w:val="00B03789"/>
    <w:rsid w:val="00B038F1"/>
    <w:rsid w:val="00B03954"/>
    <w:rsid w:val="00B03E8A"/>
    <w:rsid w:val="00B040B1"/>
    <w:rsid w:val="00B040B5"/>
    <w:rsid w:val="00B0443C"/>
    <w:rsid w:val="00B046EC"/>
    <w:rsid w:val="00B04AFC"/>
    <w:rsid w:val="00B0515F"/>
    <w:rsid w:val="00B059C4"/>
    <w:rsid w:val="00B05B7F"/>
    <w:rsid w:val="00B06063"/>
    <w:rsid w:val="00B0615F"/>
    <w:rsid w:val="00B062DA"/>
    <w:rsid w:val="00B06336"/>
    <w:rsid w:val="00B06483"/>
    <w:rsid w:val="00B069E6"/>
    <w:rsid w:val="00B06D45"/>
    <w:rsid w:val="00B06DFF"/>
    <w:rsid w:val="00B07395"/>
    <w:rsid w:val="00B074C0"/>
    <w:rsid w:val="00B07551"/>
    <w:rsid w:val="00B07BD7"/>
    <w:rsid w:val="00B07E69"/>
    <w:rsid w:val="00B07EE8"/>
    <w:rsid w:val="00B07EFF"/>
    <w:rsid w:val="00B07F29"/>
    <w:rsid w:val="00B1069E"/>
    <w:rsid w:val="00B10E94"/>
    <w:rsid w:val="00B11008"/>
    <w:rsid w:val="00B113B2"/>
    <w:rsid w:val="00B11A9B"/>
    <w:rsid w:val="00B11B15"/>
    <w:rsid w:val="00B11C17"/>
    <w:rsid w:val="00B11C54"/>
    <w:rsid w:val="00B11D8C"/>
    <w:rsid w:val="00B12148"/>
    <w:rsid w:val="00B122EF"/>
    <w:rsid w:val="00B125CA"/>
    <w:rsid w:val="00B12697"/>
    <w:rsid w:val="00B12701"/>
    <w:rsid w:val="00B129BA"/>
    <w:rsid w:val="00B129EB"/>
    <w:rsid w:val="00B12A74"/>
    <w:rsid w:val="00B12AE5"/>
    <w:rsid w:val="00B13368"/>
    <w:rsid w:val="00B13482"/>
    <w:rsid w:val="00B13689"/>
    <w:rsid w:val="00B13B79"/>
    <w:rsid w:val="00B13BCA"/>
    <w:rsid w:val="00B13C72"/>
    <w:rsid w:val="00B142A8"/>
    <w:rsid w:val="00B142CF"/>
    <w:rsid w:val="00B14360"/>
    <w:rsid w:val="00B143A1"/>
    <w:rsid w:val="00B1443D"/>
    <w:rsid w:val="00B14449"/>
    <w:rsid w:val="00B14E29"/>
    <w:rsid w:val="00B14F13"/>
    <w:rsid w:val="00B15571"/>
    <w:rsid w:val="00B155A0"/>
    <w:rsid w:val="00B1573C"/>
    <w:rsid w:val="00B157F8"/>
    <w:rsid w:val="00B159FD"/>
    <w:rsid w:val="00B15EFD"/>
    <w:rsid w:val="00B16047"/>
    <w:rsid w:val="00B166DC"/>
    <w:rsid w:val="00B16B1E"/>
    <w:rsid w:val="00B177A2"/>
    <w:rsid w:val="00B17F8B"/>
    <w:rsid w:val="00B206EE"/>
    <w:rsid w:val="00B2072A"/>
    <w:rsid w:val="00B20C03"/>
    <w:rsid w:val="00B21301"/>
    <w:rsid w:val="00B215F4"/>
    <w:rsid w:val="00B21A5B"/>
    <w:rsid w:val="00B21C46"/>
    <w:rsid w:val="00B22021"/>
    <w:rsid w:val="00B2234B"/>
    <w:rsid w:val="00B22354"/>
    <w:rsid w:val="00B223DC"/>
    <w:rsid w:val="00B22B5B"/>
    <w:rsid w:val="00B23167"/>
    <w:rsid w:val="00B231AD"/>
    <w:rsid w:val="00B23464"/>
    <w:rsid w:val="00B2362D"/>
    <w:rsid w:val="00B2391E"/>
    <w:rsid w:val="00B23F66"/>
    <w:rsid w:val="00B2473A"/>
    <w:rsid w:val="00B24762"/>
    <w:rsid w:val="00B247D8"/>
    <w:rsid w:val="00B24F40"/>
    <w:rsid w:val="00B25161"/>
    <w:rsid w:val="00B25410"/>
    <w:rsid w:val="00B25B52"/>
    <w:rsid w:val="00B25E94"/>
    <w:rsid w:val="00B25F1B"/>
    <w:rsid w:val="00B264BD"/>
    <w:rsid w:val="00B26572"/>
    <w:rsid w:val="00B26828"/>
    <w:rsid w:val="00B26891"/>
    <w:rsid w:val="00B26A5E"/>
    <w:rsid w:val="00B26FD8"/>
    <w:rsid w:val="00B2742A"/>
    <w:rsid w:val="00B27823"/>
    <w:rsid w:val="00B27911"/>
    <w:rsid w:val="00B27AB8"/>
    <w:rsid w:val="00B27C18"/>
    <w:rsid w:val="00B27D28"/>
    <w:rsid w:val="00B27D79"/>
    <w:rsid w:val="00B302AC"/>
    <w:rsid w:val="00B302BA"/>
    <w:rsid w:val="00B30AC9"/>
    <w:rsid w:val="00B30C3F"/>
    <w:rsid w:val="00B31067"/>
    <w:rsid w:val="00B312E3"/>
    <w:rsid w:val="00B31A43"/>
    <w:rsid w:val="00B32444"/>
    <w:rsid w:val="00B32684"/>
    <w:rsid w:val="00B32796"/>
    <w:rsid w:val="00B32E59"/>
    <w:rsid w:val="00B332C4"/>
    <w:rsid w:val="00B334AE"/>
    <w:rsid w:val="00B33622"/>
    <w:rsid w:val="00B339C3"/>
    <w:rsid w:val="00B33D87"/>
    <w:rsid w:val="00B33EE0"/>
    <w:rsid w:val="00B3420A"/>
    <w:rsid w:val="00B34216"/>
    <w:rsid w:val="00B34693"/>
    <w:rsid w:val="00B34751"/>
    <w:rsid w:val="00B34A09"/>
    <w:rsid w:val="00B34C64"/>
    <w:rsid w:val="00B3531F"/>
    <w:rsid w:val="00B35437"/>
    <w:rsid w:val="00B355AE"/>
    <w:rsid w:val="00B360D7"/>
    <w:rsid w:val="00B36516"/>
    <w:rsid w:val="00B36636"/>
    <w:rsid w:val="00B3663E"/>
    <w:rsid w:val="00B366FF"/>
    <w:rsid w:val="00B36BE3"/>
    <w:rsid w:val="00B37426"/>
    <w:rsid w:val="00B3764E"/>
    <w:rsid w:val="00B37A28"/>
    <w:rsid w:val="00B37E85"/>
    <w:rsid w:val="00B400FB"/>
    <w:rsid w:val="00B401FA"/>
    <w:rsid w:val="00B4041C"/>
    <w:rsid w:val="00B404FB"/>
    <w:rsid w:val="00B409EB"/>
    <w:rsid w:val="00B40F81"/>
    <w:rsid w:val="00B4108E"/>
    <w:rsid w:val="00B416A5"/>
    <w:rsid w:val="00B41729"/>
    <w:rsid w:val="00B41B04"/>
    <w:rsid w:val="00B41B6D"/>
    <w:rsid w:val="00B41BEC"/>
    <w:rsid w:val="00B41DB5"/>
    <w:rsid w:val="00B41EC3"/>
    <w:rsid w:val="00B420CA"/>
    <w:rsid w:val="00B424B7"/>
    <w:rsid w:val="00B424FA"/>
    <w:rsid w:val="00B4273F"/>
    <w:rsid w:val="00B427D8"/>
    <w:rsid w:val="00B42D55"/>
    <w:rsid w:val="00B432B6"/>
    <w:rsid w:val="00B43382"/>
    <w:rsid w:val="00B436F6"/>
    <w:rsid w:val="00B43797"/>
    <w:rsid w:val="00B44668"/>
    <w:rsid w:val="00B446C9"/>
    <w:rsid w:val="00B44969"/>
    <w:rsid w:val="00B4499E"/>
    <w:rsid w:val="00B44D7B"/>
    <w:rsid w:val="00B45037"/>
    <w:rsid w:val="00B452B1"/>
    <w:rsid w:val="00B45355"/>
    <w:rsid w:val="00B45798"/>
    <w:rsid w:val="00B45AEF"/>
    <w:rsid w:val="00B45D55"/>
    <w:rsid w:val="00B45DCB"/>
    <w:rsid w:val="00B45F83"/>
    <w:rsid w:val="00B4621A"/>
    <w:rsid w:val="00B46440"/>
    <w:rsid w:val="00B46938"/>
    <w:rsid w:val="00B46B94"/>
    <w:rsid w:val="00B46C6A"/>
    <w:rsid w:val="00B46E96"/>
    <w:rsid w:val="00B4710E"/>
    <w:rsid w:val="00B47C50"/>
    <w:rsid w:val="00B50323"/>
    <w:rsid w:val="00B50388"/>
    <w:rsid w:val="00B50691"/>
    <w:rsid w:val="00B5077A"/>
    <w:rsid w:val="00B508A8"/>
    <w:rsid w:val="00B508F1"/>
    <w:rsid w:val="00B50A48"/>
    <w:rsid w:val="00B50C3F"/>
    <w:rsid w:val="00B50CA7"/>
    <w:rsid w:val="00B50D94"/>
    <w:rsid w:val="00B514D4"/>
    <w:rsid w:val="00B5167E"/>
    <w:rsid w:val="00B51726"/>
    <w:rsid w:val="00B51A8E"/>
    <w:rsid w:val="00B51AFC"/>
    <w:rsid w:val="00B52034"/>
    <w:rsid w:val="00B5265F"/>
    <w:rsid w:val="00B52715"/>
    <w:rsid w:val="00B52880"/>
    <w:rsid w:val="00B5298F"/>
    <w:rsid w:val="00B52BD1"/>
    <w:rsid w:val="00B52D13"/>
    <w:rsid w:val="00B52DFF"/>
    <w:rsid w:val="00B532C8"/>
    <w:rsid w:val="00B53401"/>
    <w:rsid w:val="00B5341C"/>
    <w:rsid w:val="00B53476"/>
    <w:rsid w:val="00B5347D"/>
    <w:rsid w:val="00B53551"/>
    <w:rsid w:val="00B539FE"/>
    <w:rsid w:val="00B53A5A"/>
    <w:rsid w:val="00B53D87"/>
    <w:rsid w:val="00B53F09"/>
    <w:rsid w:val="00B53F1B"/>
    <w:rsid w:val="00B54016"/>
    <w:rsid w:val="00B54886"/>
    <w:rsid w:val="00B54938"/>
    <w:rsid w:val="00B54A11"/>
    <w:rsid w:val="00B54D0D"/>
    <w:rsid w:val="00B54DBF"/>
    <w:rsid w:val="00B54F0E"/>
    <w:rsid w:val="00B55067"/>
    <w:rsid w:val="00B5543F"/>
    <w:rsid w:val="00B568AA"/>
    <w:rsid w:val="00B569B2"/>
    <w:rsid w:val="00B56CD0"/>
    <w:rsid w:val="00B56F29"/>
    <w:rsid w:val="00B57B69"/>
    <w:rsid w:val="00B57C88"/>
    <w:rsid w:val="00B601E1"/>
    <w:rsid w:val="00B603E6"/>
    <w:rsid w:val="00B60417"/>
    <w:rsid w:val="00B6064B"/>
    <w:rsid w:val="00B607AF"/>
    <w:rsid w:val="00B609E6"/>
    <w:rsid w:val="00B60DDA"/>
    <w:rsid w:val="00B60F29"/>
    <w:rsid w:val="00B60FBF"/>
    <w:rsid w:val="00B61066"/>
    <w:rsid w:val="00B617B4"/>
    <w:rsid w:val="00B621CD"/>
    <w:rsid w:val="00B62D8E"/>
    <w:rsid w:val="00B63275"/>
    <w:rsid w:val="00B6381E"/>
    <w:rsid w:val="00B63856"/>
    <w:rsid w:val="00B638B9"/>
    <w:rsid w:val="00B63B5B"/>
    <w:rsid w:val="00B63BEB"/>
    <w:rsid w:val="00B63EBB"/>
    <w:rsid w:val="00B6406E"/>
    <w:rsid w:val="00B64119"/>
    <w:rsid w:val="00B64178"/>
    <w:rsid w:val="00B64317"/>
    <w:rsid w:val="00B64394"/>
    <w:rsid w:val="00B64446"/>
    <w:rsid w:val="00B6468A"/>
    <w:rsid w:val="00B64957"/>
    <w:rsid w:val="00B64B96"/>
    <w:rsid w:val="00B64C25"/>
    <w:rsid w:val="00B64EE1"/>
    <w:rsid w:val="00B64F38"/>
    <w:rsid w:val="00B651C5"/>
    <w:rsid w:val="00B652B6"/>
    <w:rsid w:val="00B6568E"/>
    <w:rsid w:val="00B65A1E"/>
    <w:rsid w:val="00B65E6F"/>
    <w:rsid w:val="00B65F10"/>
    <w:rsid w:val="00B660D9"/>
    <w:rsid w:val="00B66120"/>
    <w:rsid w:val="00B66419"/>
    <w:rsid w:val="00B66509"/>
    <w:rsid w:val="00B66559"/>
    <w:rsid w:val="00B665C2"/>
    <w:rsid w:val="00B66BB4"/>
    <w:rsid w:val="00B66F31"/>
    <w:rsid w:val="00B670AD"/>
    <w:rsid w:val="00B67508"/>
    <w:rsid w:val="00B6768F"/>
    <w:rsid w:val="00B6787A"/>
    <w:rsid w:val="00B67C0B"/>
    <w:rsid w:val="00B67C30"/>
    <w:rsid w:val="00B67DF4"/>
    <w:rsid w:val="00B67E18"/>
    <w:rsid w:val="00B7058D"/>
    <w:rsid w:val="00B70864"/>
    <w:rsid w:val="00B709D2"/>
    <w:rsid w:val="00B70DC9"/>
    <w:rsid w:val="00B711EB"/>
    <w:rsid w:val="00B7167F"/>
    <w:rsid w:val="00B71D55"/>
    <w:rsid w:val="00B72431"/>
    <w:rsid w:val="00B7258D"/>
    <w:rsid w:val="00B72772"/>
    <w:rsid w:val="00B72D1E"/>
    <w:rsid w:val="00B72D59"/>
    <w:rsid w:val="00B72E04"/>
    <w:rsid w:val="00B72EF2"/>
    <w:rsid w:val="00B731BD"/>
    <w:rsid w:val="00B7359B"/>
    <w:rsid w:val="00B73627"/>
    <w:rsid w:val="00B73829"/>
    <w:rsid w:val="00B73AC0"/>
    <w:rsid w:val="00B73C5E"/>
    <w:rsid w:val="00B7423A"/>
    <w:rsid w:val="00B74528"/>
    <w:rsid w:val="00B74B31"/>
    <w:rsid w:val="00B74C78"/>
    <w:rsid w:val="00B74D9A"/>
    <w:rsid w:val="00B754B2"/>
    <w:rsid w:val="00B75724"/>
    <w:rsid w:val="00B75E88"/>
    <w:rsid w:val="00B767DA"/>
    <w:rsid w:val="00B7681D"/>
    <w:rsid w:val="00B76B5D"/>
    <w:rsid w:val="00B76B79"/>
    <w:rsid w:val="00B76D78"/>
    <w:rsid w:val="00B76DFD"/>
    <w:rsid w:val="00B774FA"/>
    <w:rsid w:val="00B77A97"/>
    <w:rsid w:val="00B77AC9"/>
    <w:rsid w:val="00B80103"/>
    <w:rsid w:val="00B80359"/>
    <w:rsid w:val="00B81261"/>
    <w:rsid w:val="00B817CB"/>
    <w:rsid w:val="00B81BA0"/>
    <w:rsid w:val="00B81D6C"/>
    <w:rsid w:val="00B81F81"/>
    <w:rsid w:val="00B82089"/>
    <w:rsid w:val="00B824A2"/>
    <w:rsid w:val="00B8283F"/>
    <w:rsid w:val="00B83165"/>
    <w:rsid w:val="00B831A7"/>
    <w:rsid w:val="00B8336E"/>
    <w:rsid w:val="00B833FE"/>
    <w:rsid w:val="00B83618"/>
    <w:rsid w:val="00B836E0"/>
    <w:rsid w:val="00B83ABA"/>
    <w:rsid w:val="00B83F42"/>
    <w:rsid w:val="00B83F98"/>
    <w:rsid w:val="00B8420D"/>
    <w:rsid w:val="00B84785"/>
    <w:rsid w:val="00B848CC"/>
    <w:rsid w:val="00B84AA9"/>
    <w:rsid w:val="00B84C32"/>
    <w:rsid w:val="00B84C5D"/>
    <w:rsid w:val="00B852FA"/>
    <w:rsid w:val="00B85502"/>
    <w:rsid w:val="00B8557A"/>
    <w:rsid w:val="00B8560D"/>
    <w:rsid w:val="00B856B9"/>
    <w:rsid w:val="00B85723"/>
    <w:rsid w:val="00B85920"/>
    <w:rsid w:val="00B85EED"/>
    <w:rsid w:val="00B87438"/>
    <w:rsid w:val="00B87835"/>
    <w:rsid w:val="00B878A7"/>
    <w:rsid w:val="00B878AA"/>
    <w:rsid w:val="00B90011"/>
    <w:rsid w:val="00B90159"/>
    <w:rsid w:val="00B9068F"/>
    <w:rsid w:val="00B907DB"/>
    <w:rsid w:val="00B909E3"/>
    <w:rsid w:val="00B90C48"/>
    <w:rsid w:val="00B90C98"/>
    <w:rsid w:val="00B90CE8"/>
    <w:rsid w:val="00B90CFB"/>
    <w:rsid w:val="00B90E47"/>
    <w:rsid w:val="00B911D7"/>
    <w:rsid w:val="00B9129D"/>
    <w:rsid w:val="00B91494"/>
    <w:rsid w:val="00B915B0"/>
    <w:rsid w:val="00B919DC"/>
    <w:rsid w:val="00B91D21"/>
    <w:rsid w:val="00B91EF9"/>
    <w:rsid w:val="00B91F8B"/>
    <w:rsid w:val="00B92197"/>
    <w:rsid w:val="00B92835"/>
    <w:rsid w:val="00B92CC0"/>
    <w:rsid w:val="00B92DDA"/>
    <w:rsid w:val="00B930D7"/>
    <w:rsid w:val="00B93196"/>
    <w:rsid w:val="00B931A8"/>
    <w:rsid w:val="00B93246"/>
    <w:rsid w:val="00B9343F"/>
    <w:rsid w:val="00B9376B"/>
    <w:rsid w:val="00B939AF"/>
    <w:rsid w:val="00B93BB1"/>
    <w:rsid w:val="00B93CB2"/>
    <w:rsid w:val="00B93CF4"/>
    <w:rsid w:val="00B93D2B"/>
    <w:rsid w:val="00B93DC0"/>
    <w:rsid w:val="00B94584"/>
    <w:rsid w:val="00B945B3"/>
    <w:rsid w:val="00B94648"/>
    <w:rsid w:val="00B94C1E"/>
    <w:rsid w:val="00B9501C"/>
    <w:rsid w:val="00B95171"/>
    <w:rsid w:val="00B95367"/>
    <w:rsid w:val="00B95481"/>
    <w:rsid w:val="00B9566C"/>
    <w:rsid w:val="00B95C36"/>
    <w:rsid w:val="00B95CC6"/>
    <w:rsid w:val="00B95E55"/>
    <w:rsid w:val="00B962F8"/>
    <w:rsid w:val="00B96308"/>
    <w:rsid w:val="00B9638B"/>
    <w:rsid w:val="00B967BB"/>
    <w:rsid w:val="00B967DC"/>
    <w:rsid w:val="00B968D7"/>
    <w:rsid w:val="00B96D93"/>
    <w:rsid w:val="00B96E35"/>
    <w:rsid w:val="00B97218"/>
    <w:rsid w:val="00B972C6"/>
    <w:rsid w:val="00B97394"/>
    <w:rsid w:val="00B97C29"/>
    <w:rsid w:val="00B97F4F"/>
    <w:rsid w:val="00BA0349"/>
    <w:rsid w:val="00BA038E"/>
    <w:rsid w:val="00BA081E"/>
    <w:rsid w:val="00BA0C4F"/>
    <w:rsid w:val="00BA0DFC"/>
    <w:rsid w:val="00BA0F83"/>
    <w:rsid w:val="00BA1446"/>
    <w:rsid w:val="00BA1AD8"/>
    <w:rsid w:val="00BA1B05"/>
    <w:rsid w:val="00BA20CD"/>
    <w:rsid w:val="00BA2289"/>
    <w:rsid w:val="00BA259D"/>
    <w:rsid w:val="00BA2749"/>
    <w:rsid w:val="00BA2ADB"/>
    <w:rsid w:val="00BA2CAE"/>
    <w:rsid w:val="00BA2F4D"/>
    <w:rsid w:val="00BA30E2"/>
    <w:rsid w:val="00BA312A"/>
    <w:rsid w:val="00BA332F"/>
    <w:rsid w:val="00BA398E"/>
    <w:rsid w:val="00BA3BE7"/>
    <w:rsid w:val="00BA4328"/>
    <w:rsid w:val="00BA4397"/>
    <w:rsid w:val="00BA481A"/>
    <w:rsid w:val="00BA4BB3"/>
    <w:rsid w:val="00BA4DFE"/>
    <w:rsid w:val="00BA4F4D"/>
    <w:rsid w:val="00BA4FD2"/>
    <w:rsid w:val="00BA515B"/>
    <w:rsid w:val="00BA5244"/>
    <w:rsid w:val="00BA5450"/>
    <w:rsid w:val="00BA545E"/>
    <w:rsid w:val="00BA555F"/>
    <w:rsid w:val="00BA57FB"/>
    <w:rsid w:val="00BA5935"/>
    <w:rsid w:val="00BA5B24"/>
    <w:rsid w:val="00BA5C22"/>
    <w:rsid w:val="00BA665A"/>
    <w:rsid w:val="00BA6E37"/>
    <w:rsid w:val="00BA6EF3"/>
    <w:rsid w:val="00BA6F1A"/>
    <w:rsid w:val="00BA7060"/>
    <w:rsid w:val="00BA70BB"/>
    <w:rsid w:val="00BA7531"/>
    <w:rsid w:val="00BA7D0F"/>
    <w:rsid w:val="00BA7E53"/>
    <w:rsid w:val="00BB0273"/>
    <w:rsid w:val="00BB0373"/>
    <w:rsid w:val="00BB04BA"/>
    <w:rsid w:val="00BB05CF"/>
    <w:rsid w:val="00BB072C"/>
    <w:rsid w:val="00BB0D7F"/>
    <w:rsid w:val="00BB11A7"/>
    <w:rsid w:val="00BB16AA"/>
    <w:rsid w:val="00BB1815"/>
    <w:rsid w:val="00BB1D7F"/>
    <w:rsid w:val="00BB1DD4"/>
    <w:rsid w:val="00BB2223"/>
    <w:rsid w:val="00BB222F"/>
    <w:rsid w:val="00BB2495"/>
    <w:rsid w:val="00BB2756"/>
    <w:rsid w:val="00BB2ADC"/>
    <w:rsid w:val="00BB2E25"/>
    <w:rsid w:val="00BB34A4"/>
    <w:rsid w:val="00BB34C4"/>
    <w:rsid w:val="00BB38D0"/>
    <w:rsid w:val="00BB3944"/>
    <w:rsid w:val="00BB3C24"/>
    <w:rsid w:val="00BB42C7"/>
    <w:rsid w:val="00BB45A3"/>
    <w:rsid w:val="00BB4792"/>
    <w:rsid w:val="00BB493A"/>
    <w:rsid w:val="00BB4984"/>
    <w:rsid w:val="00BB4A12"/>
    <w:rsid w:val="00BB4A25"/>
    <w:rsid w:val="00BB4CB5"/>
    <w:rsid w:val="00BB507F"/>
    <w:rsid w:val="00BB5249"/>
    <w:rsid w:val="00BB530F"/>
    <w:rsid w:val="00BB54B9"/>
    <w:rsid w:val="00BB5986"/>
    <w:rsid w:val="00BB5D67"/>
    <w:rsid w:val="00BB5E11"/>
    <w:rsid w:val="00BB5FC3"/>
    <w:rsid w:val="00BB6187"/>
    <w:rsid w:val="00BB62DA"/>
    <w:rsid w:val="00BB6368"/>
    <w:rsid w:val="00BB6BD7"/>
    <w:rsid w:val="00BB6ED8"/>
    <w:rsid w:val="00BB6FFD"/>
    <w:rsid w:val="00BB7336"/>
    <w:rsid w:val="00BB78E6"/>
    <w:rsid w:val="00BC0001"/>
    <w:rsid w:val="00BC0016"/>
    <w:rsid w:val="00BC0327"/>
    <w:rsid w:val="00BC03B8"/>
    <w:rsid w:val="00BC03C8"/>
    <w:rsid w:val="00BC0499"/>
    <w:rsid w:val="00BC087A"/>
    <w:rsid w:val="00BC0D1E"/>
    <w:rsid w:val="00BC12EC"/>
    <w:rsid w:val="00BC1670"/>
    <w:rsid w:val="00BC188A"/>
    <w:rsid w:val="00BC18A6"/>
    <w:rsid w:val="00BC18BF"/>
    <w:rsid w:val="00BC1D9A"/>
    <w:rsid w:val="00BC21A6"/>
    <w:rsid w:val="00BC2BC4"/>
    <w:rsid w:val="00BC2CC7"/>
    <w:rsid w:val="00BC2DAF"/>
    <w:rsid w:val="00BC329F"/>
    <w:rsid w:val="00BC3467"/>
    <w:rsid w:val="00BC34E3"/>
    <w:rsid w:val="00BC3A39"/>
    <w:rsid w:val="00BC46D5"/>
    <w:rsid w:val="00BC4944"/>
    <w:rsid w:val="00BC4B05"/>
    <w:rsid w:val="00BC5468"/>
    <w:rsid w:val="00BC54A2"/>
    <w:rsid w:val="00BC5BA7"/>
    <w:rsid w:val="00BC5D95"/>
    <w:rsid w:val="00BC5E94"/>
    <w:rsid w:val="00BC5EC3"/>
    <w:rsid w:val="00BC5ED2"/>
    <w:rsid w:val="00BC5EF2"/>
    <w:rsid w:val="00BC667F"/>
    <w:rsid w:val="00BC696D"/>
    <w:rsid w:val="00BC69A1"/>
    <w:rsid w:val="00BC6A49"/>
    <w:rsid w:val="00BC6B86"/>
    <w:rsid w:val="00BC72D4"/>
    <w:rsid w:val="00BC7923"/>
    <w:rsid w:val="00BC792C"/>
    <w:rsid w:val="00BC79D8"/>
    <w:rsid w:val="00BD00C3"/>
    <w:rsid w:val="00BD02F2"/>
    <w:rsid w:val="00BD0808"/>
    <w:rsid w:val="00BD08D6"/>
    <w:rsid w:val="00BD12BE"/>
    <w:rsid w:val="00BD1506"/>
    <w:rsid w:val="00BD2089"/>
    <w:rsid w:val="00BD2E90"/>
    <w:rsid w:val="00BD345D"/>
    <w:rsid w:val="00BD3693"/>
    <w:rsid w:val="00BD385F"/>
    <w:rsid w:val="00BD3875"/>
    <w:rsid w:val="00BD3CB6"/>
    <w:rsid w:val="00BD4077"/>
    <w:rsid w:val="00BD4141"/>
    <w:rsid w:val="00BD44B5"/>
    <w:rsid w:val="00BD481E"/>
    <w:rsid w:val="00BD4D10"/>
    <w:rsid w:val="00BD4DF2"/>
    <w:rsid w:val="00BD4E47"/>
    <w:rsid w:val="00BD4F46"/>
    <w:rsid w:val="00BD504B"/>
    <w:rsid w:val="00BD528A"/>
    <w:rsid w:val="00BD53DB"/>
    <w:rsid w:val="00BD696C"/>
    <w:rsid w:val="00BD69E0"/>
    <w:rsid w:val="00BD6A08"/>
    <w:rsid w:val="00BD6EEC"/>
    <w:rsid w:val="00BD6FC1"/>
    <w:rsid w:val="00BD6FD7"/>
    <w:rsid w:val="00BD725A"/>
    <w:rsid w:val="00BD7320"/>
    <w:rsid w:val="00BD75B5"/>
    <w:rsid w:val="00BD75F7"/>
    <w:rsid w:val="00BD7789"/>
    <w:rsid w:val="00BD791F"/>
    <w:rsid w:val="00BD797C"/>
    <w:rsid w:val="00BD79B4"/>
    <w:rsid w:val="00BD7A8E"/>
    <w:rsid w:val="00BD7B2F"/>
    <w:rsid w:val="00BD7CE4"/>
    <w:rsid w:val="00BD7D7E"/>
    <w:rsid w:val="00BD7DA6"/>
    <w:rsid w:val="00BD7EF4"/>
    <w:rsid w:val="00BD7F13"/>
    <w:rsid w:val="00BE039F"/>
    <w:rsid w:val="00BE093E"/>
    <w:rsid w:val="00BE0C6A"/>
    <w:rsid w:val="00BE1155"/>
    <w:rsid w:val="00BE151D"/>
    <w:rsid w:val="00BE1606"/>
    <w:rsid w:val="00BE164F"/>
    <w:rsid w:val="00BE16BE"/>
    <w:rsid w:val="00BE179A"/>
    <w:rsid w:val="00BE17F7"/>
    <w:rsid w:val="00BE18D3"/>
    <w:rsid w:val="00BE1F3D"/>
    <w:rsid w:val="00BE1F6F"/>
    <w:rsid w:val="00BE1FB9"/>
    <w:rsid w:val="00BE241F"/>
    <w:rsid w:val="00BE26A7"/>
    <w:rsid w:val="00BE27CF"/>
    <w:rsid w:val="00BE2A05"/>
    <w:rsid w:val="00BE2D8E"/>
    <w:rsid w:val="00BE2E98"/>
    <w:rsid w:val="00BE2F69"/>
    <w:rsid w:val="00BE3081"/>
    <w:rsid w:val="00BE3483"/>
    <w:rsid w:val="00BE380D"/>
    <w:rsid w:val="00BE3DBB"/>
    <w:rsid w:val="00BE3FBF"/>
    <w:rsid w:val="00BE432F"/>
    <w:rsid w:val="00BE4B69"/>
    <w:rsid w:val="00BE4CBB"/>
    <w:rsid w:val="00BE4CC6"/>
    <w:rsid w:val="00BE53CF"/>
    <w:rsid w:val="00BE54D4"/>
    <w:rsid w:val="00BE5AC6"/>
    <w:rsid w:val="00BE5B19"/>
    <w:rsid w:val="00BE5D4F"/>
    <w:rsid w:val="00BE5FB5"/>
    <w:rsid w:val="00BE628C"/>
    <w:rsid w:val="00BE65F4"/>
    <w:rsid w:val="00BE6710"/>
    <w:rsid w:val="00BE69D3"/>
    <w:rsid w:val="00BE6A8B"/>
    <w:rsid w:val="00BE7021"/>
    <w:rsid w:val="00BE70C6"/>
    <w:rsid w:val="00BE7334"/>
    <w:rsid w:val="00BE757E"/>
    <w:rsid w:val="00BE77B9"/>
    <w:rsid w:val="00BE7D58"/>
    <w:rsid w:val="00BE7F78"/>
    <w:rsid w:val="00BE7FA2"/>
    <w:rsid w:val="00BE7FC6"/>
    <w:rsid w:val="00BF0292"/>
    <w:rsid w:val="00BF0588"/>
    <w:rsid w:val="00BF07D9"/>
    <w:rsid w:val="00BF08DC"/>
    <w:rsid w:val="00BF0C27"/>
    <w:rsid w:val="00BF1010"/>
    <w:rsid w:val="00BF11FE"/>
    <w:rsid w:val="00BF124D"/>
    <w:rsid w:val="00BF1882"/>
    <w:rsid w:val="00BF192C"/>
    <w:rsid w:val="00BF1C6C"/>
    <w:rsid w:val="00BF1D20"/>
    <w:rsid w:val="00BF2096"/>
    <w:rsid w:val="00BF2B18"/>
    <w:rsid w:val="00BF2EF8"/>
    <w:rsid w:val="00BF31A9"/>
    <w:rsid w:val="00BF35B0"/>
    <w:rsid w:val="00BF3A25"/>
    <w:rsid w:val="00BF425F"/>
    <w:rsid w:val="00BF4542"/>
    <w:rsid w:val="00BF4F6C"/>
    <w:rsid w:val="00BF52E3"/>
    <w:rsid w:val="00BF5553"/>
    <w:rsid w:val="00BF55AA"/>
    <w:rsid w:val="00BF55EE"/>
    <w:rsid w:val="00BF56DF"/>
    <w:rsid w:val="00BF56E7"/>
    <w:rsid w:val="00BF5847"/>
    <w:rsid w:val="00BF5CDB"/>
    <w:rsid w:val="00BF5F0A"/>
    <w:rsid w:val="00BF6236"/>
    <w:rsid w:val="00BF6759"/>
    <w:rsid w:val="00BF6923"/>
    <w:rsid w:val="00BF6A02"/>
    <w:rsid w:val="00BF6E57"/>
    <w:rsid w:val="00BF7457"/>
    <w:rsid w:val="00BF7699"/>
    <w:rsid w:val="00BF7897"/>
    <w:rsid w:val="00BF7951"/>
    <w:rsid w:val="00BF7A61"/>
    <w:rsid w:val="00BF7CD4"/>
    <w:rsid w:val="00C00314"/>
    <w:rsid w:val="00C006E9"/>
    <w:rsid w:val="00C00AB9"/>
    <w:rsid w:val="00C00AFF"/>
    <w:rsid w:val="00C00B0A"/>
    <w:rsid w:val="00C00CC6"/>
    <w:rsid w:val="00C01388"/>
    <w:rsid w:val="00C016A0"/>
    <w:rsid w:val="00C01FC7"/>
    <w:rsid w:val="00C023E4"/>
    <w:rsid w:val="00C026CF"/>
    <w:rsid w:val="00C028AE"/>
    <w:rsid w:val="00C02AEE"/>
    <w:rsid w:val="00C02BAF"/>
    <w:rsid w:val="00C02C05"/>
    <w:rsid w:val="00C030BB"/>
    <w:rsid w:val="00C031A6"/>
    <w:rsid w:val="00C03254"/>
    <w:rsid w:val="00C0360E"/>
    <w:rsid w:val="00C039CA"/>
    <w:rsid w:val="00C03AD8"/>
    <w:rsid w:val="00C03B80"/>
    <w:rsid w:val="00C03CC6"/>
    <w:rsid w:val="00C03DA0"/>
    <w:rsid w:val="00C03F61"/>
    <w:rsid w:val="00C0410B"/>
    <w:rsid w:val="00C0436F"/>
    <w:rsid w:val="00C04671"/>
    <w:rsid w:val="00C046B2"/>
    <w:rsid w:val="00C0476E"/>
    <w:rsid w:val="00C048C6"/>
    <w:rsid w:val="00C04CB8"/>
    <w:rsid w:val="00C04CBF"/>
    <w:rsid w:val="00C04E85"/>
    <w:rsid w:val="00C04FFB"/>
    <w:rsid w:val="00C055F9"/>
    <w:rsid w:val="00C05AE0"/>
    <w:rsid w:val="00C05BD8"/>
    <w:rsid w:val="00C05DB5"/>
    <w:rsid w:val="00C061D0"/>
    <w:rsid w:val="00C06393"/>
    <w:rsid w:val="00C0664C"/>
    <w:rsid w:val="00C068A9"/>
    <w:rsid w:val="00C069F7"/>
    <w:rsid w:val="00C06E6E"/>
    <w:rsid w:val="00C07021"/>
    <w:rsid w:val="00C07022"/>
    <w:rsid w:val="00C0714C"/>
    <w:rsid w:val="00C0716E"/>
    <w:rsid w:val="00C07196"/>
    <w:rsid w:val="00C072AA"/>
    <w:rsid w:val="00C074B0"/>
    <w:rsid w:val="00C07591"/>
    <w:rsid w:val="00C10006"/>
    <w:rsid w:val="00C10533"/>
    <w:rsid w:val="00C10935"/>
    <w:rsid w:val="00C10A9F"/>
    <w:rsid w:val="00C10CA2"/>
    <w:rsid w:val="00C113BC"/>
    <w:rsid w:val="00C11782"/>
    <w:rsid w:val="00C1178F"/>
    <w:rsid w:val="00C11BC4"/>
    <w:rsid w:val="00C11CBA"/>
    <w:rsid w:val="00C11DAB"/>
    <w:rsid w:val="00C12643"/>
    <w:rsid w:val="00C12666"/>
    <w:rsid w:val="00C128EA"/>
    <w:rsid w:val="00C12C13"/>
    <w:rsid w:val="00C12DEC"/>
    <w:rsid w:val="00C12E72"/>
    <w:rsid w:val="00C1364C"/>
    <w:rsid w:val="00C136A0"/>
    <w:rsid w:val="00C13ACF"/>
    <w:rsid w:val="00C13B9A"/>
    <w:rsid w:val="00C13C26"/>
    <w:rsid w:val="00C13FF3"/>
    <w:rsid w:val="00C14057"/>
    <w:rsid w:val="00C140E1"/>
    <w:rsid w:val="00C141AD"/>
    <w:rsid w:val="00C146C3"/>
    <w:rsid w:val="00C14889"/>
    <w:rsid w:val="00C149A7"/>
    <w:rsid w:val="00C14D4F"/>
    <w:rsid w:val="00C14F1D"/>
    <w:rsid w:val="00C150BE"/>
    <w:rsid w:val="00C153C1"/>
    <w:rsid w:val="00C15A33"/>
    <w:rsid w:val="00C15E9D"/>
    <w:rsid w:val="00C161E7"/>
    <w:rsid w:val="00C1624E"/>
    <w:rsid w:val="00C16368"/>
    <w:rsid w:val="00C163F6"/>
    <w:rsid w:val="00C16485"/>
    <w:rsid w:val="00C16684"/>
    <w:rsid w:val="00C16A22"/>
    <w:rsid w:val="00C16A9D"/>
    <w:rsid w:val="00C16D19"/>
    <w:rsid w:val="00C16E5A"/>
    <w:rsid w:val="00C1734F"/>
    <w:rsid w:val="00C179D0"/>
    <w:rsid w:val="00C17D21"/>
    <w:rsid w:val="00C17EBD"/>
    <w:rsid w:val="00C17EEA"/>
    <w:rsid w:val="00C17FB7"/>
    <w:rsid w:val="00C201F1"/>
    <w:rsid w:val="00C206C8"/>
    <w:rsid w:val="00C206F7"/>
    <w:rsid w:val="00C20A70"/>
    <w:rsid w:val="00C20E50"/>
    <w:rsid w:val="00C2138F"/>
    <w:rsid w:val="00C213A1"/>
    <w:rsid w:val="00C21632"/>
    <w:rsid w:val="00C222E6"/>
    <w:rsid w:val="00C22368"/>
    <w:rsid w:val="00C224F3"/>
    <w:rsid w:val="00C22797"/>
    <w:rsid w:val="00C22CE2"/>
    <w:rsid w:val="00C22E72"/>
    <w:rsid w:val="00C235C5"/>
    <w:rsid w:val="00C23656"/>
    <w:rsid w:val="00C2379E"/>
    <w:rsid w:val="00C23873"/>
    <w:rsid w:val="00C2448C"/>
    <w:rsid w:val="00C244FF"/>
    <w:rsid w:val="00C2462C"/>
    <w:rsid w:val="00C24730"/>
    <w:rsid w:val="00C248FF"/>
    <w:rsid w:val="00C24946"/>
    <w:rsid w:val="00C24AE5"/>
    <w:rsid w:val="00C24DC1"/>
    <w:rsid w:val="00C24ED5"/>
    <w:rsid w:val="00C24EDC"/>
    <w:rsid w:val="00C24F27"/>
    <w:rsid w:val="00C24FC3"/>
    <w:rsid w:val="00C255DA"/>
    <w:rsid w:val="00C2560B"/>
    <w:rsid w:val="00C25838"/>
    <w:rsid w:val="00C25A24"/>
    <w:rsid w:val="00C25A32"/>
    <w:rsid w:val="00C26542"/>
    <w:rsid w:val="00C26CE3"/>
    <w:rsid w:val="00C26E68"/>
    <w:rsid w:val="00C27109"/>
    <w:rsid w:val="00C27285"/>
    <w:rsid w:val="00C2728F"/>
    <w:rsid w:val="00C272F2"/>
    <w:rsid w:val="00C27670"/>
    <w:rsid w:val="00C27A55"/>
    <w:rsid w:val="00C27BAD"/>
    <w:rsid w:val="00C30A1F"/>
    <w:rsid w:val="00C31369"/>
    <w:rsid w:val="00C3168A"/>
    <w:rsid w:val="00C31690"/>
    <w:rsid w:val="00C31727"/>
    <w:rsid w:val="00C319B9"/>
    <w:rsid w:val="00C31B58"/>
    <w:rsid w:val="00C31B9B"/>
    <w:rsid w:val="00C32491"/>
    <w:rsid w:val="00C32495"/>
    <w:rsid w:val="00C32843"/>
    <w:rsid w:val="00C329DB"/>
    <w:rsid w:val="00C32AD2"/>
    <w:rsid w:val="00C331BE"/>
    <w:rsid w:val="00C33630"/>
    <w:rsid w:val="00C336D7"/>
    <w:rsid w:val="00C337FD"/>
    <w:rsid w:val="00C3392D"/>
    <w:rsid w:val="00C33B19"/>
    <w:rsid w:val="00C33DD1"/>
    <w:rsid w:val="00C33DF9"/>
    <w:rsid w:val="00C34049"/>
    <w:rsid w:val="00C345C0"/>
    <w:rsid w:val="00C34DE2"/>
    <w:rsid w:val="00C34EF1"/>
    <w:rsid w:val="00C34F6A"/>
    <w:rsid w:val="00C3506F"/>
    <w:rsid w:val="00C3545D"/>
    <w:rsid w:val="00C35512"/>
    <w:rsid w:val="00C35B55"/>
    <w:rsid w:val="00C36365"/>
    <w:rsid w:val="00C3670D"/>
    <w:rsid w:val="00C36904"/>
    <w:rsid w:val="00C36C85"/>
    <w:rsid w:val="00C36DB3"/>
    <w:rsid w:val="00C37011"/>
    <w:rsid w:val="00C3733B"/>
    <w:rsid w:val="00C37468"/>
    <w:rsid w:val="00C37D97"/>
    <w:rsid w:val="00C37EC0"/>
    <w:rsid w:val="00C37FCD"/>
    <w:rsid w:val="00C403E0"/>
    <w:rsid w:val="00C4091B"/>
    <w:rsid w:val="00C40AE5"/>
    <w:rsid w:val="00C40B99"/>
    <w:rsid w:val="00C40E88"/>
    <w:rsid w:val="00C411DE"/>
    <w:rsid w:val="00C41717"/>
    <w:rsid w:val="00C41E20"/>
    <w:rsid w:val="00C420F3"/>
    <w:rsid w:val="00C421CB"/>
    <w:rsid w:val="00C422F6"/>
    <w:rsid w:val="00C423CB"/>
    <w:rsid w:val="00C429B6"/>
    <w:rsid w:val="00C42D22"/>
    <w:rsid w:val="00C42D7D"/>
    <w:rsid w:val="00C43168"/>
    <w:rsid w:val="00C4337C"/>
    <w:rsid w:val="00C434CF"/>
    <w:rsid w:val="00C43B0B"/>
    <w:rsid w:val="00C43E76"/>
    <w:rsid w:val="00C4437D"/>
    <w:rsid w:val="00C443AC"/>
    <w:rsid w:val="00C44724"/>
    <w:rsid w:val="00C44805"/>
    <w:rsid w:val="00C44868"/>
    <w:rsid w:val="00C449AA"/>
    <w:rsid w:val="00C449E3"/>
    <w:rsid w:val="00C44CDA"/>
    <w:rsid w:val="00C44EE4"/>
    <w:rsid w:val="00C452B7"/>
    <w:rsid w:val="00C454C7"/>
    <w:rsid w:val="00C455A7"/>
    <w:rsid w:val="00C456C6"/>
    <w:rsid w:val="00C45994"/>
    <w:rsid w:val="00C45B2E"/>
    <w:rsid w:val="00C45B31"/>
    <w:rsid w:val="00C45BBD"/>
    <w:rsid w:val="00C45C3D"/>
    <w:rsid w:val="00C46058"/>
    <w:rsid w:val="00C46085"/>
    <w:rsid w:val="00C46086"/>
    <w:rsid w:val="00C46316"/>
    <w:rsid w:val="00C467BC"/>
    <w:rsid w:val="00C4692F"/>
    <w:rsid w:val="00C46970"/>
    <w:rsid w:val="00C46A0E"/>
    <w:rsid w:val="00C46D95"/>
    <w:rsid w:val="00C46DF9"/>
    <w:rsid w:val="00C4721A"/>
    <w:rsid w:val="00C47BA9"/>
    <w:rsid w:val="00C47DFA"/>
    <w:rsid w:val="00C47E9A"/>
    <w:rsid w:val="00C47FD2"/>
    <w:rsid w:val="00C5005C"/>
    <w:rsid w:val="00C50178"/>
    <w:rsid w:val="00C50667"/>
    <w:rsid w:val="00C50934"/>
    <w:rsid w:val="00C50967"/>
    <w:rsid w:val="00C50AB4"/>
    <w:rsid w:val="00C50D2D"/>
    <w:rsid w:val="00C50F23"/>
    <w:rsid w:val="00C50FC7"/>
    <w:rsid w:val="00C51291"/>
    <w:rsid w:val="00C514EF"/>
    <w:rsid w:val="00C514F3"/>
    <w:rsid w:val="00C5158E"/>
    <w:rsid w:val="00C515A7"/>
    <w:rsid w:val="00C5195A"/>
    <w:rsid w:val="00C51D00"/>
    <w:rsid w:val="00C52539"/>
    <w:rsid w:val="00C52669"/>
    <w:rsid w:val="00C52C7E"/>
    <w:rsid w:val="00C52D38"/>
    <w:rsid w:val="00C52D39"/>
    <w:rsid w:val="00C52FEB"/>
    <w:rsid w:val="00C531DE"/>
    <w:rsid w:val="00C53419"/>
    <w:rsid w:val="00C53536"/>
    <w:rsid w:val="00C5395C"/>
    <w:rsid w:val="00C53DD9"/>
    <w:rsid w:val="00C54000"/>
    <w:rsid w:val="00C54288"/>
    <w:rsid w:val="00C543FB"/>
    <w:rsid w:val="00C54592"/>
    <w:rsid w:val="00C549B4"/>
    <w:rsid w:val="00C54D3F"/>
    <w:rsid w:val="00C5532D"/>
    <w:rsid w:val="00C5554D"/>
    <w:rsid w:val="00C557B4"/>
    <w:rsid w:val="00C5596A"/>
    <w:rsid w:val="00C559F5"/>
    <w:rsid w:val="00C55B92"/>
    <w:rsid w:val="00C55B96"/>
    <w:rsid w:val="00C55FC7"/>
    <w:rsid w:val="00C565B9"/>
    <w:rsid w:val="00C56C8B"/>
    <w:rsid w:val="00C56EC1"/>
    <w:rsid w:val="00C5712D"/>
    <w:rsid w:val="00C57431"/>
    <w:rsid w:val="00C5797A"/>
    <w:rsid w:val="00C57B8E"/>
    <w:rsid w:val="00C60077"/>
    <w:rsid w:val="00C603BA"/>
    <w:rsid w:val="00C60768"/>
    <w:rsid w:val="00C60AB3"/>
    <w:rsid w:val="00C60B44"/>
    <w:rsid w:val="00C60CD3"/>
    <w:rsid w:val="00C60E83"/>
    <w:rsid w:val="00C60F4F"/>
    <w:rsid w:val="00C60F97"/>
    <w:rsid w:val="00C61BE8"/>
    <w:rsid w:val="00C61F04"/>
    <w:rsid w:val="00C625DF"/>
    <w:rsid w:val="00C62B62"/>
    <w:rsid w:val="00C6311C"/>
    <w:rsid w:val="00C63ADC"/>
    <w:rsid w:val="00C6434E"/>
    <w:rsid w:val="00C64398"/>
    <w:rsid w:val="00C64404"/>
    <w:rsid w:val="00C6448A"/>
    <w:rsid w:val="00C64772"/>
    <w:rsid w:val="00C6493A"/>
    <w:rsid w:val="00C65128"/>
    <w:rsid w:val="00C65146"/>
    <w:rsid w:val="00C65537"/>
    <w:rsid w:val="00C6558D"/>
    <w:rsid w:val="00C656EF"/>
    <w:rsid w:val="00C6570D"/>
    <w:rsid w:val="00C657E1"/>
    <w:rsid w:val="00C658A5"/>
    <w:rsid w:val="00C65C1E"/>
    <w:rsid w:val="00C664B1"/>
    <w:rsid w:val="00C669AE"/>
    <w:rsid w:val="00C66F13"/>
    <w:rsid w:val="00C67648"/>
    <w:rsid w:val="00C67A81"/>
    <w:rsid w:val="00C67CA0"/>
    <w:rsid w:val="00C67DA9"/>
    <w:rsid w:val="00C70549"/>
    <w:rsid w:val="00C70B6B"/>
    <w:rsid w:val="00C70BF6"/>
    <w:rsid w:val="00C70FEF"/>
    <w:rsid w:val="00C71092"/>
    <w:rsid w:val="00C714A1"/>
    <w:rsid w:val="00C714B4"/>
    <w:rsid w:val="00C71508"/>
    <w:rsid w:val="00C7158E"/>
    <w:rsid w:val="00C71617"/>
    <w:rsid w:val="00C71A75"/>
    <w:rsid w:val="00C71EEE"/>
    <w:rsid w:val="00C71FF6"/>
    <w:rsid w:val="00C72094"/>
    <w:rsid w:val="00C72111"/>
    <w:rsid w:val="00C72465"/>
    <w:rsid w:val="00C724B8"/>
    <w:rsid w:val="00C72583"/>
    <w:rsid w:val="00C725CC"/>
    <w:rsid w:val="00C7271B"/>
    <w:rsid w:val="00C72B45"/>
    <w:rsid w:val="00C72E89"/>
    <w:rsid w:val="00C7323D"/>
    <w:rsid w:val="00C733D5"/>
    <w:rsid w:val="00C7348F"/>
    <w:rsid w:val="00C735ED"/>
    <w:rsid w:val="00C73D6D"/>
    <w:rsid w:val="00C73EE0"/>
    <w:rsid w:val="00C73F76"/>
    <w:rsid w:val="00C740F9"/>
    <w:rsid w:val="00C7420C"/>
    <w:rsid w:val="00C7440C"/>
    <w:rsid w:val="00C748E1"/>
    <w:rsid w:val="00C74BBB"/>
    <w:rsid w:val="00C74BCC"/>
    <w:rsid w:val="00C74E02"/>
    <w:rsid w:val="00C7500F"/>
    <w:rsid w:val="00C75245"/>
    <w:rsid w:val="00C75477"/>
    <w:rsid w:val="00C754B2"/>
    <w:rsid w:val="00C7564E"/>
    <w:rsid w:val="00C75C9C"/>
    <w:rsid w:val="00C75FE3"/>
    <w:rsid w:val="00C76342"/>
    <w:rsid w:val="00C76663"/>
    <w:rsid w:val="00C767BE"/>
    <w:rsid w:val="00C769BF"/>
    <w:rsid w:val="00C76BB8"/>
    <w:rsid w:val="00C76BD3"/>
    <w:rsid w:val="00C76EA5"/>
    <w:rsid w:val="00C770D1"/>
    <w:rsid w:val="00C77706"/>
    <w:rsid w:val="00C7784D"/>
    <w:rsid w:val="00C77D04"/>
    <w:rsid w:val="00C800F4"/>
    <w:rsid w:val="00C8016A"/>
    <w:rsid w:val="00C80257"/>
    <w:rsid w:val="00C802BA"/>
    <w:rsid w:val="00C80A12"/>
    <w:rsid w:val="00C80B89"/>
    <w:rsid w:val="00C81431"/>
    <w:rsid w:val="00C81A1E"/>
    <w:rsid w:val="00C823BF"/>
    <w:rsid w:val="00C826FC"/>
    <w:rsid w:val="00C82A97"/>
    <w:rsid w:val="00C82DA7"/>
    <w:rsid w:val="00C82FC2"/>
    <w:rsid w:val="00C838C4"/>
    <w:rsid w:val="00C839A7"/>
    <w:rsid w:val="00C83A48"/>
    <w:rsid w:val="00C83AA0"/>
    <w:rsid w:val="00C83E59"/>
    <w:rsid w:val="00C840A4"/>
    <w:rsid w:val="00C842D5"/>
    <w:rsid w:val="00C84839"/>
    <w:rsid w:val="00C849AB"/>
    <w:rsid w:val="00C84C0F"/>
    <w:rsid w:val="00C851F3"/>
    <w:rsid w:val="00C85677"/>
    <w:rsid w:val="00C85AB5"/>
    <w:rsid w:val="00C85D0C"/>
    <w:rsid w:val="00C85DC1"/>
    <w:rsid w:val="00C86225"/>
    <w:rsid w:val="00C862E4"/>
    <w:rsid w:val="00C8641C"/>
    <w:rsid w:val="00C86446"/>
    <w:rsid w:val="00C86710"/>
    <w:rsid w:val="00C8695B"/>
    <w:rsid w:val="00C86A12"/>
    <w:rsid w:val="00C86C79"/>
    <w:rsid w:val="00C871F9"/>
    <w:rsid w:val="00C87280"/>
    <w:rsid w:val="00C8754D"/>
    <w:rsid w:val="00C87989"/>
    <w:rsid w:val="00C87BB7"/>
    <w:rsid w:val="00C90700"/>
    <w:rsid w:val="00C90999"/>
    <w:rsid w:val="00C90E06"/>
    <w:rsid w:val="00C90E1F"/>
    <w:rsid w:val="00C915D9"/>
    <w:rsid w:val="00C9167A"/>
    <w:rsid w:val="00C918BD"/>
    <w:rsid w:val="00C91BC3"/>
    <w:rsid w:val="00C91C80"/>
    <w:rsid w:val="00C91E55"/>
    <w:rsid w:val="00C91E8B"/>
    <w:rsid w:val="00C924CB"/>
    <w:rsid w:val="00C92B34"/>
    <w:rsid w:val="00C92D09"/>
    <w:rsid w:val="00C93174"/>
    <w:rsid w:val="00C933DF"/>
    <w:rsid w:val="00C9385F"/>
    <w:rsid w:val="00C9389B"/>
    <w:rsid w:val="00C93EF4"/>
    <w:rsid w:val="00C9407C"/>
    <w:rsid w:val="00C94092"/>
    <w:rsid w:val="00C9420A"/>
    <w:rsid w:val="00C94861"/>
    <w:rsid w:val="00C94902"/>
    <w:rsid w:val="00C94D03"/>
    <w:rsid w:val="00C94E3F"/>
    <w:rsid w:val="00C953BE"/>
    <w:rsid w:val="00C95513"/>
    <w:rsid w:val="00C957D3"/>
    <w:rsid w:val="00C95945"/>
    <w:rsid w:val="00C963F8"/>
    <w:rsid w:val="00C9658B"/>
    <w:rsid w:val="00C9659C"/>
    <w:rsid w:val="00C96620"/>
    <w:rsid w:val="00C9673F"/>
    <w:rsid w:val="00C967BC"/>
    <w:rsid w:val="00C96B74"/>
    <w:rsid w:val="00C96B82"/>
    <w:rsid w:val="00C96FED"/>
    <w:rsid w:val="00C97302"/>
    <w:rsid w:val="00C97344"/>
    <w:rsid w:val="00C9738E"/>
    <w:rsid w:val="00C97947"/>
    <w:rsid w:val="00C979C5"/>
    <w:rsid w:val="00C97A92"/>
    <w:rsid w:val="00C97E45"/>
    <w:rsid w:val="00C97EFF"/>
    <w:rsid w:val="00C97FA5"/>
    <w:rsid w:val="00CA0546"/>
    <w:rsid w:val="00CA0640"/>
    <w:rsid w:val="00CA0A3C"/>
    <w:rsid w:val="00CA0BBB"/>
    <w:rsid w:val="00CA0CAA"/>
    <w:rsid w:val="00CA0CBD"/>
    <w:rsid w:val="00CA0FB0"/>
    <w:rsid w:val="00CA1265"/>
    <w:rsid w:val="00CA134D"/>
    <w:rsid w:val="00CA1437"/>
    <w:rsid w:val="00CA1642"/>
    <w:rsid w:val="00CA1764"/>
    <w:rsid w:val="00CA180D"/>
    <w:rsid w:val="00CA1991"/>
    <w:rsid w:val="00CA1B88"/>
    <w:rsid w:val="00CA1BF3"/>
    <w:rsid w:val="00CA1E4F"/>
    <w:rsid w:val="00CA2032"/>
    <w:rsid w:val="00CA2110"/>
    <w:rsid w:val="00CA2171"/>
    <w:rsid w:val="00CA21BD"/>
    <w:rsid w:val="00CA22F9"/>
    <w:rsid w:val="00CA24F0"/>
    <w:rsid w:val="00CA2506"/>
    <w:rsid w:val="00CA2732"/>
    <w:rsid w:val="00CA2790"/>
    <w:rsid w:val="00CA29BF"/>
    <w:rsid w:val="00CA2A0C"/>
    <w:rsid w:val="00CA2F0E"/>
    <w:rsid w:val="00CA3068"/>
    <w:rsid w:val="00CA37A0"/>
    <w:rsid w:val="00CA37BD"/>
    <w:rsid w:val="00CA37CB"/>
    <w:rsid w:val="00CA3A87"/>
    <w:rsid w:val="00CA3CFA"/>
    <w:rsid w:val="00CA3D84"/>
    <w:rsid w:val="00CA3F7D"/>
    <w:rsid w:val="00CA46BB"/>
    <w:rsid w:val="00CA46FD"/>
    <w:rsid w:val="00CA489F"/>
    <w:rsid w:val="00CA496E"/>
    <w:rsid w:val="00CA4A65"/>
    <w:rsid w:val="00CA4AD5"/>
    <w:rsid w:val="00CA4C92"/>
    <w:rsid w:val="00CA4CB1"/>
    <w:rsid w:val="00CA4F78"/>
    <w:rsid w:val="00CA51B1"/>
    <w:rsid w:val="00CA5385"/>
    <w:rsid w:val="00CA53B9"/>
    <w:rsid w:val="00CA55EE"/>
    <w:rsid w:val="00CA5856"/>
    <w:rsid w:val="00CA58D2"/>
    <w:rsid w:val="00CA74F0"/>
    <w:rsid w:val="00CA75FD"/>
    <w:rsid w:val="00CA764E"/>
    <w:rsid w:val="00CA77C7"/>
    <w:rsid w:val="00CA7CB5"/>
    <w:rsid w:val="00CA7CB7"/>
    <w:rsid w:val="00CA7D49"/>
    <w:rsid w:val="00CB03DD"/>
    <w:rsid w:val="00CB06AB"/>
    <w:rsid w:val="00CB0716"/>
    <w:rsid w:val="00CB0B04"/>
    <w:rsid w:val="00CB0B33"/>
    <w:rsid w:val="00CB0CC2"/>
    <w:rsid w:val="00CB112B"/>
    <w:rsid w:val="00CB124C"/>
    <w:rsid w:val="00CB16F0"/>
    <w:rsid w:val="00CB231B"/>
    <w:rsid w:val="00CB252D"/>
    <w:rsid w:val="00CB292C"/>
    <w:rsid w:val="00CB2B9D"/>
    <w:rsid w:val="00CB2D73"/>
    <w:rsid w:val="00CB2F78"/>
    <w:rsid w:val="00CB3039"/>
    <w:rsid w:val="00CB30B1"/>
    <w:rsid w:val="00CB32CC"/>
    <w:rsid w:val="00CB389A"/>
    <w:rsid w:val="00CB3B2A"/>
    <w:rsid w:val="00CB3BC8"/>
    <w:rsid w:val="00CB42EA"/>
    <w:rsid w:val="00CB4541"/>
    <w:rsid w:val="00CB4810"/>
    <w:rsid w:val="00CB497D"/>
    <w:rsid w:val="00CB4A2B"/>
    <w:rsid w:val="00CB4B05"/>
    <w:rsid w:val="00CB4C6D"/>
    <w:rsid w:val="00CB4F41"/>
    <w:rsid w:val="00CB5026"/>
    <w:rsid w:val="00CB55A7"/>
    <w:rsid w:val="00CB5712"/>
    <w:rsid w:val="00CB5847"/>
    <w:rsid w:val="00CB6058"/>
    <w:rsid w:val="00CB6283"/>
    <w:rsid w:val="00CB6377"/>
    <w:rsid w:val="00CB64CE"/>
    <w:rsid w:val="00CB65DF"/>
    <w:rsid w:val="00CB6E40"/>
    <w:rsid w:val="00CB7593"/>
    <w:rsid w:val="00CB78BB"/>
    <w:rsid w:val="00CB79D4"/>
    <w:rsid w:val="00CB7BA4"/>
    <w:rsid w:val="00CC05F2"/>
    <w:rsid w:val="00CC077F"/>
    <w:rsid w:val="00CC0914"/>
    <w:rsid w:val="00CC0A76"/>
    <w:rsid w:val="00CC0AC9"/>
    <w:rsid w:val="00CC0ACF"/>
    <w:rsid w:val="00CC0CC1"/>
    <w:rsid w:val="00CC0E50"/>
    <w:rsid w:val="00CC0FF3"/>
    <w:rsid w:val="00CC112B"/>
    <w:rsid w:val="00CC1553"/>
    <w:rsid w:val="00CC19AA"/>
    <w:rsid w:val="00CC24AE"/>
    <w:rsid w:val="00CC297D"/>
    <w:rsid w:val="00CC2B02"/>
    <w:rsid w:val="00CC2DF1"/>
    <w:rsid w:val="00CC30AC"/>
    <w:rsid w:val="00CC314A"/>
    <w:rsid w:val="00CC34D5"/>
    <w:rsid w:val="00CC38E9"/>
    <w:rsid w:val="00CC3945"/>
    <w:rsid w:val="00CC3ABE"/>
    <w:rsid w:val="00CC3B03"/>
    <w:rsid w:val="00CC400A"/>
    <w:rsid w:val="00CC4309"/>
    <w:rsid w:val="00CC4548"/>
    <w:rsid w:val="00CC45CE"/>
    <w:rsid w:val="00CC48F1"/>
    <w:rsid w:val="00CC4D17"/>
    <w:rsid w:val="00CC4F02"/>
    <w:rsid w:val="00CC4F11"/>
    <w:rsid w:val="00CC5163"/>
    <w:rsid w:val="00CC56BE"/>
    <w:rsid w:val="00CC57AF"/>
    <w:rsid w:val="00CC5A18"/>
    <w:rsid w:val="00CC5AA9"/>
    <w:rsid w:val="00CC5B87"/>
    <w:rsid w:val="00CC5E57"/>
    <w:rsid w:val="00CC5FE7"/>
    <w:rsid w:val="00CC6098"/>
    <w:rsid w:val="00CC64F5"/>
    <w:rsid w:val="00CC6679"/>
    <w:rsid w:val="00CC690F"/>
    <w:rsid w:val="00CC6A0A"/>
    <w:rsid w:val="00CC6DD6"/>
    <w:rsid w:val="00CC6DFE"/>
    <w:rsid w:val="00CC70A5"/>
    <w:rsid w:val="00CC7593"/>
    <w:rsid w:val="00CC7CD4"/>
    <w:rsid w:val="00CD003C"/>
    <w:rsid w:val="00CD0126"/>
    <w:rsid w:val="00CD0A67"/>
    <w:rsid w:val="00CD1319"/>
    <w:rsid w:val="00CD1583"/>
    <w:rsid w:val="00CD1800"/>
    <w:rsid w:val="00CD1A15"/>
    <w:rsid w:val="00CD1B7C"/>
    <w:rsid w:val="00CD1E67"/>
    <w:rsid w:val="00CD2426"/>
    <w:rsid w:val="00CD2683"/>
    <w:rsid w:val="00CD3072"/>
    <w:rsid w:val="00CD3157"/>
    <w:rsid w:val="00CD3467"/>
    <w:rsid w:val="00CD3468"/>
    <w:rsid w:val="00CD3644"/>
    <w:rsid w:val="00CD3716"/>
    <w:rsid w:val="00CD419B"/>
    <w:rsid w:val="00CD451B"/>
    <w:rsid w:val="00CD4724"/>
    <w:rsid w:val="00CD484A"/>
    <w:rsid w:val="00CD4CC6"/>
    <w:rsid w:val="00CD4F3D"/>
    <w:rsid w:val="00CD4FD9"/>
    <w:rsid w:val="00CD5071"/>
    <w:rsid w:val="00CD5563"/>
    <w:rsid w:val="00CD5706"/>
    <w:rsid w:val="00CD586C"/>
    <w:rsid w:val="00CD5945"/>
    <w:rsid w:val="00CD59EB"/>
    <w:rsid w:val="00CD5E22"/>
    <w:rsid w:val="00CD5E60"/>
    <w:rsid w:val="00CD5E62"/>
    <w:rsid w:val="00CD5E66"/>
    <w:rsid w:val="00CD5F0A"/>
    <w:rsid w:val="00CD672A"/>
    <w:rsid w:val="00CD6757"/>
    <w:rsid w:val="00CD681B"/>
    <w:rsid w:val="00CD682B"/>
    <w:rsid w:val="00CD6A77"/>
    <w:rsid w:val="00CD6C10"/>
    <w:rsid w:val="00CD6E4F"/>
    <w:rsid w:val="00CD744F"/>
    <w:rsid w:val="00CD7490"/>
    <w:rsid w:val="00CD75B2"/>
    <w:rsid w:val="00CD77AF"/>
    <w:rsid w:val="00CD7A2C"/>
    <w:rsid w:val="00CD7E49"/>
    <w:rsid w:val="00CD7F9C"/>
    <w:rsid w:val="00CE0116"/>
    <w:rsid w:val="00CE0176"/>
    <w:rsid w:val="00CE0E0A"/>
    <w:rsid w:val="00CE13CE"/>
    <w:rsid w:val="00CE1A6D"/>
    <w:rsid w:val="00CE1AC4"/>
    <w:rsid w:val="00CE1C3A"/>
    <w:rsid w:val="00CE1E72"/>
    <w:rsid w:val="00CE1EC3"/>
    <w:rsid w:val="00CE1FEE"/>
    <w:rsid w:val="00CE21EA"/>
    <w:rsid w:val="00CE27B5"/>
    <w:rsid w:val="00CE2C48"/>
    <w:rsid w:val="00CE2C88"/>
    <w:rsid w:val="00CE2FB9"/>
    <w:rsid w:val="00CE3097"/>
    <w:rsid w:val="00CE33C4"/>
    <w:rsid w:val="00CE3621"/>
    <w:rsid w:val="00CE3922"/>
    <w:rsid w:val="00CE3976"/>
    <w:rsid w:val="00CE39CD"/>
    <w:rsid w:val="00CE3C4A"/>
    <w:rsid w:val="00CE3F31"/>
    <w:rsid w:val="00CE44CE"/>
    <w:rsid w:val="00CE4585"/>
    <w:rsid w:val="00CE47BC"/>
    <w:rsid w:val="00CE4B02"/>
    <w:rsid w:val="00CE4BD8"/>
    <w:rsid w:val="00CE4D1C"/>
    <w:rsid w:val="00CE500C"/>
    <w:rsid w:val="00CE51D0"/>
    <w:rsid w:val="00CE532D"/>
    <w:rsid w:val="00CE548C"/>
    <w:rsid w:val="00CE581D"/>
    <w:rsid w:val="00CE592A"/>
    <w:rsid w:val="00CE5944"/>
    <w:rsid w:val="00CE5C4D"/>
    <w:rsid w:val="00CE5E52"/>
    <w:rsid w:val="00CE62AF"/>
    <w:rsid w:val="00CE6682"/>
    <w:rsid w:val="00CE66BA"/>
    <w:rsid w:val="00CE67D4"/>
    <w:rsid w:val="00CE67E6"/>
    <w:rsid w:val="00CE6DB4"/>
    <w:rsid w:val="00CE6E29"/>
    <w:rsid w:val="00CE703B"/>
    <w:rsid w:val="00CE70FE"/>
    <w:rsid w:val="00CE72CA"/>
    <w:rsid w:val="00CE733B"/>
    <w:rsid w:val="00CE7831"/>
    <w:rsid w:val="00CE7AA4"/>
    <w:rsid w:val="00CE7EEB"/>
    <w:rsid w:val="00CE7F4F"/>
    <w:rsid w:val="00CF0069"/>
    <w:rsid w:val="00CF0167"/>
    <w:rsid w:val="00CF0431"/>
    <w:rsid w:val="00CF0AF2"/>
    <w:rsid w:val="00CF12E0"/>
    <w:rsid w:val="00CF1300"/>
    <w:rsid w:val="00CF1642"/>
    <w:rsid w:val="00CF18A6"/>
    <w:rsid w:val="00CF1F61"/>
    <w:rsid w:val="00CF217F"/>
    <w:rsid w:val="00CF234F"/>
    <w:rsid w:val="00CF26D4"/>
    <w:rsid w:val="00CF2D46"/>
    <w:rsid w:val="00CF2DDB"/>
    <w:rsid w:val="00CF2E04"/>
    <w:rsid w:val="00CF3134"/>
    <w:rsid w:val="00CF34EE"/>
    <w:rsid w:val="00CF37F8"/>
    <w:rsid w:val="00CF3A41"/>
    <w:rsid w:val="00CF3B46"/>
    <w:rsid w:val="00CF3CA8"/>
    <w:rsid w:val="00CF3DB4"/>
    <w:rsid w:val="00CF3F1A"/>
    <w:rsid w:val="00CF3FA7"/>
    <w:rsid w:val="00CF40F8"/>
    <w:rsid w:val="00CF42E9"/>
    <w:rsid w:val="00CF44A7"/>
    <w:rsid w:val="00CF4582"/>
    <w:rsid w:val="00CF4A75"/>
    <w:rsid w:val="00CF4BCF"/>
    <w:rsid w:val="00CF51D2"/>
    <w:rsid w:val="00CF5389"/>
    <w:rsid w:val="00CF5B94"/>
    <w:rsid w:val="00CF5DA8"/>
    <w:rsid w:val="00CF5E34"/>
    <w:rsid w:val="00CF5E49"/>
    <w:rsid w:val="00CF5FE5"/>
    <w:rsid w:val="00CF601A"/>
    <w:rsid w:val="00CF639E"/>
    <w:rsid w:val="00CF6D91"/>
    <w:rsid w:val="00CF77B0"/>
    <w:rsid w:val="00CF7907"/>
    <w:rsid w:val="00CF7978"/>
    <w:rsid w:val="00CF7AB9"/>
    <w:rsid w:val="00CF7C10"/>
    <w:rsid w:val="00CF7CC7"/>
    <w:rsid w:val="00CF7F49"/>
    <w:rsid w:val="00D000D6"/>
    <w:rsid w:val="00D0076E"/>
    <w:rsid w:val="00D010BB"/>
    <w:rsid w:val="00D012BD"/>
    <w:rsid w:val="00D01623"/>
    <w:rsid w:val="00D01B74"/>
    <w:rsid w:val="00D01DA4"/>
    <w:rsid w:val="00D0237E"/>
    <w:rsid w:val="00D02753"/>
    <w:rsid w:val="00D02AFD"/>
    <w:rsid w:val="00D02D3E"/>
    <w:rsid w:val="00D0307C"/>
    <w:rsid w:val="00D03347"/>
    <w:rsid w:val="00D036E3"/>
    <w:rsid w:val="00D0380F"/>
    <w:rsid w:val="00D03A17"/>
    <w:rsid w:val="00D03CA4"/>
    <w:rsid w:val="00D03F58"/>
    <w:rsid w:val="00D04091"/>
    <w:rsid w:val="00D04183"/>
    <w:rsid w:val="00D044E5"/>
    <w:rsid w:val="00D04AC8"/>
    <w:rsid w:val="00D04D77"/>
    <w:rsid w:val="00D04E01"/>
    <w:rsid w:val="00D05068"/>
    <w:rsid w:val="00D05076"/>
    <w:rsid w:val="00D052DD"/>
    <w:rsid w:val="00D05310"/>
    <w:rsid w:val="00D0535A"/>
    <w:rsid w:val="00D0580B"/>
    <w:rsid w:val="00D05BFF"/>
    <w:rsid w:val="00D05F86"/>
    <w:rsid w:val="00D06217"/>
    <w:rsid w:val="00D062E3"/>
    <w:rsid w:val="00D06914"/>
    <w:rsid w:val="00D069B8"/>
    <w:rsid w:val="00D07131"/>
    <w:rsid w:val="00D07711"/>
    <w:rsid w:val="00D077E6"/>
    <w:rsid w:val="00D0782E"/>
    <w:rsid w:val="00D07A12"/>
    <w:rsid w:val="00D07CF5"/>
    <w:rsid w:val="00D07D4D"/>
    <w:rsid w:val="00D07E1D"/>
    <w:rsid w:val="00D10106"/>
    <w:rsid w:val="00D108A0"/>
    <w:rsid w:val="00D10A1C"/>
    <w:rsid w:val="00D10D55"/>
    <w:rsid w:val="00D10E44"/>
    <w:rsid w:val="00D1109B"/>
    <w:rsid w:val="00D117ED"/>
    <w:rsid w:val="00D11865"/>
    <w:rsid w:val="00D11F8C"/>
    <w:rsid w:val="00D11FAB"/>
    <w:rsid w:val="00D1205E"/>
    <w:rsid w:val="00D122D5"/>
    <w:rsid w:val="00D127E7"/>
    <w:rsid w:val="00D12D53"/>
    <w:rsid w:val="00D133FA"/>
    <w:rsid w:val="00D1342C"/>
    <w:rsid w:val="00D13488"/>
    <w:rsid w:val="00D136FC"/>
    <w:rsid w:val="00D13876"/>
    <w:rsid w:val="00D13A2E"/>
    <w:rsid w:val="00D13B87"/>
    <w:rsid w:val="00D13DD8"/>
    <w:rsid w:val="00D13F00"/>
    <w:rsid w:val="00D13F21"/>
    <w:rsid w:val="00D1452A"/>
    <w:rsid w:val="00D1464E"/>
    <w:rsid w:val="00D14954"/>
    <w:rsid w:val="00D14C16"/>
    <w:rsid w:val="00D14CB2"/>
    <w:rsid w:val="00D14E26"/>
    <w:rsid w:val="00D15025"/>
    <w:rsid w:val="00D1558D"/>
    <w:rsid w:val="00D158F8"/>
    <w:rsid w:val="00D15CB1"/>
    <w:rsid w:val="00D15E4E"/>
    <w:rsid w:val="00D160B3"/>
    <w:rsid w:val="00D1617E"/>
    <w:rsid w:val="00D16252"/>
    <w:rsid w:val="00D1678B"/>
    <w:rsid w:val="00D16B5A"/>
    <w:rsid w:val="00D16C94"/>
    <w:rsid w:val="00D16CA2"/>
    <w:rsid w:val="00D16F97"/>
    <w:rsid w:val="00D17605"/>
    <w:rsid w:val="00D17655"/>
    <w:rsid w:val="00D17669"/>
    <w:rsid w:val="00D17765"/>
    <w:rsid w:val="00D179A0"/>
    <w:rsid w:val="00D17AE7"/>
    <w:rsid w:val="00D17C31"/>
    <w:rsid w:val="00D17D9A"/>
    <w:rsid w:val="00D2015A"/>
    <w:rsid w:val="00D2029A"/>
    <w:rsid w:val="00D202C4"/>
    <w:rsid w:val="00D205A4"/>
    <w:rsid w:val="00D20755"/>
    <w:rsid w:val="00D210FE"/>
    <w:rsid w:val="00D21973"/>
    <w:rsid w:val="00D21D39"/>
    <w:rsid w:val="00D221FD"/>
    <w:rsid w:val="00D22244"/>
    <w:rsid w:val="00D225F8"/>
    <w:rsid w:val="00D2285C"/>
    <w:rsid w:val="00D22BFD"/>
    <w:rsid w:val="00D22E60"/>
    <w:rsid w:val="00D22EFB"/>
    <w:rsid w:val="00D22F73"/>
    <w:rsid w:val="00D22FD0"/>
    <w:rsid w:val="00D230B0"/>
    <w:rsid w:val="00D230B9"/>
    <w:rsid w:val="00D23B4A"/>
    <w:rsid w:val="00D23BF7"/>
    <w:rsid w:val="00D2436C"/>
    <w:rsid w:val="00D245FC"/>
    <w:rsid w:val="00D246F2"/>
    <w:rsid w:val="00D248CB"/>
    <w:rsid w:val="00D249AE"/>
    <w:rsid w:val="00D24ABD"/>
    <w:rsid w:val="00D24E00"/>
    <w:rsid w:val="00D2553B"/>
    <w:rsid w:val="00D25AF3"/>
    <w:rsid w:val="00D25D1B"/>
    <w:rsid w:val="00D25D6D"/>
    <w:rsid w:val="00D25FC3"/>
    <w:rsid w:val="00D25FE3"/>
    <w:rsid w:val="00D26102"/>
    <w:rsid w:val="00D26633"/>
    <w:rsid w:val="00D266C4"/>
    <w:rsid w:val="00D267AD"/>
    <w:rsid w:val="00D275E7"/>
    <w:rsid w:val="00D2772B"/>
    <w:rsid w:val="00D30279"/>
    <w:rsid w:val="00D303CE"/>
    <w:rsid w:val="00D3058C"/>
    <w:rsid w:val="00D305B2"/>
    <w:rsid w:val="00D3090F"/>
    <w:rsid w:val="00D30D4E"/>
    <w:rsid w:val="00D311C1"/>
    <w:rsid w:val="00D314C3"/>
    <w:rsid w:val="00D315AF"/>
    <w:rsid w:val="00D316CC"/>
    <w:rsid w:val="00D31C57"/>
    <w:rsid w:val="00D31EA9"/>
    <w:rsid w:val="00D32566"/>
    <w:rsid w:val="00D32AD6"/>
    <w:rsid w:val="00D32EF8"/>
    <w:rsid w:val="00D336BA"/>
    <w:rsid w:val="00D336BF"/>
    <w:rsid w:val="00D33885"/>
    <w:rsid w:val="00D338A5"/>
    <w:rsid w:val="00D33A88"/>
    <w:rsid w:val="00D33B8F"/>
    <w:rsid w:val="00D33BB9"/>
    <w:rsid w:val="00D33C02"/>
    <w:rsid w:val="00D33CC9"/>
    <w:rsid w:val="00D33DF0"/>
    <w:rsid w:val="00D33E4A"/>
    <w:rsid w:val="00D3406D"/>
    <w:rsid w:val="00D34321"/>
    <w:rsid w:val="00D345CE"/>
    <w:rsid w:val="00D34782"/>
    <w:rsid w:val="00D34C52"/>
    <w:rsid w:val="00D34E3F"/>
    <w:rsid w:val="00D34E62"/>
    <w:rsid w:val="00D355C5"/>
    <w:rsid w:val="00D35654"/>
    <w:rsid w:val="00D35980"/>
    <w:rsid w:val="00D35A4C"/>
    <w:rsid w:val="00D35B20"/>
    <w:rsid w:val="00D35D75"/>
    <w:rsid w:val="00D35FCE"/>
    <w:rsid w:val="00D35FE6"/>
    <w:rsid w:val="00D3604B"/>
    <w:rsid w:val="00D362FD"/>
    <w:rsid w:val="00D36440"/>
    <w:rsid w:val="00D3647F"/>
    <w:rsid w:val="00D36815"/>
    <w:rsid w:val="00D369A7"/>
    <w:rsid w:val="00D36BBA"/>
    <w:rsid w:val="00D36D1F"/>
    <w:rsid w:val="00D40C4D"/>
    <w:rsid w:val="00D40F05"/>
    <w:rsid w:val="00D414C2"/>
    <w:rsid w:val="00D42066"/>
    <w:rsid w:val="00D42194"/>
    <w:rsid w:val="00D4257F"/>
    <w:rsid w:val="00D425D2"/>
    <w:rsid w:val="00D425FD"/>
    <w:rsid w:val="00D4260C"/>
    <w:rsid w:val="00D4273F"/>
    <w:rsid w:val="00D42A16"/>
    <w:rsid w:val="00D42D55"/>
    <w:rsid w:val="00D42D75"/>
    <w:rsid w:val="00D42F4E"/>
    <w:rsid w:val="00D43105"/>
    <w:rsid w:val="00D431F4"/>
    <w:rsid w:val="00D432E5"/>
    <w:rsid w:val="00D43662"/>
    <w:rsid w:val="00D438FA"/>
    <w:rsid w:val="00D43CD3"/>
    <w:rsid w:val="00D43DA1"/>
    <w:rsid w:val="00D44327"/>
    <w:rsid w:val="00D4468D"/>
    <w:rsid w:val="00D44AD0"/>
    <w:rsid w:val="00D451D4"/>
    <w:rsid w:val="00D4537E"/>
    <w:rsid w:val="00D458F8"/>
    <w:rsid w:val="00D45A99"/>
    <w:rsid w:val="00D45F0D"/>
    <w:rsid w:val="00D46059"/>
    <w:rsid w:val="00D463D8"/>
    <w:rsid w:val="00D46670"/>
    <w:rsid w:val="00D468F7"/>
    <w:rsid w:val="00D46B8A"/>
    <w:rsid w:val="00D46F7F"/>
    <w:rsid w:val="00D4703D"/>
    <w:rsid w:val="00D47640"/>
    <w:rsid w:val="00D47A38"/>
    <w:rsid w:val="00D47B10"/>
    <w:rsid w:val="00D47D0B"/>
    <w:rsid w:val="00D47E08"/>
    <w:rsid w:val="00D47E7D"/>
    <w:rsid w:val="00D50397"/>
    <w:rsid w:val="00D507EE"/>
    <w:rsid w:val="00D50E5B"/>
    <w:rsid w:val="00D51093"/>
    <w:rsid w:val="00D5126F"/>
    <w:rsid w:val="00D513AC"/>
    <w:rsid w:val="00D5179F"/>
    <w:rsid w:val="00D5190F"/>
    <w:rsid w:val="00D526DA"/>
    <w:rsid w:val="00D5278A"/>
    <w:rsid w:val="00D52AF3"/>
    <w:rsid w:val="00D52D15"/>
    <w:rsid w:val="00D5325A"/>
    <w:rsid w:val="00D5331F"/>
    <w:rsid w:val="00D534C7"/>
    <w:rsid w:val="00D53CE7"/>
    <w:rsid w:val="00D53DF1"/>
    <w:rsid w:val="00D54064"/>
    <w:rsid w:val="00D543CA"/>
    <w:rsid w:val="00D543DD"/>
    <w:rsid w:val="00D54C35"/>
    <w:rsid w:val="00D54C59"/>
    <w:rsid w:val="00D55171"/>
    <w:rsid w:val="00D55252"/>
    <w:rsid w:val="00D55493"/>
    <w:rsid w:val="00D55A48"/>
    <w:rsid w:val="00D55B5D"/>
    <w:rsid w:val="00D55C12"/>
    <w:rsid w:val="00D55CBA"/>
    <w:rsid w:val="00D55F45"/>
    <w:rsid w:val="00D55FDC"/>
    <w:rsid w:val="00D56083"/>
    <w:rsid w:val="00D5620A"/>
    <w:rsid w:val="00D56470"/>
    <w:rsid w:val="00D566A1"/>
    <w:rsid w:val="00D569B0"/>
    <w:rsid w:val="00D56BB7"/>
    <w:rsid w:val="00D56CBE"/>
    <w:rsid w:val="00D56DEB"/>
    <w:rsid w:val="00D570F3"/>
    <w:rsid w:val="00D57329"/>
    <w:rsid w:val="00D573BD"/>
    <w:rsid w:val="00D573D8"/>
    <w:rsid w:val="00D576CA"/>
    <w:rsid w:val="00D57701"/>
    <w:rsid w:val="00D577CD"/>
    <w:rsid w:val="00D57FDC"/>
    <w:rsid w:val="00D602F9"/>
    <w:rsid w:val="00D60619"/>
    <w:rsid w:val="00D60748"/>
    <w:rsid w:val="00D60A7F"/>
    <w:rsid w:val="00D60BFB"/>
    <w:rsid w:val="00D60C92"/>
    <w:rsid w:val="00D60D3E"/>
    <w:rsid w:val="00D60DF9"/>
    <w:rsid w:val="00D61A08"/>
    <w:rsid w:val="00D6226A"/>
    <w:rsid w:val="00D622F7"/>
    <w:rsid w:val="00D6249D"/>
    <w:rsid w:val="00D62701"/>
    <w:rsid w:val="00D62770"/>
    <w:rsid w:val="00D62E0A"/>
    <w:rsid w:val="00D6309E"/>
    <w:rsid w:val="00D63565"/>
    <w:rsid w:val="00D6362F"/>
    <w:rsid w:val="00D638BD"/>
    <w:rsid w:val="00D63C04"/>
    <w:rsid w:val="00D63DCE"/>
    <w:rsid w:val="00D63E90"/>
    <w:rsid w:val="00D6440B"/>
    <w:rsid w:val="00D646A6"/>
    <w:rsid w:val="00D6474E"/>
    <w:rsid w:val="00D6489E"/>
    <w:rsid w:val="00D64BF1"/>
    <w:rsid w:val="00D6563B"/>
    <w:rsid w:val="00D6594C"/>
    <w:rsid w:val="00D662FB"/>
    <w:rsid w:val="00D66778"/>
    <w:rsid w:val="00D66D08"/>
    <w:rsid w:val="00D66D98"/>
    <w:rsid w:val="00D66EB8"/>
    <w:rsid w:val="00D67177"/>
    <w:rsid w:val="00D67286"/>
    <w:rsid w:val="00D67437"/>
    <w:rsid w:val="00D676E4"/>
    <w:rsid w:val="00D67967"/>
    <w:rsid w:val="00D679BD"/>
    <w:rsid w:val="00D67B3C"/>
    <w:rsid w:val="00D67B9A"/>
    <w:rsid w:val="00D67D13"/>
    <w:rsid w:val="00D67F5A"/>
    <w:rsid w:val="00D67FEB"/>
    <w:rsid w:val="00D70049"/>
    <w:rsid w:val="00D703FB"/>
    <w:rsid w:val="00D70506"/>
    <w:rsid w:val="00D70667"/>
    <w:rsid w:val="00D70736"/>
    <w:rsid w:val="00D7090A"/>
    <w:rsid w:val="00D70C02"/>
    <w:rsid w:val="00D70C53"/>
    <w:rsid w:val="00D70D14"/>
    <w:rsid w:val="00D70D96"/>
    <w:rsid w:val="00D7149C"/>
    <w:rsid w:val="00D716BE"/>
    <w:rsid w:val="00D71792"/>
    <w:rsid w:val="00D71824"/>
    <w:rsid w:val="00D71AB0"/>
    <w:rsid w:val="00D71D98"/>
    <w:rsid w:val="00D71F32"/>
    <w:rsid w:val="00D722C0"/>
    <w:rsid w:val="00D72537"/>
    <w:rsid w:val="00D72549"/>
    <w:rsid w:val="00D725E8"/>
    <w:rsid w:val="00D72846"/>
    <w:rsid w:val="00D72852"/>
    <w:rsid w:val="00D7288D"/>
    <w:rsid w:val="00D728E7"/>
    <w:rsid w:val="00D728F8"/>
    <w:rsid w:val="00D72D36"/>
    <w:rsid w:val="00D73064"/>
    <w:rsid w:val="00D73249"/>
    <w:rsid w:val="00D73262"/>
    <w:rsid w:val="00D734A5"/>
    <w:rsid w:val="00D734D1"/>
    <w:rsid w:val="00D7363C"/>
    <w:rsid w:val="00D73838"/>
    <w:rsid w:val="00D738C1"/>
    <w:rsid w:val="00D738FA"/>
    <w:rsid w:val="00D73928"/>
    <w:rsid w:val="00D73AEF"/>
    <w:rsid w:val="00D73CB3"/>
    <w:rsid w:val="00D740A6"/>
    <w:rsid w:val="00D741DB"/>
    <w:rsid w:val="00D745AA"/>
    <w:rsid w:val="00D74681"/>
    <w:rsid w:val="00D74AC1"/>
    <w:rsid w:val="00D74B2F"/>
    <w:rsid w:val="00D74BD8"/>
    <w:rsid w:val="00D74D54"/>
    <w:rsid w:val="00D74E8B"/>
    <w:rsid w:val="00D74F0E"/>
    <w:rsid w:val="00D750B7"/>
    <w:rsid w:val="00D7514A"/>
    <w:rsid w:val="00D75A40"/>
    <w:rsid w:val="00D75C2B"/>
    <w:rsid w:val="00D75D1F"/>
    <w:rsid w:val="00D7602F"/>
    <w:rsid w:val="00D76116"/>
    <w:rsid w:val="00D76E54"/>
    <w:rsid w:val="00D7769F"/>
    <w:rsid w:val="00D777B5"/>
    <w:rsid w:val="00D7784E"/>
    <w:rsid w:val="00D77E60"/>
    <w:rsid w:val="00D8008F"/>
    <w:rsid w:val="00D8053F"/>
    <w:rsid w:val="00D80A60"/>
    <w:rsid w:val="00D80AEE"/>
    <w:rsid w:val="00D80C17"/>
    <w:rsid w:val="00D80E02"/>
    <w:rsid w:val="00D80FB1"/>
    <w:rsid w:val="00D81142"/>
    <w:rsid w:val="00D81479"/>
    <w:rsid w:val="00D81992"/>
    <w:rsid w:val="00D819B1"/>
    <w:rsid w:val="00D81C86"/>
    <w:rsid w:val="00D81CBE"/>
    <w:rsid w:val="00D81DB7"/>
    <w:rsid w:val="00D81FC2"/>
    <w:rsid w:val="00D82250"/>
    <w:rsid w:val="00D82573"/>
    <w:rsid w:val="00D828B0"/>
    <w:rsid w:val="00D829AE"/>
    <w:rsid w:val="00D82B2B"/>
    <w:rsid w:val="00D82BA6"/>
    <w:rsid w:val="00D82C9A"/>
    <w:rsid w:val="00D82E81"/>
    <w:rsid w:val="00D83287"/>
    <w:rsid w:val="00D832DE"/>
    <w:rsid w:val="00D83603"/>
    <w:rsid w:val="00D8364B"/>
    <w:rsid w:val="00D837A1"/>
    <w:rsid w:val="00D837FC"/>
    <w:rsid w:val="00D83B96"/>
    <w:rsid w:val="00D83D71"/>
    <w:rsid w:val="00D840F0"/>
    <w:rsid w:val="00D8417D"/>
    <w:rsid w:val="00D84A48"/>
    <w:rsid w:val="00D84B93"/>
    <w:rsid w:val="00D84C1D"/>
    <w:rsid w:val="00D84DA2"/>
    <w:rsid w:val="00D84F8C"/>
    <w:rsid w:val="00D851FB"/>
    <w:rsid w:val="00D852AD"/>
    <w:rsid w:val="00D85381"/>
    <w:rsid w:val="00D85482"/>
    <w:rsid w:val="00D85605"/>
    <w:rsid w:val="00D859DE"/>
    <w:rsid w:val="00D85BC6"/>
    <w:rsid w:val="00D86065"/>
    <w:rsid w:val="00D860C2"/>
    <w:rsid w:val="00D8638B"/>
    <w:rsid w:val="00D8672D"/>
    <w:rsid w:val="00D86CAD"/>
    <w:rsid w:val="00D86D39"/>
    <w:rsid w:val="00D86E7B"/>
    <w:rsid w:val="00D86EC0"/>
    <w:rsid w:val="00D87049"/>
    <w:rsid w:val="00D8715E"/>
    <w:rsid w:val="00D874DE"/>
    <w:rsid w:val="00D90468"/>
    <w:rsid w:val="00D907DF"/>
    <w:rsid w:val="00D9084A"/>
    <w:rsid w:val="00D9091B"/>
    <w:rsid w:val="00D9098A"/>
    <w:rsid w:val="00D909BD"/>
    <w:rsid w:val="00D909ED"/>
    <w:rsid w:val="00D90CCC"/>
    <w:rsid w:val="00D91114"/>
    <w:rsid w:val="00D91216"/>
    <w:rsid w:val="00D91382"/>
    <w:rsid w:val="00D915A0"/>
    <w:rsid w:val="00D9253D"/>
    <w:rsid w:val="00D926FD"/>
    <w:rsid w:val="00D9283F"/>
    <w:rsid w:val="00D92A68"/>
    <w:rsid w:val="00D92C10"/>
    <w:rsid w:val="00D92C65"/>
    <w:rsid w:val="00D92D61"/>
    <w:rsid w:val="00D9312A"/>
    <w:rsid w:val="00D931A8"/>
    <w:rsid w:val="00D933E3"/>
    <w:rsid w:val="00D935FA"/>
    <w:rsid w:val="00D9380A"/>
    <w:rsid w:val="00D938D1"/>
    <w:rsid w:val="00D938FF"/>
    <w:rsid w:val="00D93DB5"/>
    <w:rsid w:val="00D940A6"/>
    <w:rsid w:val="00D9460B"/>
    <w:rsid w:val="00D9489B"/>
    <w:rsid w:val="00D94F66"/>
    <w:rsid w:val="00D9517C"/>
    <w:rsid w:val="00D95204"/>
    <w:rsid w:val="00D952D1"/>
    <w:rsid w:val="00D958B8"/>
    <w:rsid w:val="00D959E3"/>
    <w:rsid w:val="00D95DD4"/>
    <w:rsid w:val="00D96AF6"/>
    <w:rsid w:val="00D96B71"/>
    <w:rsid w:val="00D96BCF"/>
    <w:rsid w:val="00D96C13"/>
    <w:rsid w:val="00D97233"/>
    <w:rsid w:val="00D97276"/>
    <w:rsid w:val="00D973C2"/>
    <w:rsid w:val="00D974AC"/>
    <w:rsid w:val="00D9772B"/>
    <w:rsid w:val="00D977C5"/>
    <w:rsid w:val="00D978BA"/>
    <w:rsid w:val="00DA0349"/>
    <w:rsid w:val="00DA0420"/>
    <w:rsid w:val="00DA0A82"/>
    <w:rsid w:val="00DA108E"/>
    <w:rsid w:val="00DA1118"/>
    <w:rsid w:val="00DA1244"/>
    <w:rsid w:val="00DA12F5"/>
    <w:rsid w:val="00DA1567"/>
    <w:rsid w:val="00DA15CD"/>
    <w:rsid w:val="00DA162C"/>
    <w:rsid w:val="00DA17E5"/>
    <w:rsid w:val="00DA2327"/>
    <w:rsid w:val="00DA2654"/>
    <w:rsid w:val="00DA2D51"/>
    <w:rsid w:val="00DA2E2E"/>
    <w:rsid w:val="00DA3EFF"/>
    <w:rsid w:val="00DA447E"/>
    <w:rsid w:val="00DA452C"/>
    <w:rsid w:val="00DA462A"/>
    <w:rsid w:val="00DA4F3E"/>
    <w:rsid w:val="00DA5192"/>
    <w:rsid w:val="00DA536D"/>
    <w:rsid w:val="00DA5B2D"/>
    <w:rsid w:val="00DA5FE9"/>
    <w:rsid w:val="00DA609F"/>
    <w:rsid w:val="00DA6474"/>
    <w:rsid w:val="00DA662A"/>
    <w:rsid w:val="00DA68CF"/>
    <w:rsid w:val="00DA6B11"/>
    <w:rsid w:val="00DA6B27"/>
    <w:rsid w:val="00DA6BC7"/>
    <w:rsid w:val="00DA6CA0"/>
    <w:rsid w:val="00DA6D1F"/>
    <w:rsid w:val="00DA7394"/>
    <w:rsid w:val="00DA77B9"/>
    <w:rsid w:val="00DA79A2"/>
    <w:rsid w:val="00DA7AAC"/>
    <w:rsid w:val="00DA7AED"/>
    <w:rsid w:val="00DA7C6D"/>
    <w:rsid w:val="00DB0A5E"/>
    <w:rsid w:val="00DB0A7C"/>
    <w:rsid w:val="00DB0AFD"/>
    <w:rsid w:val="00DB0C21"/>
    <w:rsid w:val="00DB0CAA"/>
    <w:rsid w:val="00DB122D"/>
    <w:rsid w:val="00DB1304"/>
    <w:rsid w:val="00DB186A"/>
    <w:rsid w:val="00DB1C52"/>
    <w:rsid w:val="00DB1D24"/>
    <w:rsid w:val="00DB1DBF"/>
    <w:rsid w:val="00DB1E54"/>
    <w:rsid w:val="00DB219F"/>
    <w:rsid w:val="00DB2257"/>
    <w:rsid w:val="00DB25D4"/>
    <w:rsid w:val="00DB26A8"/>
    <w:rsid w:val="00DB29AA"/>
    <w:rsid w:val="00DB2AE2"/>
    <w:rsid w:val="00DB2C1C"/>
    <w:rsid w:val="00DB2C3B"/>
    <w:rsid w:val="00DB2DAA"/>
    <w:rsid w:val="00DB2E26"/>
    <w:rsid w:val="00DB308C"/>
    <w:rsid w:val="00DB325C"/>
    <w:rsid w:val="00DB33AF"/>
    <w:rsid w:val="00DB3666"/>
    <w:rsid w:val="00DB3D82"/>
    <w:rsid w:val="00DB40CC"/>
    <w:rsid w:val="00DB4636"/>
    <w:rsid w:val="00DB4833"/>
    <w:rsid w:val="00DB4B31"/>
    <w:rsid w:val="00DB4B33"/>
    <w:rsid w:val="00DB4C2B"/>
    <w:rsid w:val="00DB4CDB"/>
    <w:rsid w:val="00DB502C"/>
    <w:rsid w:val="00DB5690"/>
    <w:rsid w:val="00DB5CBE"/>
    <w:rsid w:val="00DB5F54"/>
    <w:rsid w:val="00DB61EE"/>
    <w:rsid w:val="00DB64D5"/>
    <w:rsid w:val="00DB677D"/>
    <w:rsid w:val="00DB686B"/>
    <w:rsid w:val="00DB71AF"/>
    <w:rsid w:val="00DB7289"/>
    <w:rsid w:val="00DB7453"/>
    <w:rsid w:val="00DB786E"/>
    <w:rsid w:val="00DB7888"/>
    <w:rsid w:val="00DC0091"/>
    <w:rsid w:val="00DC02E8"/>
    <w:rsid w:val="00DC052E"/>
    <w:rsid w:val="00DC0FAA"/>
    <w:rsid w:val="00DC10B9"/>
    <w:rsid w:val="00DC1709"/>
    <w:rsid w:val="00DC1823"/>
    <w:rsid w:val="00DC19F9"/>
    <w:rsid w:val="00DC1C23"/>
    <w:rsid w:val="00DC1D06"/>
    <w:rsid w:val="00DC205D"/>
    <w:rsid w:val="00DC23F2"/>
    <w:rsid w:val="00DC2422"/>
    <w:rsid w:val="00DC29E7"/>
    <w:rsid w:val="00DC29F7"/>
    <w:rsid w:val="00DC2A9D"/>
    <w:rsid w:val="00DC2FA5"/>
    <w:rsid w:val="00DC3828"/>
    <w:rsid w:val="00DC3A1A"/>
    <w:rsid w:val="00DC3B88"/>
    <w:rsid w:val="00DC3D26"/>
    <w:rsid w:val="00DC3D5F"/>
    <w:rsid w:val="00DC40F4"/>
    <w:rsid w:val="00DC433E"/>
    <w:rsid w:val="00DC4B16"/>
    <w:rsid w:val="00DC508A"/>
    <w:rsid w:val="00DC532D"/>
    <w:rsid w:val="00DC54BA"/>
    <w:rsid w:val="00DC54C0"/>
    <w:rsid w:val="00DC5515"/>
    <w:rsid w:val="00DC562E"/>
    <w:rsid w:val="00DC5912"/>
    <w:rsid w:val="00DC5B90"/>
    <w:rsid w:val="00DC5C7D"/>
    <w:rsid w:val="00DC619D"/>
    <w:rsid w:val="00DC61B4"/>
    <w:rsid w:val="00DC63C6"/>
    <w:rsid w:val="00DC6512"/>
    <w:rsid w:val="00DC6A77"/>
    <w:rsid w:val="00DC6F3A"/>
    <w:rsid w:val="00DC7125"/>
    <w:rsid w:val="00DC71BF"/>
    <w:rsid w:val="00DC7344"/>
    <w:rsid w:val="00DC77FE"/>
    <w:rsid w:val="00DC79F6"/>
    <w:rsid w:val="00DC7BB3"/>
    <w:rsid w:val="00DC7CA0"/>
    <w:rsid w:val="00DD10CA"/>
    <w:rsid w:val="00DD1195"/>
    <w:rsid w:val="00DD11DB"/>
    <w:rsid w:val="00DD15DD"/>
    <w:rsid w:val="00DD16E5"/>
    <w:rsid w:val="00DD18F7"/>
    <w:rsid w:val="00DD191D"/>
    <w:rsid w:val="00DD19E5"/>
    <w:rsid w:val="00DD1B30"/>
    <w:rsid w:val="00DD1F2A"/>
    <w:rsid w:val="00DD2197"/>
    <w:rsid w:val="00DD2225"/>
    <w:rsid w:val="00DD22D3"/>
    <w:rsid w:val="00DD2338"/>
    <w:rsid w:val="00DD23C8"/>
    <w:rsid w:val="00DD25C3"/>
    <w:rsid w:val="00DD2601"/>
    <w:rsid w:val="00DD2620"/>
    <w:rsid w:val="00DD2844"/>
    <w:rsid w:val="00DD2FD6"/>
    <w:rsid w:val="00DD3280"/>
    <w:rsid w:val="00DD343A"/>
    <w:rsid w:val="00DD35B7"/>
    <w:rsid w:val="00DD35EB"/>
    <w:rsid w:val="00DD37CD"/>
    <w:rsid w:val="00DD3D2D"/>
    <w:rsid w:val="00DD3D51"/>
    <w:rsid w:val="00DD417B"/>
    <w:rsid w:val="00DD42AA"/>
    <w:rsid w:val="00DD455A"/>
    <w:rsid w:val="00DD47E1"/>
    <w:rsid w:val="00DD497A"/>
    <w:rsid w:val="00DD4C0B"/>
    <w:rsid w:val="00DD4CBE"/>
    <w:rsid w:val="00DD4DE6"/>
    <w:rsid w:val="00DD520D"/>
    <w:rsid w:val="00DD5633"/>
    <w:rsid w:val="00DD5720"/>
    <w:rsid w:val="00DD5A50"/>
    <w:rsid w:val="00DD5E43"/>
    <w:rsid w:val="00DD5F37"/>
    <w:rsid w:val="00DD6633"/>
    <w:rsid w:val="00DD69EC"/>
    <w:rsid w:val="00DD6B70"/>
    <w:rsid w:val="00DD6FB1"/>
    <w:rsid w:val="00DD7144"/>
    <w:rsid w:val="00DD71C3"/>
    <w:rsid w:val="00DD7488"/>
    <w:rsid w:val="00DD7B2D"/>
    <w:rsid w:val="00DD7D79"/>
    <w:rsid w:val="00DD7DD7"/>
    <w:rsid w:val="00DD7E93"/>
    <w:rsid w:val="00DE01AB"/>
    <w:rsid w:val="00DE02A4"/>
    <w:rsid w:val="00DE047F"/>
    <w:rsid w:val="00DE0708"/>
    <w:rsid w:val="00DE0993"/>
    <w:rsid w:val="00DE0B1A"/>
    <w:rsid w:val="00DE0DCA"/>
    <w:rsid w:val="00DE107B"/>
    <w:rsid w:val="00DE1375"/>
    <w:rsid w:val="00DE13B9"/>
    <w:rsid w:val="00DE187B"/>
    <w:rsid w:val="00DE1D7F"/>
    <w:rsid w:val="00DE2161"/>
    <w:rsid w:val="00DE234E"/>
    <w:rsid w:val="00DE2407"/>
    <w:rsid w:val="00DE25DF"/>
    <w:rsid w:val="00DE25E6"/>
    <w:rsid w:val="00DE2A2F"/>
    <w:rsid w:val="00DE2B62"/>
    <w:rsid w:val="00DE2C05"/>
    <w:rsid w:val="00DE2E9F"/>
    <w:rsid w:val="00DE3123"/>
    <w:rsid w:val="00DE3190"/>
    <w:rsid w:val="00DE3324"/>
    <w:rsid w:val="00DE3369"/>
    <w:rsid w:val="00DE33FC"/>
    <w:rsid w:val="00DE341B"/>
    <w:rsid w:val="00DE3533"/>
    <w:rsid w:val="00DE39BF"/>
    <w:rsid w:val="00DE3CF5"/>
    <w:rsid w:val="00DE3D5C"/>
    <w:rsid w:val="00DE3D92"/>
    <w:rsid w:val="00DE3EC5"/>
    <w:rsid w:val="00DE4177"/>
    <w:rsid w:val="00DE4314"/>
    <w:rsid w:val="00DE4703"/>
    <w:rsid w:val="00DE491D"/>
    <w:rsid w:val="00DE4948"/>
    <w:rsid w:val="00DE4AA2"/>
    <w:rsid w:val="00DE5471"/>
    <w:rsid w:val="00DE547A"/>
    <w:rsid w:val="00DE55EA"/>
    <w:rsid w:val="00DE5940"/>
    <w:rsid w:val="00DE5A76"/>
    <w:rsid w:val="00DE5D47"/>
    <w:rsid w:val="00DE5D94"/>
    <w:rsid w:val="00DE6127"/>
    <w:rsid w:val="00DE643C"/>
    <w:rsid w:val="00DE6714"/>
    <w:rsid w:val="00DE69DE"/>
    <w:rsid w:val="00DE6C32"/>
    <w:rsid w:val="00DE6F45"/>
    <w:rsid w:val="00DE6F7C"/>
    <w:rsid w:val="00DE7269"/>
    <w:rsid w:val="00DE72A8"/>
    <w:rsid w:val="00DE7BF3"/>
    <w:rsid w:val="00DE7D5E"/>
    <w:rsid w:val="00DE7DA9"/>
    <w:rsid w:val="00DE7F9D"/>
    <w:rsid w:val="00DF0056"/>
    <w:rsid w:val="00DF010B"/>
    <w:rsid w:val="00DF012E"/>
    <w:rsid w:val="00DF0231"/>
    <w:rsid w:val="00DF0370"/>
    <w:rsid w:val="00DF0573"/>
    <w:rsid w:val="00DF0A7A"/>
    <w:rsid w:val="00DF0AC3"/>
    <w:rsid w:val="00DF10FF"/>
    <w:rsid w:val="00DF1578"/>
    <w:rsid w:val="00DF185B"/>
    <w:rsid w:val="00DF19D7"/>
    <w:rsid w:val="00DF1B5F"/>
    <w:rsid w:val="00DF1CD1"/>
    <w:rsid w:val="00DF2083"/>
    <w:rsid w:val="00DF22B9"/>
    <w:rsid w:val="00DF26E7"/>
    <w:rsid w:val="00DF27BC"/>
    <w:rsid w:val="00DF2BA3"/>
    <w:rsid w:val="00DF3217"/>
    <w:rsid w:val="00DF33EE"/>
    <w:rsid w:val="00DF3A15"/>
    <w:rsid w:val="00DF3B55"/>
    <w:rsid w:val="00DF3DB7"/>
    <w:rsid w:val="00DF3FCB"/>
    <w:rsid w:val="00DF3FE7"/>
    <w:rsid w:val="00DF3FFE"/>
    <w:rsid w:val="00DF41C9"/>
    <w:rsid w:val="00DF42A4"/>
    <w:rsid w:val="00DF4300"/>
    <w:rsid w:val="00DF5295"/>
    <w:rsid w:val="00DF5A5F"/>
    <w:rsid w:val="00DF5E20"/>
    <w:rsid w:val="00DF651F"/>
    <w:rsid w:val="00DF6634"/>
    <w:rsid w:val="00DF69B2"/>
    <w:rsid w:val="00DF6B40"/>
    <w:rsid w:val="00DF6E3C"/>
    <w:rsid w:val="00DF71D5"/>
    <w:rsid w:val="00DF762E"/>
    <w:rsid w:val="00DF7934"/>
    <w:rsid w:val="00DF7943"/>
    <w:rsid w:val="00DF7B73"/>
    <w:rsid w:val="00E0010A"/>
    <w:rsid w:val="00E00303"/>
    <w:rsid w:val="00E0058A"/>
    <w:rsid w:val="00E00732"/>
    <w:rsid w:val="00E00778"/>
    <w:rsid w:val="00E00B1C"/>
    <w:rsid w:val="00E00E8A"/>
    <w:rsid w:val="00E01AC6"/>
    <w:rsid w:val="00E01BB7"/>
    <w:rsid w:val="00E01C19"/>
    <w:rsid w:val="00E01D32"/>
    <w:rsid w:val="00E0242B"/>
    <w:rsid w:val="00E02A06"/>
    <w:rsid w:val="00E02EA0"/>
    <w:rsid w:val="00E031EE"/>
    <w:rsid w:val="00E0328F"/>
    <w:rsid w:val="00E036BF"/>
    <w:rsid w:val="00E03812"/>
    <w:rsid w:val="00E038F7"/>
    <w:rsid w:val="00E03C9D"/>
    <w:rsid w:val="00E03E38"/>
    <w:rsid w:val="00E03EE3"/>
    <w:rsid w:val="00E04034"/>
    <w:rsid w:val="00E0412F"/>
    <w:rsid w:val="00E04366"/>
    <w:rsid w:val="00E04376"/>
    <w:rsid w:val="00E043EA"/>
    <w:rsid w:val="00E04AC6"/>
    <w:rsid w:val="00E04B35"/>
    <w:rsid w:val="00E04EA1"/>
    <w:rsid w:val="00E0561E"/>
    <w:rsid w:val="00E058B0"/>
    <w:rsid w:val="00E05BA1"/>
    <w:rsid w:val="00E05BA8"/>
    <w:rsid w:val="00E05C6D"/>
    <w:rsid w:val="00E05C8E"/>
    <w:rsid w:val="00E05D67"/>
    <w:rsid w:val="00E0628B"/>
    <w:rsid w:val="00E063C7"/>
    <w:rsid w:val="00E0646C"/>
    <w:rsid w:val="00E064BF"/>
    <w:rsid w:val="00E067F9"/>
    <w:rsid w:val="00E06D32"/>
    <w:rsid w:val="00E06D91"/>
    <w:rsid w:val="00E0734D"/>
    <w:rsid w:val="00E07530"/>
    <w:rsid w:val="00E07AE9"/>
    <w:rsid w:val="00E1064B"/>
    <w:rsid w:val="00E107A4"/>
    <w:rsid w:val="00E10D3A"/>
    <w:rsid w:val="00E10DAC"/>
    <w:rsid w:val="00E112DB"/>
    <w:rsid w:val="00E113C1"/>
    <w:rsid w:val="00E11575"/>
    <w:rsid w:val="00E11B2E"/>
    <w:rsid w:val="00E11CE3"/>
    <w:rsid w:val="00E122E0"/>
    <w:rsid w:val="00E1313A"/>
    <w:rsid w:val="00E1316F"/>
    <w:rsid w:val="00E132EC"/>
    <w:rsid w:val="00E13879"/>
    <w:rsid w:val="00E14081"/>
    <w:rsid w:val="00E140FC"/>
    <w:rsid w:val="00E143FA"/>
    <w:rsid w:val="00E14496"/>
    <w:rsid w:val="00E14544"/>
    <w:rsid w:val="00E14680"/>
    <w:rsid w:val="00E1473D"/>
    <w:rsid w:val="00E1491A"/>
    <w:rsid w:val="00E14A9A"/>
    <w:rsid w:val="00E14C96"/>
    <w:rsid w:val="00E14E3A"/>
    <w:rsid w:val="00E152DC"/>
    <w:rsid w:val="00E15588"/>
    <w:rsid w:val="00E15AF9"/>
    <w:rsid w:val="00E15BE4"/>
    <w:rsid w:val="00E16156"/>
    <w:rsid w:val="00E162BF"/>
    <w:rsid w:val="00E164BF"/>
    <w:rsid w:val="00E165A8"/>
    <w:rsid w:val="00E165D9"/>
    <w:rsid w:val="00E166AC"/>
    <w:rsid w:val="00E16A5A"/>
    <w:rsid w:val="00E170AE"/>
    <w:rsid w:val="00E1723C"/>
    <w:rsid w:val="00E174B7"/>
    <w:rsid w:val="00E17576"/>
    <w:rsid w:val="00E1785D"/>
    <w:rsid w:val="00E17BF2"/>
    <w:rsid w:val="00E17FDF"/>
    <w:rsid w:val="00E208E2"/>
    <w:rsid w:val="00E20B57"/>
    <w:rsid w:val="00E20F01"/>
    <w:rsid w:val="00E21125"/>
    <w:rsid w:val="00E2114B"/>
    <w:rsid w:val="00E2120E"/>
    <w:rsid w:val="00E21309"/>
    <w:rsid w:val="00E217C1"/>
    <w:rsid w:val="00E219DB"/>
    <w:rsid w:val="00E228F8"/>
    <w:rsid w:val="00E22AA2"/>
    <w:rsid w:val="00E22C2C"/>
    <w:rsid w:val="00E22CBE"/>
    <w:rsid w:val="00E22DC2"/>
    <w:rsid w:val="00E23743"/>
    <w:rsid w:val="00E23B08"/>
    <w:rsid w:val="00E2462B"/>
    <w:rsid w:val="00E248FE"/>
    <w:rsid w:val="00E24AB6"/>
    <w:rsid w:val="00E24C70"/>
    <w:rsid w:val="00E24D17"/>
    <w:rsid w:val="00E24FA3"/>
    <w:rsid w:val="00E251D3"/>
    <w:rsid w:val="00E25670"/>
    <w:rsid w:val="00E25683"/>
    <w:rsid w:val="00E256F2"/>
    <w:rsid w:val="00E25CC2"/>
    <w:rsid w:val="00E25E79"/>
    <w:rsid w:val="00E261F1"/>
    <w:rsid w:val="00E26612"/>
    <w:rsid w:val="00E26649"/>
    <w:rsid w:val="00E26777"/>
    <w:rsid w:val="00E268A6"/>
    <w:rsid w:val="00E26D57"/>
    <w:rsid w:val="00E26FAC"/>
    <w:rsid w:val="00E272A6"/>
    <w:rsid w:val="00E2797A"/>
    <w:rsid w:val="00E27F7C"/>
    <w:rsid w:val="00E30466"/>
    <w:rsid w:val="00E304AF"/>
    <w:rsid w:val="00E305B9"/>
    <w:rsid w:val="00E30655"/>
    <w:rsid w:val="00E306CF"/>
    <w:rsid w:val="00E3091D"/>
    <w:rsid w:val="00E3099F"/>
    <w:rsid w:val="00E30D4A"/>
    <w:rsid w:val="00E30F3F"/>
    <w:rsid w:val="00E3108A"/>
    <w:rsid w:val="00E319F5"/>
    <w:rsid w:val="00E31CAD"/>
    <w:rsid w:val="00E31DA8"/>
    <w:rsid w:val="00E3254B"/>
    <w:rsid w:val="00E32824"/>
    <w:rsid w:val="00E32B14"/>
    <w:rsid w:val="00E32BFE"/>
    <w:rsid w:val="00E32F55"/>
    <w:rsid w:val="00E3327D"/>
    <w:rsid w:val="00E33D21"/>
    <w:rsid w:val="00E33F5C"/>
    <w:rsid w:val="00E341AA"/>
    <w:rsid w:val="00E3425F"/>
    <w:rsid w:val="00E342B7"/>
    <w:rsid w:val="00E34743"/>
    <w:rsid w:val="00E350A4"/>
    <w:rsid w:val="00E35959"/>
    <w:rsid w:val="00E35B83"/>
    <w:rsid w:val="00E35CC6"/>
    <w:rsid w:val="00E36010"/>
    <w:rsid w:val="00E364C1"/>
    <w:rsid w:val="00E364ED"/>
    <w:rsid w:val="00E36700"/>
    <w:rsid w:val="00E36BBF"/>
    <w:rsid w:val="00E36D37"/>
    <w:rsid w:val="00E36D89"/>
    <w:rsid w:val="00E370E6"/>
    <w:rsid w:val="00E37B54"/>
    <w:rsid w:val="00E37D64"/>
    <w:rsid w:val="00E37E59"/>
    <w:rsid w:val="00E40265"/>
    <w:rsid w:val="00E4054B"/>
    <w:rsid w:val="00E406CF"/>
    <w:rsid w:val="00E40ACC"/>
    <w:rsid w:val="00E41013"/>
    <w:rsid w:val="00E41DAC"/>
    <w:rsid w:val="00E41F7A"/>
    <w:rsid w:val="00E42551"/>
    <w:rsid w:val="00E4298B"/>
    <w:rsid w:val="00E42B0E"/>
    <w:rsid w:val="00E42E23"/>
    <w:rsid w:val="00E43352"/>
    <w:rsid w:val="00E433CD"/>
    <w:rsid w:val="00E43426"/>
    <w:rsid w:val="00E43942"/>
    <w:rsid w:val="00E4428B"/>
    <w:rsid w:val="00E44333"/>
    <w:rsid w:val="00E44CC9"/>
    <w:rsid w:val="00E44F10"/>
    <w:rsid w:val="00E44FAB"/>
    <w:rsid w:val="00E45054"/>
    <w:rsid w:val="00E45537"/>
    <w:rsid w:val="00E458D5"/>
    <w:rsid w:val="00E45C8C"/>
    <w:rsid w:val="00E45CFE"/>
    <w:rsid w:val="00E45FF6"/>
    <w:rsid w:val="00E4604E"/>
    <w:rsid w:val="00E4612A"/>
    <w:rsid w:val="00E46157"/>
    <w:rsid w:val="00E461B7"/>
    <w:rsid w:val="00E4756A"/>
    <w:rsid w:val="00E4772F"/>
    <w:rsid w:val="00E47814"/>
    <w:rsid w:val="00E47910"/>
    <w:rsid w:val="00E47935"/>
    <w:rsid w:val="00E47AB2"/>
    <w:rsid w:val="00E47FA7"/>
    <w:rsid w:val="00E50035"/>
    <w:rsid w:val="00E501B5"/>
    <w:rsid w:val="00E5034E"/>
    <w:rsid w:val="00E5075C"/>
    <w:rsid w:val="00E50DDA"/>
    <w:rsid w:val="00E50E68"/>
    <w:rsid w:val="00E50EE1"/>
    <w:rsid w:val="00E50F50"/>
    <w:rsid w:val="00E510FC"/>
    <w:rsid w:val="00E5135B"/>
    <w:rsid w:val="00E51391"/>
    <w:rsid w:val="00E513D5"/>
    <w:rsid w:val="00E51BE1"/>
    <w:rsid w:val="00E51C22"/>
    <w:rsid w:val="00E51CAA"/>
    <w:rsid w:val="00E51CE6"/>
    <w:rsid w:val="00E51DD5"/>
    <w:rsid w:val="00E51F05"/>
    <w:rsid w:val="00E5211C"/>
    <w:rsid w:val="00E526ED"/>
    <w:rsid w:val="00E52765"/>
    <w:rsid w:val="00E52DFC"/>
    <w:rsid w:val="00E52F65"/>
    <w:rsid w:val="00E531B4"/>
    <w:rsid w:val="00E531CD"/>
    <w:rsid w:val="00E53411"/>
    <w:rsid w:val="00E53481"/>
    <w:rsid w:val="00E536F1"/>
    <w:rsid w:val="00E53F68"/>
    <w:rsid w:val="00E53F9E"/>
    <w:rsid w:val="00E53FEB"/>
    <w:rsid w:val="00E54029"/>
    <w:rsid w:val="00E54233"/>
    <w:rsid w:val="00E5499A"/>
    <w:rsid w:val="00E54AA0"/>
    <w:rsid w:val="00E54BD5"/>
    <w:rsid w:val="00E54BFA"/>
    <w:rsid w:val="00E54CA6"/>
    <w:rsid w:val="00E54D58"/>
    <w:rsid w:val="00E54F6F"/>
    <w:rsid w:val="00E5537E"/>
    <w:rsid w:val="00E5555D"/>
    <w:rsid w:val="00E55875"/>
    <w:rsid w:val="00E5628B"/>
    <w:rsid w:val="00E563DC"/>
    <w:rsid w:val="00E5645A"/>
    <w:rsid w:val="00E564DB"/>
    <w:rsid w:val="00E56900"/>
    <w:rsid w:val="00E57074"/>
    <w:rsid w:val="00E57101"/>
    <w:rsid w:val="00E5739D"/>
    <w:rsid w:val="00E573F0"/>
    <w:rsid w:val="00E57415"/>
    <w:rsid w:val="00E577A3"/>
    <w:rsid w:val="00E57BDC"/>
    <w:rsid w:val="00E57E6D"/>
    <w:rsid w:val="00E60016"/>
    <w:rsid w:val="00E606BF"/>
    <w:rsid w:val="00E6076B"/>
    <w:rsid w:val="00E609B9"/>
    <w:rsid w:val="00E60CEA"/>
    <w:rsid w:val="00E60E29"/>
    <w:rsid w:val="00E61473"/>
    <w:rsid w:val="00E615DD"/>
    <w:rsid w:val="00E616BC"/>
    <w:rsid w:val="00E618A3"/>
    <w:rsid w:val="00E61A9F"/>
    <w:rsid w:val="00E623F6"/>
    <w:rsid w:val="00E62747"/>
    <w:rsid w:val="00E62818"/>
    <w:rsid w:val="00E62824"/>
    <w:rsid w:val="00E62B62"/>
    <w:rsid w:val="00E62D34"/>
    <w:rsid w:val="00E62D91"/>
    <w:rsid w:val="00E62DA3"/>
    <w:rsid w:val="00E62F2E"/>
    <w:rsid w:val="00E63CB5"/>
    <w:rsid w:val="00E63E45"/>
    <w:rsid w:val="00E63FF0"/>
    <w:rsid w:val="00E6404B"/>
    <w:rsid w:val="00E642E1"/>
    <w:rsid w:val="00E64387"/>
    <w:rsid w:val="00E64418"/>
    <w:rsid w:val="00E648C6"/>
    <w:rsid w:val="00E650C2"/>
    <w:rsid w:val="00E652C2"/>
    <w:rsid w:val="00E652E6"/>
    <w:rsid w:val="00E6533F"/>
    <w:rsid w:val="00E653E4"/>
    <w:rsid w:val="00E65707"/>
    <w:rsid w:val="00E658EB"/>
    <w:rsid w:val="00E65DE4"/>
    <w:rsid w:val="00E661E9"/>
    <w:rsid w:val="00E66C83"/>
    <w:rsid w:val="00E67007"/>
    <w:rsid w:val="00E670F4"/>
    <w:rsid w:val="00E675CC"/>
    <w:rsid w:val="00E67600"/>
    <w:rsid w:val="00E676D2"/>
    <w:rsid w:val="00E677F1"/>
    <w:rsid w:val="00E67D7D"/>
    <w:rsid w:val="00E67EBE"/>
    <w:rsid w:val="00E7033C"/>
    <w:rsid w:val="00E707D8"/>
    <w:rsid w:val="00E70821"/>
    <w:rsid w:val="00E70A8A"/>
    <w:rsid w:val="00E70E8B"/>
    <w:rsid w:val="00E70F47"/>
    <w:rsid w:val="00E712BF"/>
    <w:rsid w:val="00E713CC"/>
    <w:rsid w:val="00E7151F"/>
    <w:rsid w:val="00E71549"/>
    <w:rsid w:val="00E718C5"/>
    <w:rsid w:val="00E71B74"/>
    <w:rsid w:val="00E71EB5"/>
    <w:rsid w:val="00E7207C"/>
    <w:rsid w:val="00E723DF"/>
    <w:rsid w:val="00E726FA"/>
    <w:rsid w:val="00E72947"/>
    <w:rsid w:val="00E72BDC"/>
    <w:rsid w:val="00E72EA5"/>
    <w:rsid w:val="00E73511"/>
    <w:rsid w:val="00E735FB"/>
    <w:rsid w:val="00E73716"/>
    <w:rsid w:val="00E73FEE"/>
    <w:rsid w:val="00E74367"/>
    <w:rsid w:val="00E743EA"/>
    <w:rsid w:val="00E74971"/>
    <w:rsid w:val="00E74A66"/>
    <w:rsid w:val="00E74B15"/>
    <w:rsid w:val="00E74B48"/>
    <w:rsid w:val="00E74BCB"/>
    <w:rsid w:val="00E74DB7"/>
    <w:rsid w:val="00E74DF4"/>
    <w:rsid w:val="00E74E78"/>
    <w:rsid w:val="00E74F49"/>
    <w:rsid w:val="00E750CF"/>
    <w:rsid w:val="00E751E7"/>
    <w:rsid w:val="00E7550F"/>
    <w:rsid w:val="00E7572D"/>
    <w:rsid w:val="00E7578D"/>
    <w:rsid w:val="00E76032"/>
    <w:rsid w:val="00E760D7"/>
    <w:rsid w:val="00E763B1"/>
    <w:rsid w:val="00E763BD"/>
    <w:rsid w:val="00E763D1"/>
    <w:rsid w:val="00E765A4"/>
    <w:rsid w:val="00E76E05"/>
    <w:rsid w:val="00E77497"/>
    <w:rsid w:val="00E7762A"/>
    <w:rsid w:val="00E77759"/>
    <w:rsid w:val="00E80035"/>
    <w:rsid w:val="00E8016A"/>
    <w:rsid w:val="00E801D9"/>
    <w:rsid w:val="00E80311"/>
    <w:rsid w:val="00E80452"/>
    <w:rsid w:val="00E80F3B"/>
    <w:rsid w:val="00E81454"/>
    <w:rsid w:val="00E815D0"/>
    <w:rsid w:val="00E8165A"/>
    <w:rsid w:val="00E81EC3"/>
    <w:rsid w:val="00E820BE"/>
    <w:rsid w:val="00E82B23"/>
    <w:rsid w:val="00E82C65"/>
    <w:rsid w:val="00E82CCD"/>
    <w:rsid w:val="00E8360F"/>
    <w:rsid w:val="00E83A2B"/>
    <w:rsid w:val="00E83ADC"/>
    <w:rsid w:val="00E83C76"/>
    <w:rsid w:val="00E83D6E"/>
    <w:rsid w:val="00E842D4"/>
    <w:rsid w:val="00E84D7D"/>
    <w:rsid w:val="00E854B7"/>
    <w:rsid w:val="00E858EB"/>
    <w:rsid w:val="00E85BBF"/>
    <w:rsid w:val="00E86070"/>
    <w:rsid w:val="00E86285"/>
    <w:rsid w:val="00E862B8"/>
    <w:rsid w:val="00E867FA"/>
    <w:rsid w:val="00E8689D"/>
    <w:rsid w:val="00E868D2"/>
    <w:rsid w:val="00E86A1A"/>
    <w:rsid w:val="00E86BA2"/>
    <w:rsid w:val="00E86C6B"/>
    <w:rsid w:val="00E8714E"/>
    <w:rsid w:val="00E8735C"/>
    <w:rsid w:val="00E87387"/>
    <w:rsid w:val="00E87666"/>
    <w:rsid w:val="00E8769B"/>
    <w:rsid w:val="00E87883"/>
    <w:rsid w:val="00E87B12"/>
    <w:rsid w:val="00E87C00"/>
    <w:rsid w:val="00E87CD9"/>
    <w:rsid w:val="00E87D56"/>
    <w:rsid w:val="00E87E20"/>
    <w:rsid w:val="00E87E6A"/>
    <w:rsid w:val="00E90075"/>
    <w:rsid w:val="00E90426"/>
    <w:rsid w:val="00E9046D"/>
    <w:rsid w:val="00E904F0"/>
    <w:rsid w:val="00E907EF"/>
    <w:rsid w:val="00E90A98"/>
    <w:rsid w:val="00E90B4F"/>
    <w:rsid w:val="00E90B78"/>
    <w:rsid w:val="00E91940"/>
    <w:rsid w:val="00E919E1"/>
    <w:rsid w:val="00E91BDE"/>
    <w:rsid w:val="00E91D88"/>
    <w:rsid w:val="00E91DB7"/>
    <w:rsid w:val="00E91F29"/>
    <w:rsid w:val="00E91F59"/>
    <w:rsid w:val="00E921D7"/>
    <w:rsid w:val="00E922CB"/>
    <w:rsid w:val="00E92806"/>
    <w:rsid w:val="00E92A7C"/>
    <w:rsid w:val="00E92AE1"/>
    <w:rsid w:val="00E92B4B"/>
    <w:rsid w:val="00E92B5D"/>
    <w:rsid w:val="00E92F21"/>
    <w:rsid w:val="00E9333B"/>
    <w:rsid w:val="00E93628"/>
    <w:rsid w:val="00E9411E"/>
    <w:rsid w:val="00E941FA"/>
    <w:rsid w:val="00E94D65"/>
    <w:rsid w:val="00E94EFC"/>
    <w:rsid w:val="00E94F0D"/>
    <w:rsid w:val="00E95430"/>
    <w:rsid w:val="00E9585C"/>
    <w:rsid w:val="00E95E9F"/>
    <w:rsid w:val="00E96285"/>
    <w:rsid w:val="00E9635B"/>
    <w:rsid w:val="00E964CF"/>
    <w:rsid w:val="00E96C4F"/>
    <w:rsid w:val="00E96D88"/>
    <w:rsid w:val="00E970A8"/>
    <w:rsid w:val="00E97186"/>
    <w:rsid w:val="00E97521"/>
    <w:rsid w:val="00E9756E"/>
    <w:rsid w:val="00E977B1"/>
    <w:rsid w:val="00E978A0"/>
    <w:rsid w:val="00E97A7E"/>
    <w:rsid w:val="00EA01B5"/>
    <w:rsid w:val="00EA02BD"/>
    <w:rsid w:val="00EA0707"/>
    <w:rsid w:val="00EA0708"/>
    <w:rsid w:val="00EA0861"/>
    <w:rsid w:val="00EA0A45"/>
    <w:rsid w:val="00EA0B6A"/>
    <w:rsid w:val="00EA0F44"/>
    <w:rsid w:val="00EA11E8"/>
    <w:rsid w:val="00EA151F"/>
    <w:rsid w:val="00EA155A"/>
    <w:rsid w:val="00EA15F8"/>
    <w:rsid w:val="00EA18FC"/>
    <w:rsid w:val="00EA1979"/>
    <w:rsid w:val="00EA1E3E"/>
    <w:rsid w:val="00EA1F27"/>
    <w:rsid w:val="00EA2220"/>
    <w:rsid w:val="00EA2303"/>
    <w:rsid w:val="00EA2308"/>
    <w:rsid w:val="00EA2778"/>
    <w:rsid w:val="00EA28F0"/>
    <w:rsid w:val="00EA2A1D"/>
    <w:rsid w:val="00EA2C87"/>
    <w:rsid w:val="00EA2F22"/>
    <w:rsid w:val="00EA2FED"/>
    <w:rsid w:val="00EA319B"/>
    <w:rsid w:val="00EA34AE"/>
    <w:rsid w:val="00EA3B21"/>
    <w:rsid w:val="00EA3E92"/>
    <w:rsid w:val="00EA3FC3"/>
    <w:rsid w:val="00EA43C3"/>
    <w:rsid w:val="00EA4428"/>
    <w:rsid w:val="00EA449B"/>
    <w:rsid w:val="00EA4B83"/>
    <w:rsid w:val="00EA4C66"/>
    <w:rsid w:val="00EA4DFD"/>
    <w:rsid w:val="00EA525A"/>
    <w:rsid w:val="00EA529A"/>
    <w:rsid w:val="00EA567B"/>
    <w:rsid w:val="00EA59CA"/>
    <w:rsid w:val="00EA5BB1"/>
    <w:rsid w:val="00EA5BF0"/>
    <w:rsid w:val="00EA5E30"/>
    <w:rsid w:val="00EA5FBB"/>
    <w:rsid w:val="00EA6162"/>
    <w:rsid w:val="00EA62C6"/>
    <w:rsid w:val="00EA6392"/>
    <w:rsid w:val="00EA641D"/>
    <w:rsid w:val="00EA6909"/>
    <w:rsid w:val="00EA6B57"/>
    <w:rsid w:val="00EA6CCE"/>
    <w:rsid w:val="00EA74C6"/>
    <w:rsid w:val="00EA7570"/>
    <w:rsid w:val="00EA771B"/>
    <w:rsid w:val="00EA7908"/>
    <w:rsid w:val="00EA7CB0"/>
    <w:rsid w:val="00EA7D45"/>
    <w:rsid w:val="00EA7E03"/>
    <w:rsid w:val="00EA7EAA"/>
    <w:rsid w:val="00EB0264"/>
    <w:rsid w:val="00EB0449"/>
    <w:rsid w:val="00EB058D"/>
    <w:rsid w:val="00EB094C"/>
    <w:rsid w:val="00EB1059"/>
    <w:rsid w:val="00EB12CE"/>
    <w:rsid w:val="00EB13AA"/>
    <w:rsid w:val="00EB16F4"/>
    <w:rsid w:val="00EB1A20"/>
    <w:rsid w:val="00EB1A64"/>
    <w:rsid w:val="00EB1A8C"/>
    <w:rsid w:val="00EB23D4"/>
    <w:rsid w:val="00EB2565"/>
    <w:rsid w:val="00EB27BB"/>
    <w:rsid w:val="00EB2BAF"/>
    <w:rsid w:val="00EB2E3E"/>
    <w:rsid w:val="00EB35BD"/>
    <w:rsid w:val="00EB429A"/>
    <w:rsid w:val="00EB454E"/>
    <w:rsid w:val="00EB54AD"/>
    <w:rsid w:val="00EB54F3"/>
    <w:rsid w:val="00EB5D50"/>
    <w:rsid w:val="00EB60E2"/>
    <w:rsid w:val="00EB62C3"/>
    <w:rsid w:val="00EB640C"/>
    <w:rsid w:val="00EB67E9"/>
    <w:rsid w:val="00EB6D10"/>
    <w:rsid w:val="00EB71E8"/>
    <w:rsid w:val="00EB7244"/>
    <w:rsid w:val="00EB7304"/>
    <w:rsid w:val="00EB771E"/>
    <w:rsid w:val="00EB7AF7"/>
    <w:rsid w:val="00EB7CBE"/>
    <w:rsid w:val="00EB7D19"/>
    <w:rsid w:val="00EB7F96"/>
    <w:rsid w:val="00EC066A"/>
    <w:rsid w:val="00EC0826"/>
    <w:rsid w:val="00EC082F"/>
    <w:rsid w:val="00EC0D01"/>
    <w:rsid w:val="00EC0E0A"/>
    <w:rsid w:val="00EC0F3F"/>
    <w:rsid w:val="00EC1098"/>
    <w:rsid w:val="00EC1271"/>
    <w:rsid w:val="00EC1835"/>
    <w:rsid w:val="00EC1BEE"/>
    <w:rsid w:val="00EC2041"/>
    <w:rsid w:val="00EC215D"/>
    <w:rsid w:val="00EC2509"/>
    <w:rsid w:val="00EC2C16"/>
    <w:rsid w:val="00EC2CD8"/>
    <w:rsid w:val="00EC32AD"/>
    <w:rsid w:val="00EC38D8"/>
    <w:rsid w:val="00EC3B67"/>
    <w:rsid w:val="00EC3C17"/>
    <w:rsid w:val="00EC3C63"/>
    <w:rsid w:val="00EC3FCB"/>
    <w:rsid w:val="00EC4201"/>
    <w:rsid w:val="00EC42BE"/>
    <w:rsid w:val="00EC451F"/>
    <w:rsid w:val="00EC46E8"/>
    <w:rsid w:val="00EC477D"/>
    <w:rsid w:val="00EC4C59"/>
    <w:rsid w:val="00EC4C8E"/>
    <w:rsid w:val="00EC4F2C"/>
    <w:rsid w:val="00EC504B"/>
    <w:rsid w:val="00EC52AC"/>
    <w:rsid w:val="00EC546E"/>
    <w:rsid w:val="00EC5AAF"/>
    <w:rsid w:val="00EC5AD3"/>
    <w:rsid w:val="00EC5F21"/>
    <w:rsid w:val="00EC650B"/>
    <w:rsid w:val="00EC66BE"/>
    <w:rsid w:val="00EC6A3A"/>
    <w:rsid w:val="00EC6B0D"/>
    <w:rsid w:val="00EC6F1A"/>
    <w:rsid w:val="00EC71F6"/>
    <w:rsid w:val="00EC73FE"/>
    <w:rsid w:val="00EC7501"/>
    <w:rsid w:val="00EC7520"/>
    <w:rsid w:val="00EC773E"/>
    <w:rsid w:val="00EC77CD"/>
    <w:rsid w:val="00EC79AE"/>
    <w:rsid w:val="00EC7B9F"/>
    <w:rsid w:val="00EC7CAC"/>
    <w:rsid w:val="00EC7ED6"/>
    <w:rsid w:val="00EC7F2D"/>
    <w:rsid w:val="00EC7FBA"/>
    <w:rsid w:val="00ED0064"/>
    <w:rsid w:val="00ED032E"/>
    <w:rsid w:val="00ED126F"/>
    <w:rsid w:val="00ED1314"/>
    <w:rsid w:val="00ED13DE"/>
    <w:rsid w:val="00ED17AD"/>
    <w:rsid w:val="00ED1899"/>
    <w:rsid w:val="00ED192A"/>
    <w:rsid w:val="00ED22EB"/>
    <w:rsid w:val="00ED2333"/>
    <w:rsid w:val="00ED23B2"/>
    <w:rsid w:val="00ED2669"/>
    <w:rsid w:val="00ED2FEE"/>
    <w:rsid w:val="00ED361B"/>
    <w:rsid w:val="00ED3A68"/>
    <w:rsid w:val="00ED3A8C"/>
    <w:rsid w:val="00ED3FC1"/>
    <w:rsid w:val="00ED4502"/>
    <w:rsid w:val="00ED456A"/>
    <w:rsid w:val="00ED45BE"/>
    <w:rsid w:val="00ED4957"/>
    <w:rsid w:val="00ED5632"/>
    <w:rsid w:val="00ED5D24"/>
    <w:rsid w:val="00ED6043"/>
    <w:rsid w:val="00ED68D1"/>
    <w:rsid w:val="00ED69EA"/>
    <w:rsid w:val="00ED6AD8"/>
    <w:rsid w:val="00ED6F4F"/>
    <w:rsid w:val="00ED72B7"/>
    <w:rsid w:val="00ED758D"/>
    <w:rsid w:val="00ED78C1"/>
    <w:rsid w:val="00ED79DA"/>
    <w:rsid w:val="00ED7B2A"/>
    <w:rsid w:val="00ED7D67"/>
    <w:rsid w:val="00EE087E"/>
    <w:rsid w:val="00EE09D0"/>
    <w:rsid w:val="00EE0B33"/>
    <w:rsid w:val="00EE0F86"/>
    <w:rsid w:val="00EE132B"/>
    <w:rsid w:val="00EE1518"/>
    <w:rsid w:val="00EE1655"/>
    <w:rsid w:val="00EE1EE6"/>
    <w:rsid w:val="00EE2083"/>
    <w:rsid w:val="00EE2230"/>
    <w:rsid w:val="00EE2304"/>
    <w:rsid w:val="00EE2AE7"/>
    <w:rsid w:val="00EE2AFE"/>
    <w:rsid w:val="00EE2C3C"/>
    <w:rsid w:val="00EE2D30"/>
    <w:rsid w:val="00EE34FD"/>
    <w:rsid w:val="00EE38BB"/>
    <w:rsid w:val="00EE3DCE"/>
    <w:rsid w:val="00EE4633"/>
    <w:rsid w:val="00EE4727"/>
    <w:rsid w:val="00EE4889"/>
    <w:rsid w:val="00EE48A4"/>
    <w:rsid w:val="00EE534D"/>
    <w:rsid w:val="00EE5487"/>
    <w:rsid w:val="00EE554C"/>
    <w:rsid w:val="00EE570D"/>
    <w:rsid w:val="00EE575F"/>
    <w:rsid w:val="00EE582F"/>
    <w:rsid w:val="00EE59FD"/>
    <w:rsid w:val="00EE5B43"/>
    <w:rsid w:val="00EE60DE"/>
    <w:rsid w:val="00EE613C"/>
    <w:rsid w:val="00EE65CD"/>
    <w:rsid w:val="00EE6792"/>
    <w:rsid w:val="00EE688F"/>
    <w:rsid w:val="00EE6CF2"/>
    <w:rsid w:val="00EE7304"/>
    <w:rsid w:val="00EE74C8"/>
    <w:rsid w:val="00EE774A"/>
    <w:rsid w:val="00EE7AC6"/>
    <w:rsid w:val="00EE7D44"/>
    <w:rsid w:val="00EF0358"/>
    <w:rsid w:val="00EF0509"/>
    <w:rsid w:val="00EF0955"/>
    <w:rsid w:val="00EF0CB7"/>
    <w:rsid w:val="00EF105E"/>
    <w:rsid w:val="00EF11B7"/>
    <w:rsid w:val="00EF18C6"/>
    <w:rsid w:val="00EF1994"/>
    <w:rsid w:val="00EF1D9C"/>
    <w:rsid w:val="00EF21A2"/>
    <w:rsid w:val="00EF25BB"/>
    <w:rsid w:val="00EF3025"/>
    <w:rsid w:val="00EF3584"/>
    <w:rsid w:val="00EF400E"/>
    <w:rsid w:val="00EF48E0"/>
    <w:rsid w:val="00EF4CDA"/>
    <w:rsid w:val="00EF55BE"/>
    <w:rsid w:val="00EF5A19"/>
    <w:rsid w:val="00EF5D6A"/>
    <w:rsid w:val="00EF5FAD"/>
    <w:rsid w:val="00EF5FBA"/>
    <w:rsid w:val="00EF61C9"/>
    <w:rsid w:val="00EF6359"/>
    <w:rsid w:val="00EF6567"/>
    <w:rsid w:val="00EF65BF"/>
    <w:rsid w:val="00EF663A"/>
    <w:rsid w:val="00EF6666"/>
    <w:rsid w:val="00EF6745"/>
    <w:rsid w:val="00EF67A8"/>
    <w:rsid w:val="00EF67F7"/>
    <w:rsid w:val="00EF6D04"/>
    <w:rsid w:val="00EF6F5F"/>
    <w:rsid w:val="00EF74C5"/>
    <w:rsid w:val="00EF7749"/>
    <w:rsid w:val="00EF782C"/>
    <w:rsid w:val="00EF787D"/>
    <w:rsid w:val="00EF789E"/>
    <w:rsid w:val="00EF7928"/>
    <w:rsid w:val="00EF7D73"/>
    <w:rsid w:val="00F00018"/>
    <w:rsid w:val="00F000E8"/>
    <w:rsid w:val="00F002A8"/>
    <w:rsid w:val="00F00327"/>
    <w:rsid w:val="00F009C1"/>
    <w:rsid w:val="00F01000"/>
    <w:rsid w:val="00F0171F"/>
    <w:rsid w:val="00F01795"/>
    <w:rsid w:val="00F01A54"/>
    <w:rsid w:val="00F01A66"/>
    <w:rsid w:val="00F01A7E"/>
    <w:rsid w:val="00F01CD5"/>
    <w:rsid w:val="00F01DBB"/>
    <w:rsid w:val="00F01EEF"/>
    <w:rsid w:val="00F01FCA"/>
    <w:rsid w:val="00F02086"/>
    <w:rsid w:val="00F0223F"/>
    <w:rsid w:val="00F02338"/>
    <w:rsid w:val="00F023D5"/>
    <w:rsid w:val="00F02A75"/>
    <w:rsid w:val="00F02E6A"/>
    <w:rsid w:val="00F03132"/>
    <w:rsid w:val="00F03214"/>
    <w:rsid w:val="00F032AC"/>
    <w:rsid w:val="00F03840"/>
    <w:rsid w:val="00F03A44"/>
    <w:rsid w:val="00F03B0A"/>
    <w:rsid w:val="00F03DA6"/>
    <w:rsid w:val="00F041EF"/>
    <w:rsid w:val="00F04696"/>
    <w:rsid w:val="00F049E8"/>
    <w:rsid w:val="00F04B38"/>
    <w:rsid w:val="00F04D57"/>
    <w:rsid w:val="00F05539"/>
    <w:rsid w:val="00F05977"/>
    <w:rsid w:val="00F0597C"/>
    <w:rsid w:val="00F059CD"/>
    <w:rsid w:val="00F06351"/>
    <w:rsid w:val="00F065A9"/>
    <w:rsid w:val="00F06759"/>
    <w:rsid w:val="00F068C5"/>
    <w:rsid w:val="00F06C8A"/>
    <w:rsid w:val="00F06E0E"/>
    <w:rsid w:val="00F07175"/>
    <w:rsid w:val="00F07204"/>
    <w:rsid w:val="00F073E0"/>
    <w:rsid w:val="00F07632"/>
    <w:rsid w:val="00F07B7B"/>
    <w:rsid w:val="00F07BBF"/>
    <w:rsid w:val="00F07CBA"/>
    <w:rsid w:val="00F10284"/>
    <w:rsid w:val="00F1050A"/>
    <w:rsid w:val="00F10573"/>
    <w:rsid w:val="00F1061E"/>
    <w:rsid w:val="00F108E1"/>
    <w:rsid w:val="00F10B29"/>
    <w:rsid w:val="00F111F7"/>
    <w:rsid w:val="00F11286"/>
    <w:rsid w:val="00F112E3"/>
    <w:rsid w:val="00F1197D"/>
    <w:rsid w:val="00F11A3A"/>
    <w:rsid w:val="00F11DE3"/>
    <w:rsid w:val="00F1210E"/>
    <w:rsid w:val="00F12169"/>
    <w:rsid w:val="00F121F7"/>
    <w:rsid w:val="00F12ADA"/>
    <w:rsid w:val="00F12B13"/>
    <w:rsid w:val="00F12D64"/>
    <w:rsid w:val="00F12D8F"/>
    <w:rsid w:val="00F130D7"/>
    <w:rsid w:val="00F133CD"/>
    <w:rsid w:val="00F1351A"/>
    <w:rsid w:val="00F137F0"/>
    <w:rsid w:val="00F13960"/>
    <w:rsid w:val="00F139C8"/>
    <w:rsid w:val="00F13A9E"/>
    <w:rsid w:val="00F13D64"/>
    <w:rsid w:val="00F14040"/>
    <w:rsid w:val="00F142CC"/>
    <w:rsid w:val="00F1447B"/>
    <w:rsid w:val="00F144BE"/>
    <w:rsid w:val="00F146C6"/>
    <w:rsid w:val="00F14736"/>
    <w:rsid w:val="00F14B66"/>
    <w:rsid w:val="00F1517D"/>
    <w:rsid w:val="00F15324"/>
    <w:rsid w:val="00F15349"/>
    <w:rsid w:val="00F1543A"/>
    <w:rsid w:val="00F15455"/>
    <w:rsid w:val="00F154A7"/>
    <w:rsid w:val="00F156F8"/>
    <w:rsid w:val="00F15972"/>
    <w:rsid w:val="00F15A65"/>
    <w:rsid w:val="00F15D2A"/>
    <w:rsid w:val="00F15D2D"/>
    <w:rsid w:val="00F15FC6"/>
    <w:rsid w:val="00F15FE3"/>
    <w:rsid w:val="00F16095"/>
    <w:rsid w:val="00F164C8"/>
    <w:rsid w:val="00F16592"/>
    <w:rsid w:val="00F1676B"/>
    <w:rsid w:val="00F168DC"/>
    <w:rsid w:val="00F16936"/>
    <w:rsid w:val="00F16AA9"/>
    <w:rsid w:val="00F17057"/>
    <w:rsid w:val="00F17FB8"/>
    <w:rsid w:val="00F2008A"/>
    <w:rsid w:val="00F20094"/>
    <w:rsid w:val="00F200BD"/>
    <w:rsid w:val="00F20154"/>
    <w:rsid w:val="00F204F9"/>
    <w:rsid w:val="00F205A9"/>
    <w:rsid w:val="00F20A47"/>
    <w:rsid w:val="00F20F4D"/>
    <w:rsid w:val="00F210A3"/>
    <w:rsid w:val="00F210AA"/>
    <w:rsid w:val="00F214A0"/>
    <w:rsid w:val="00F2157A"/>
    <w:rsid w:val="00F2172A"/>
    <w:rsid w:val="00F21997"/>
    <w:rsid w:val="00F21BF7"/>
    <w:rsid w:val="00F222F8"/>
    <w:rsid w:val="00F223FF"/>
    <w:rsid w:val="00F2249F"/>
    <w:rsid w:val="00F224AE"/>
    <w:rsid w:val="00F224AF"/>
    <w:rsid w:val="00F22691"/>
    <w:rsid w:val="00F22905"/>
    <w:rsid w:val="00F231CA"/>
    <w:rsid w:val="00F232D6"/>
    <w:rsid w:val="00F233B6"/>
    <w:rsid w:val="00F234DC"/>
    <w:rsid w:val="00F23533"/>
    <w:rsid w:val="00F2367A"/>
    <w:rsid w:val="00F238CD"/>
    <w:rsid w:val="00F2393F"/>
    <w:rsid w:val="00F23B7D"/>
    <w:rsid w:val="00F23C16"/>
    <w:rsid w:val="00F23CAB"/>
    <w:rsid w:val="00F23D09"/>
    <w:rsid w:val="00F241C0"/>
    <w:rsid w:val="00F241CB"/>
    <w:rsid w:val="00F2425D"/>
    <w:rsid w:val="00F244E7"/>
    <w:rsid w:val="00F2499D"/>
    <w:rsid w:val="00F24AB5"/>
    <w:rsid w:val="00F25378"/>
    <w:rsid w:val="00F25630"/>
    <w:rsid w:val="00F2564D"/>
    <w:rsid w:val="00F2565B"/>
    <w:rsid w:val="00F257E4"/>
    <w:rsid w:val="00F2606C"/>
    <w:rsid w:val="00F26230"/>
    <w:rsid w:val="00F26356"/>
    <w:rsid w:val="00F264F3"/>
    <w:rsid w:val="00F27402"/>
    <w:rsid w:val="00F275B4"/>
    <w:rsid w:val="00F27703"/>
    <w:rsid w:val="00F278A5"/>
    <w:rsid w:val="00F27A73"/>
    <w:rsid w:val="00F27ED3"/>
    <w:rsid w:val="00F30010"/>
    <w:rsid w:val="00F30393"/>
    <w:rsid w:val="00F30510"/>
    <w:rsid w:val="00F3059E"/>
    <w:rsid w:val="00F305C1"/>
    <w:rsid w:val="00F307A7"/>
    <w:rsid w:val="00F30DB2"/>
    <w:rsid w:val="00F30E0C"/>
    <w:rsid w:val="00F30E5F"/>
    <w:rsid w:val="00F3119D"/>
    <w:rsid w:val="00F312B9"/>
    <w:rsid w:val="00F31390"/>
    <w:rsid w:val="00F3147C"/>
    <w:rsid w:val="00F31623"/>
    <w:rsid w:val="00F31D0C"/>
    <w:rsid w:val="00F32683"/>
    <w:rsid w:val="00F32750"/>
    <w:rsid w:val="00F32868"/>
    <w:rsid w:val="00F32BF1"/>
    <w:rsid w:val="00F32CDC"/>
    <w:rsid w:val="00F32D36"/>
    <w:rsid w:val="00F33357"/>
    <w:rsid w:val="00F33A1E"/>
    <w:rsid w:val="00F33B74"/>
    <w:rsid w:val="00F33BC7"/>
    <w:rsid w:val="00F33C8E"/>
    <w:rsid w:val="00F34709"/>
    <w:rsid w:val="00F34A22"/>
    <w:rsid w:val="00F34C72"/>
    <w:rsid w:val="00F34DFD"/>
    <w:rsid w:val="00F34F90"/>
    <w:rsid w:val="00F3501B"/>
    <w:rsid w:val="00F35187"/>
    <w:rsid w:val="00F35367"/>
    <w:rsid w:val="00F3538C"/>
    <w:rsid w:val="00F355EE"/>
    <w:rsid w:val="00F358DF"/>
    <w:rsid w:val="00F35AD1"/>
    <w:rsid w:val="00F36493"/>
    <w:rsid w:val="00F36640"/>
    <w:rsid w:val="00F36710"/>
    <w:rsid w:val="00F36BC3"/>
    <w:rsid w:val="00F36E8C"/>
    <w:rsid w:val="00F36EC3"/>
    <w:rsid w:val="00F3715F"/>
    <w:rsid w:val="00F3726B"/>
    <w:rsid w:val="00F37455"/>
    <w:rsid w:val="00F37728"/>
    <w:rsid w:val="00F377C5"/>
    <w:rsid w:val="00F37892"/>
    <w:rsid w:val="00F37B88"/>
    <w:rsid w:val="00F37FA4"/>
    <w:rsid w:val="00F40548"/>
    <w:rsid w:val="00F40683"/>
    <w:rsid w:val="00F407B4"/>
    <w:rsid w:val="00F40875"/>
    <w:rsid w:val="00F41195"/>
    <w:rsid w:val="00F413F1"/>
    <w:rsid w:val="00F41EC3"/>
    <w:rsid w:val="00F41FC6"/>
    <w:rsid w:val="00F4238C"/>
    <w:rsid w:val="00F423D5"/>
    <w:rsid w:val="00F42402"/>
    <w:rsid w:val="00F42446"/>
    <w:rsid w:val="00F425A8"/>
    <w:rsid w:val="00F42741"/>
    <w:rsid w:val="00F427FC"/>
    <w:rsid w:val="00F42A7D"/>
    <w:rsid w:val="00F42B40"/>
    <w:rsid w:val="00F42E37"/>
    <w:rsid w:val="00F435A0"/>
    <w:rsid w:val="00F43C93"/>
    <w:rsid w:val="00F43F92"/>
    <w:rsid w:val="00F440D9"/>
    <w:rsid w:val="00F4429A"/>
    <w:rsid w:val="00F442EB"/>
    <w:rsid w:val="00F44651"/>
    <w:rsid w:val="00F448D8"/>
    <w:rsid w:val="00F44923"/>
    <w:rsid w:val="00F44C4E"/>
    <w:rsid w:val="00F44CFD"/>
    <w:rsid w:val="00F45117"/>
    <w:rsid w:val="00F455C6"/>
    <w:rsid w:val="00F45A4E"/>
    <w:rsid w:val="00F45DA1"/>
    <w:rsid w:val="00F45E9A"/>
    <w:rsid w:val="00F45F5B"/>
    <w:rsid w:val="00F464BF"/>
    <w:rsid w:val="00F46581"/>
    <w:rsid w:val="00F46F51"/>
    <w:rsid w:val="00F4774F"/>
    <w:rsid w:val="00F477BA"/>
    <w:rsid w:val="00F47922"/>
    <w:rsid w:val="00F50286"/>
    <w:rsid w:val="00F5093C"/>
    <w:rsid w:val="00F5097A"/>
    <w:rsid w:val="00F50E1B"/>
    <w:rsid w:val="00F50EE0"/>
    <w:rsid w:val="00F50FC4"/>
    <w:rsid w:val="00F5119E"/>
    <w:rsid w:val="00F5149F"/>
    <w:rsid w:val="00F51C8C"/>
    <w:rsid w:val="00F5221C"/>
    <w:rsid w:val="00F5263A"/>
    <w:rsid w:val="00F52975"/>
    <w:rsid w:val="00F52C25"/>
    <w:rsid w:val="00F52F69"/>
    <w:rsid w:val="00F532ED"/>
    <w:rsid w:val="00F537B4"/>
    <w:rsid w:val="00F53849"/>
    <w:rsid w:val="00F539DE"/>
    <w:rsid w:val="00F53C19"/>
    <w:rsid w:val="00F53D4B"/>
    <w:rsid w:val="00F54279"/>
    <w:rsid w:val="00F543D0"/>
    <w:rsid w:val="00F546C1"/>
    <w:rsid w:val="00F548FA"/>
    <w:rsid w:val="00F54E60"/>
    <w:rsid w:val="00F553CF"/>
    <w:rsid w:val="00F55465"/>
    <w:rsid w:val="00F5551D"/>
    <w:rsid w:val="00F55758"/>
    <w:rsid w:val="00F5607D"/>
    <w:rsid w:val="00F5627A"/>
    <w:rsid w:val="00F56663"/>
    <w:rsid w:val="00F5676D"/>
    <w:rsid w:val="00F568EB"/>
    <w:rsid w:val="00F56907"/>
    <w:rsid w:val="00F56BE8"/>
    <w:rsid w:val="00F578E9"/>
    <w:rsid w:val="00F57B81"/>
    <w:rsid w:val="00F601EE"/>
    <w:rsid w:val="00F60379"/>
    <w:rsid w:val="00F603AB"/>
    <w:rsid w:val="00F604A1"/>
    <w:rsid w:val="00F609AD"/>
    <w:rsid w:val="00F60F47"/>
    <w:rsid w:val="00F61354"/>
    <w:rsid w:val="00F6161A"/>
    <w:rsid w:val="00F618C2"/>
    <w:rsid w:val="00F61DEE"/>
    <w:rsid w:val="00F6240E"/>
    <w:rsid w:val="00F62773"/>
    <w:rsid w:val="00F62B4B"/>
    <w:rsid w:val="00F636E2"/>
    <w:rsid w:val="00F6383F"/>
    <w:rsid w:val="00F63F7C"/>
    <w:rsid w:val="00F6426E"/>
    <w:rsid w:val="00F64382"/>
    <w:rsid w:val="00F647EE"/>
    <w:rsid w:val="00F6490F"/>
    <w:rsid w:val="00F64BBD"/>
    <w:rsid w:val="00F64C12"/>
    <w:rsid w:val="00F64DAB"/>
    <w:rsid w:val="00F64EDF"/>
    <w:rsid w:val="00F64F2D"/>
    <w:rsid w:val="00F651F9"/>
    <w:rsid w:val="00F6559E"/>
    <w:rsid w:val="00F65729"/>
    <w:rsid w:val="00F65A9C"/>
    <w:rsid w:val="00F65C8C"/>
    <w:rsid w:val="00F65DF8"/>
    <w:rsid w:val="00F65EA9"/>
    <w:rsid w:val="00F65EDB"/>
    <w:rsid w:val="00F6615E"/>
    <w:rsid w:val="00F668C3"/>
    <w:rsid w:val="00F669B1"/>
    <w:rsid w:val="00F66BF9"/>
    <w:rsid w:val="00F66C26"/>
    <w:rsid w:val="00F66DEA"/>
    <w:rsid w:val="00F66DED"/>
    <w:rsid w:val="00F67189"/>
    <w:rsid w:val="00F673F4"/>
    <w:rsid w:val="00F674E4"/>
    <w:rsid w:val="00F67680"/>
    <w:rsid w:val="00F676C8"/>
    <w:rsid w:val="00F67BE5"/>
    <w:rsid w:val="00F700CD"/>
    <w:rsid w:val="00F70B95"/>
    <w:rsid w:val="00F70D98"/>
    <w:rsid w:val="00F7103A"/>
    <w:rsid w:val="00F7105F"/>
    <w:rsid w:val="00F71306"/>
    <w:rsid w:val="00F713AA"/>
    <w:rsid w:val="00F7172F"/>
    <w:rsid w:val="00F71C3C"/>
    <w:rsid w:val="00F71DC3"/>
    <w:rsid w:val="00F71E1F"/>
    <w:rsid w:val="00F71E8D"/>
    <w:rsid w:val="00F7202C"/>
    <w:rsid w:val="00F72246"/>
    <w:rsid w:val="00F72558"/>
    <w:rsid w:val="00F72EAA"/>
    <w:rsid w:val="00F73190"/>
    <w:rsid w:val="00F731BF"/>
    <w:rsid w:val="00F731D6"/>
    <w:rsid w:val="00F731E3"/>
    <w:rsid w:val="00F734C3"/>
    <w:rsid w:val="00F73A08"/>
    <w:rsid w:val="00F73B41"/>
    <w:rsid w:val="00F73D5B"/>
    <w:rsid w:val="00F73E39"/>
    <w:rsid w:val="00F74318"/>
    <w:rsid w:val="00F74602"/>
    <w:rsid w:val="00F74745"/>
    <w:rsid w:val="00F74877"/>
    <w:rsid w:val="00F7491C"/>
    <w:rsid w:val="00F74E06"/>
    <w:rsid w:val="00F74EC5"/>
    <w:rsid w:val="00F7525B"/>
    <w:rsid w:val="00F7580F"/>
    <w:rsid w:val="00F759E8"/>
    <w:rsid w:val="00F76034"/>
    <w:rsid w:val="00F761A8"/>
    <w:rsid w:val="00F76235"/>
    <w:rsid w:val="00F76346"/>
    <w:rsid w:val="00F763AA"/>
    <w:rsid w:val="00F76878"/>
    <w:rsid w:val="00F76E9A"/>
    <w:rsid w:val="00F76EDD"/>
    <w:rsid w:val="00F76F36"/>
    <w:rsid w:val="00F77F1C"/>
    <w:rsid w:val="00F8006C"/>
    <w:rsid w:val="00F80A1C"/>
    <w:rsid w:val="00F80BBE"/>
    <w:rsid w:val="00F80E09"/>
    <w:rsid w:val="00F80F87"/>
    <w:rsid w:val="00F81157"/>
    <w:rsid w:val="00F811D2"/>
    <w:rsid w:val="00F811E4"/>
    <w:rsid w:val="00F811F4"/>
    <w:rsid w:val="00F814D5"/>
    <w:rsid w:val="00F815F9"/>
    <w:rsid w:val="00F816C9"/>
    <w:rsid w:val="00F81BDA"/>
    <w:rsid w:val="00F81D0E"/>
    <w:rsid w:val="00F81F4D"/>
    <w:rsid w:val="00F82097"/>
    <w:rsid w:val="00F8225D"/>
    <w:rsid w:val="00F82665"/>
    <w:rsid w:val="00F82684"/>
    <w:rsid w:val="00F8296D"/>
    <w:rsid w:val="00F82AED"/>
    <w:rsid w:val="00F83065"/>
    <w:rsid w:val="00F834D1"/>
    <w:rsid w:val="00F83D71"/>
    <w:rsid w:val="00F83DBC"/>
    <w:rsid w:val="00F84439"/>
    <w:rsid w:val="00F8495F"/>
    <w:rsid w:val="00F84CA0"/>
    <w:rsid w:val="00F84EFB"/>
    <w:rsid w:val="00F84FF3"/>
    <w:rsid w:val="00F852AE"/>
    <w:rsid w:val="00F8585B"/>
    <w:rsid w:val="00F859D4"/>
    <w:rsid w:val="00F85B6E"/>
    <w:rsid w:val="00F85ED4"/>
    <w:rsid w:val="00F863E4"/>
    <w:rsid w:val="00F864F1"/>
    <w:rsid w:val="00F86A32"/>
    <w:rsid w:val="00F8774E"/>
    <w:rsid w:val="00F87964"/>
    <w:rsid w:val="00F87CB1"/>
    <w:rsid w:val="00F87CC0"/>
    <w:rsid w:val="00F9009F"/>
    <w:rsid w:val="00F90112"/>
    <w:rsid w:val="00F902CF"/>
    <w:rsid w:val="00F90773"/>
    <w:rsid w:val="00F90C42"/>
    <w:rsid w:val="00F90D1C"/>
    <w:rsid w:val="00F90EE5"/>
    <w:rsid w:val="00F9101E"/>
    <w:rsid w:val="00F9116F"/>
    <w:rsid w:val="00F912D3"/>
    <w:rsid w:val="00F915E4"/>
    <w:rsid w:val="00F9207E"/>
    <w:rsid w:val="00F9222C"/>
    <w:rsid w:val="00F9224C"/>
    <w:rsid w:val="00F92276"/>
    <w:rsid w:val="00F92611"/>
    <w:rsid w:val="00F929AF"/>
    <w:rsid w:val="00F92A17"/>
    <w:rsid w:val="00F931FC"/>
    <w:rsid w:val="00F932AE"/>
    <w:rsid w:val="00F9332C"/>
    <w:rsid w:val="00F934B1"/>
    <w:rsid w:val="00F93570"/>
    <w:rsid w:val="00F93A7D"/>
    <w:rsid w:val="00F93DB5"/>
    <w:rsid w:val="00F943BC"/>
    <w:rsid w:val="00F945BD"/>
    <w:rsid w:val="00F94663"/>
    <w:rsid w:val="00F946D0"/>
    <w:rsid w:val="00F9491F"/>
    <w:rsid w:val="00F94F34"/>
    <w:rsid w:val="00F94FD9"/>
    <w:rsid w:val="00F950AC"/>
    <w:rsid w:val="00F9551F"/>
    <w:rsid w:val="00F95818"/>
    <w:rsid w:val="00F9593E"/>
    <w:rsid w:val="00F95BFC"/>
    <w:rsid w:val="00F95D0A"/>
    <w:rsid w:val="00F95F86"/>
    <w:rsid w:val="00F9618E"/>
    <w:rsid w:val="00F96202"/>
    <w:rsid w:val="00F967F8"/>
    <w:rsid w:val="00F96A18"/>
    <w:rsid w:val="00F96A7E"/>
    <w:rsid w:val="00F96E03"/>
    <w:rsid w:val="00F971F2"/>
    <w:rsid w:val="00F97472"/>
    <w:rsid w:val="00F974B9"/>
    <w:rsid w:val="00F978C7"/>
    <w:rsid w:val="00F979D7"/>
    <w:rsid w:val="00F97DDA"/>
    <w:rsid w:val="00FA022C"/>
    <w:rsid w:val="00FA041E"/>
    <w:rsid w:val="00FA04CD"/>
    <w:rsid w:val="00FA05B0"/>
    <w:rsid w:val="00FA1584"/>
    <w:rsid w:val="00FA164C"/>
    <w:rsid w:val="00FA1842"/>
    <w:rsid w:val="00FA1CFD"/>
    <w:rsid w:val="00FA1DD4"/>
    <w:rsid w:val="00FA1F95"/>
    <w:rsid w:val="00FA2167"/>
    <w:rsid w:val="00FA2185"/>
    <w:rsid w:val="00FA237B"/>
    <w:rsid w:val="00FA244C"/>
    <w:rsid w:val="00FA25FF"/>
    <w:rsid w:val="00FA2726"/>
    <w:rsid w:val="00FA284A"/>
    <w:rsid w:val="00FA297A"/>
    <w:rsid w:val="00FA2C9F"/>
    <w:rsid w:val="00FA2E01"/>
    <w:rsid w:val="00FA2EB4"/>
    <w:rsid w:val="00FA3650"/>
    <w:rsid w:val="00FA3CD7"/>
    <w:rsid w:val="00FA3E63"/>
    <w:rsid w:val="00FA3ECD"/>
    <w:rsid w:val="00FA3EE8"/>
    <w:rsid w:val="00FA40AF"/>
    <w:rsid w:val="00FA436F"/>
    <w:rsid w:val="00FA4416"/>
    <w:rsid w:val="00FA4500"/>
    <w:rsid w:val="00FA4526"/>
    <w:rsid w:val="00FA4B31"/>
    <w:rsid w:val="00FA4E2B"/>
    <w:rsid w:val="00FA4F48"/>
    <w:rsid w:val="00FA4FC7"/>
    <w:rsid w:val="00FA508C"/>
    <w:rsid w:val="00FA5514"/>
    <w:rsid w:val="00FA5CC8"/>
    <w:rsid w:val="00FA6185"/>
    <w:rsid w:val="00FA61AC"/>
    <w:rsid w:val="00FA6355"/>
    <w:rsid w:val="00FA672F"/>
    <w:rsid w:val="00FA6A1D"/>
    <w:rsid w:val="00FA6B3A"/>
    <w:rsid w:val="00FA7130"/>
    <w:rsid w:val="00FA7769"/>
    <w:rsid w:val="00FA7780"/>
    <w:rsid w:val="00FA7BB8"/>
    <w:rsid w:val="00FA7C5A"/>
    <w:rsid w:val="00FB0302"/>
    <w:rsid w:val="00FB041F"/>
    <w:rsid w:val="00FB054B"/>
    <w:rsid w:val="00FB08EE"/>
    <w:rsid w:val="00FB0BCA"/>
    <w:rsid w:val="00FB0EEB"/>
    <w:rsid w:val="00FB0F39"/>
    <w:rsid w:val="00FB1098"/>
    <w:rsid w:val="00FB1252"/>
    <w:rsid w:val="00FB1488"/>
    <w:rsid w:val="00FB1633"/>
    <w:rsid w:val="00FB16CD"/>
    <w:rsid w:val="00FB1BA6"/>
    <w:rsid w:val="00FB1C18"/>
    <w:rsid w:val="00FB273B"/>
    <w:rsid w:val="00FB276E"/>
    <w:rsid w:val="00FB2B8A"/>
    <w:rsid w:val="00FB31C6"/>
    <w:rsid w:val="00FB34D8"/>
    <w:rsid w:val="00FB376F"/>
    <w:rsid w:val="00FB3F36"/>
    <w:rsid w:val="00FB3F99"/>
    <w:rsid w:val="00FB424F"/>
    <w:rsid w:val="00FB45AA"/>
    <w:rsid w:val="00FB46B3"/>
    <w:rsid w:val="00FB4A24"/>
    <w:rsid w:val="00FB4B09"/>
    <w:rsid w:val="00FB4B31"/>
    <w:rsid w:val="00FB4D6B"/>
    <w:rsid w:val="00FB4DB1"/>
    <w:rsid w:val="00FB4EDF"/>
    <w:rsid w:val="00FB4F48"/>
    <w:rsid w:val="00FB4FA3"/>
    <w:rsid w:val="00FB517A"/>
    <w:rsid w:val="00FB54E1"/>
    <w:rsid w:val="00FB5787"/>
    <w:rsid w:val="00FB596A"/>
    <w:rsid w:val="00FB5AF8"/>
    <w:rsid w:val="00FB5CB2"/>
    <w:rsid w:val="00FB5DE2"/>
    <w:rsid w:val="00FB5FB8"/>
    <w:rsid w:val="00FB6014"/>
    <w:rsid w:val="00FB6249"/>
    <w:rsid w:val="00FB66BB"/>
    <w:rsid w:val="00FB6942"/>
    <w:rsid w:val="00FB6AF3"/>
    <w:rsid w:val="00FB6B91"/>
    <w:rsid w:val="00FB6D17"/>
    <w:rsid w:val="00FB702B"/>
    <w:rsid w:val="00FB7085"/>
    <w:rsid w:val="00FB70ED"/>
    <w:rsid w:val="00FB7252"/>
    <w:rsid w:val="00FB73A2"/>
    <w:rsid w:val="00FB74B3"/>
    <w:rsid w:val="00FB7577"/>
    <w:rsid w:val="00FB7583"/>
    <w:rsid w:val="00FB798A"/>
    <w:rsid w:val="00FB7DB0"/>
    <w:rsid w:val="00FB7DC1"/>
    <w:rsid w:val="00FC00ED"/>
    <w:rsid w:val="00FC01D4"/>
    <w:rsid w:val="00FC04D3"/>
    <w:rsid w:val="00FC0975"/>
    <w:rsid w:val="00FC0B94"/>
    <w:rsid w:val="00FC0D18"/>
    <w:rsid w:val="00FC105D"/>
    <w:rsid w:val="00FC1149"/>
    <w:rsid w:val="00FC1673"/>
    <w:rsid w:val="00FC1A88"/>
    <w:rsid w:val="00FC1B64"/>
    <w:rsid w:val="00FC1FF8"/>
    <w:rsid w:val="00FC2186"/>
    <w:rsid w:val="00FC24AB"/>
    <w:rsid w:val="00FC2500"/>
    <w:rsid w:val="00FC2658"/>
    <w:rsid w:val="00FC2659"/>
    <w:rsid w:val="00FC2A78"/>
    <w:rsid w:val="00FC2ACE"/>
    <w:rsid w:val="00FC2C4F"/>
    <w:rsid w:val="00FC2CD1"/>
    <w:rsid w:val="00FC3317"/>
    <w:rsid w:val="00FC395B"/>
    <w:rsid w:val="00FC3F97"/>
    <w:rsid w:val="00FC4352"/>
    <w:rsid w:val="00FC465A"/>
    <w:rsid w:val="00FC4911"/>
    <w:rsid w:val="00FC54B4"/>
    <w:rsid w:val="00FC59BC"/>
    <w:rsid w:val="00FC5CAF"/>
    <w:rsid w:val="00FC5FAF"/>
    <w:rsid w:val="00FC62BB"/>
    <w:rsid w:val="00FC63EA"/>
    <w:rsid w:val="00FC67CD"/>
    <w:rsid w:val="00FC6D41"/>
    <w:rsid w:val="00FC6DB6"/>
    <w:rsid w:val="00FC6DC1"/>
    <w:rsid w:val="00FC7B2E"/>
    <w:rsid w:val="00FD023D"/>
    <w:rsid w:val="00FD07E6"/>
    <w:rsid w:val="00FD08B6"/>
    <w:rsid w:val="00FD0C36"/>
    <w:rsid w:val="00FD0D1D"/>
    <w:rsid w:val="00FD0DEC"/>
    <w:rsid w:val="00FD0F7C"/>
    <w:rsid w:val="00FD1489"/>
    <w:rsid w:val="00FD15E4"/>
    <w:rsid w:val="00FD1738"/>
    <w:rsid w:val="00FD1752"/>
    <w:rsid w:val="00FD1920"/>
    <w:rsid w:val="00FD1A88"/>
    <w:rsid w:val="00FD1AE8"/>
    <w:rsid w:val="00FD1C26"/>
    <w:rsid w:val="00FD1CB3"/>
    <w:rsid w:val="00FD1DD9"/>
    <w:rsid w:val="00FD1E83"/>
    <w:rsid w:val="00FD1F08"/>
    <w:rsid w:val="00FD1F14"/>
    <w:rsid w:val="00FD1FC4"/>
    <w:rsid w:val="00FD2014"/>
    <w:rsid w:val="00FD2BC1"/>
    <w:rsid w:val="00FD2F3B"/>
    <w:rsid w:val="00FD3260"/>
    <w:rsid w:val="00FD369F"/>
    <w:rsid w:val="00FD3FF8"/>
    <w:rsid w:val="00FD40A6"/>
    <w:rsid w:val="00FD4155"/>
    <w:rsid w:val="00FD4AA8"/>
    <w:rsid w:val="00FD4F0F"/>
    <w:rsid w:val="00FD55F5"/>
    <w:rsid w:val="00FD5756"/>
    <w:rsid w:val="00FD5856"/>
    <w:rsid w:val="00FD5E2D"/>
    <w:rsid w:val="00FD5F1C"/>
    <w:rsid w:val="00FD64BB"/>
    <w:rsid w:val="00FD66A1"/>
    <w:rsid w:val="00FD697E"/>
    <w:rsid w:val="00FD69BB"/>
    <w:rsid w:val="00FD6C66"/>
    <w:rsid w:val="00FD741E"/>
    <w:rsid w:val="00FD7541"/>
    <w:rsid w:val="00FD764C"/>
    <w:rsid w:val="00FD7699"/>
    <w:rsid w:val="00FD785C"/>
    <w:rsid w:val="00FD79D2"/>
    <w:rsid w:val="00FD7D7A"/>
    <w:rsid w:val="00FD7DEE"/>
    <w:rsid w:val="00FE00B3"/>
    <w:rsid w:val="00FE00B4"/>
    <w:rsid w:val="00FE02B8"/>
    <w:rsid w:val="00FE04D8"/>
    <w:rsid w:val="00FE070B"/>
    <w:rsid w:val="00FE0853"/>
    <w:rsid w:val="00FE0BCD"/>
    <w:rsid w:val="00FE0C34"/>
    <w:rsid w:val="00FE10A9"/>
    <w:rsid w:val="00FE1170"/>
    <w:rsid w:val="00FE1670"/>
    <w:rsid w:val="00FE1803"/>
    <w:rsid w:val="00FE1AC1"/>
    <w:rsid w:val="00FE1B3C"/>
    <w:rsid w:val="00FE1CC0"/>
    <w:rsid w:val="00FE1DB9"/>
    <w:rsid w:val="00FE1E8A"/>
    <w:rsid w:val="00FE1F95"/>
    <w:rsid w:val="00FE21DB"/>
    <w:rsid w:val="00FE248E"/>
    <w:rsid w:val="00FE2902"/>
    <w:rsid w:val="00FE29FB"/>
    <w:rsid w:val="00FE2E17"/>
    <w:rsid w:val="00FE31FE"/>
    <w:rsid w:val="00FE3339"/>
    <w:rsid w:val="00FE335F"/>
    <w:rsid w:val="00FE3444"/>
    <w:rsid w:val="00FE41D9"/>
    <w:rsid w:val="00FE433D"/>
    <w:rsid w:val="00FE44BF"/>
    <w:rsid w:val="00FE44C8"/>
    <w:rsid w:val="00FE4C51"/>
    <w:rsid w:val="00FE4DA9"/>
    <w:rsid w:val="00FE5174"/>
    <w:rsid w:val="00FE5554"/>
    <w:rsid w:val="00FE6369"/>
    <w:rsid w:val="00FE6381"/>
    <w:rsid w:val="00FE6547"/>
    <w:rsid w:val="00FE6BDA"/>
    <w:rsid w:val="00FE708A"/>
    <w:rsid w:val="00FE72DC"/>
    <w:rsid w:val="00FE7305"/>
    <w:rsid w:val="00FE742A"/>
    <w:rsid w:val="00FE78A9"/>
    <w:rsid w:val="00FE7B70"/>
    <w:rsid w:val="00FE7D09"/>
    <w:rsid w:val="00FE7E00"/>
    <w:rsid w:val="00FE7EC2"/>
    <w:rsid w:val="00FE7F5E"/>
    <w:rsid w:val="00FE7F78"/>
    <w:rsid w:val="00FF0236"/>
    <w:rsid w:val="00FF09EF"/>
    <w:rsid w:val="00FF0A9B"/>
    <w:rsid w:val="00FF0AD2"/>
    <w:rsid w:val="00FF15D9"/>
    <w:rsid w:val="00FF1646"/>
    <w:rsid w:val="00FF17AF"/>
    <w:rsid w:val="00FF1812"/>
    <w:rsid w:val="00FF1B6E"/>
    <w:rsid w:val="00FF1C1D"/>
    <w:rsid w:val="00FF1F00"/>
    <w:rsid w:val="00FF1FC7"/>
    <w:rsid w:val="00FF1FF9"/>
    <w:rsid w:val="00FF23B3"/>
    <w:rsid w:val="00FF253A"/>
    <w:rsid w:val="00FF28CF"/>
    <w:rsid w:val="00FF2941"/>
    <w:rsid w:val="00FF2D62"/>
    <w:rsid w:val="00FF2EF4"/>
    <w:rsid w:val="00FF32C7"/>
    <w:rsid w:val="00FF3A49"/>
    <w:rsid w:val="00FF3A74"/>
    <w:rsid w:val="00FF3B8E"/>
    <w:rsid w:val="00FF3C98"/>
    <w:rsid w:val="00FF3DDF"/>
    <w:rsid w:val="00FF3E5B"/>
    <w:rsid w:val="00FF3FC0"/>
    <w:rsid w:val="00FF4141"/>
    <w:rsid w:val="00FF430E"/>
    <w:rsid w:val="00FF437C"/>
    <w:rsid w:val="00FF473E"/>
    <w:rsid w:val="00FF47E2"/>
    <w:rsid w:val="00FF4A8B"/>
    <w:rsid w:val="00FF4C06"/>
    <w:rsid w:val="00FF4C10"/>
    <w:rsid w:val="00FF4C22"/>
    <w:rsid w:val="00FF4F1D"/>
    <w:rsid w:val="00FF4FAE"/>
    <w:rsid w:val="00FF52B8"/>
    <w:rsid w:val="00FF53F1"/>
    <w:rsid w:val="00FF574B"/>
    <w:rsid w:val="00FF5896"/>
    <w:rsid w:val="00FF58CB"/>
    <w:rsid w:val="00FF5B14"/>
    <w:rsid w:val="00FF5D23"/>
    <w:rsid w:val="00FF64BA"/>
    <w:rsid w:val="00FF65A6"/>
    <w:rsid w:val="00FF69C4"/>
    <w:rsid w:val="00FF6C37"/>
    <w:rsid w:val="00FF6D56"/>
    <w:rsid w:val="00FF6FE8"/>
    <w:rsid w:val="00FF7011"/>
    <w:rsid w:val="00FF7327"/>
    <w:rsid w:val="00FF7472"/>
    <w:rsid w:val="00FF77A1"/>
    <w:rsid w:val="00FF79A9"/>
    <w:rsid w:val="00FF7AB1"/>
    <w:rsid w:val="00FF7C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16724E7"/>
  <w15:docId w15:val="{7491D28A-BB7C-480C-9F8D-513D7D6E9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3F9C"/>
    <w:pPr>
      <w:tabs>
        <w:tab w:val="left" w:pos="360"/>
        <w:tab w:val="left" w:pos="720"/>
        <w:tab w:val="right" w:pos="10080"/>
      </w:tabs>
      <w:jc w:val="both"/>
    </w:pPr>
    <w:rPr>
      <w:rFonts w:ascii="Times New Roman" w:hAnsi="Times New Roman"/>
    </w:rPr>
  </w:style>
  <w:style w:type="paragraph" w:styleId="Heading1">
    <w:name w:val="heading 1"/>
    <w:basedOn w:val="Normal"/>
    <w:next w:val="Normal"/>
    <w:link w:val="Heading1Char"/>
    <w:uiPriority w:val="9"/>
    <w:qFormat/>
    <w:rsid w:val="00CE703B"/>
    <w:pPr>
      <w:keepNext/>
      <w:keepLines/>
      <w:numPr>
        <w:numId w:val="6"/>
      </w:numPr>
      <w:spacing w:before="480" w:after="120"/>
      <w:jc w:val="center"/>
      <w:outlineLvl w:val="0"/>
    </w:pPr>
    <w:rPr>
      <w:rFonts w:asciiTheme="majorHAnsi" w:eastAsiaTheme="majorEastAsia" w:hAnsiTheme="majorHAnsi" w:cstheme="majorBidi"/>
      <w:b/>
      <w:bCs/>
      <w:caps/>
      <w:color w:val="000000" w:themeColor="accent1" w:themeShade="BF"/>
      <w:szCs w:val="28"/>
    </w:rPr>
  </w:style>
  <w:style w:type="paragraph" w:styleId="Heading2">
    <w:name w:val="heading 2"/>
    <w:basedOn w:val="Normal"/>
    <w:next w:val="Normal"/>
    <w:link w:val="Heading2Char"/>
    <w:uiPriority w:val="9"/>
    <w:unhideWhenUsed/>
    <w:qFormat/>
    <w:rsid w:val="001865D3"/>
    <w:pPr>
      <w:keepNext/>
      <w:keepLines/>
      <w:numPr>
        <w:ilvl w:val="1"/>
        <w:numId w:val="6"/>
      </w:numPr>
      <w:tabs>
        <w:tab w:val="clear" w:pos="360"/>
      </w:tabs>
      <w:spacing w:before="200" w:after="120"/>
      <w:outlineLvl w:val="1"/>
    </w:pPr>
    <w:rPr>
      <w:rFonts w:asciiTheme="majorHAnsi" w:eastAsiaTheme="majorEastAsia" w:hAnsiTheme="majorHAnsi" w:cstheme="majorBidi"/>
      <w:b/>
      <w:bCs/>
      <w:color w:val="000000" w:themeColor="accent1"/>
      <w:szCs w:val="26"/>
    </w:rPr>
  </w:style>
  <w:style w:type="paragraph" w:styleId="Heading3">
    <w:name w:val="heading 3"/>
    <w:basedOn w:val="Normal"/>
    <w:next w:val="Normal"/>
    <w:link w:val="Heading3Char"/>
    <w:uiPriority w:val="9"/>
    <w:unhideWhenUsed/>
    <w:qFormat/>
    <w:rsid w:val="00F83DBC"/>
    <w:pPr>
      <w:keepNext/>
      <w:keepLines/>
      <w:numPr>
        <w:ilvl w:val="2"/>
        <w:numId w:val="6"/>
      </w:numPr>
      <w:spacing w:before="200" w:after="120"/>
      <w:outlineLvl w:val="2"/>
    </w:pPr>
    <w:rPr>
      <w:rFonts w:asciiTheme="majorHAnsi" w:eastAsiaTheme="majorEastAsia" w:hAnsiTheme="majorHAnsi" w:cstheme="majorBidi"/>
      <w:bCs/>
      <w:i/>
      <w:color w:val="000000" w:themeColor="accent1"/>
    </w:rPr>
  </w:style>
  <w:style w:type="paragraph" w:styleId="Heading4">
    <w:name w:val="heading 4"/>
    <w:basedOn w:val="Normal"/>
    <w:next w:val="Normal"/>
    <w:link w:val="Heading4Char"/>
    <w:uiPriority w:val="9"/>
    <w:unhideWhenUsed/>
    <w:qFormat/>
    <w:rsid w:val="00742BE5"/>
    <w:pPr>
      <w:keepNext/>
      <w:keepLines/>
      <w:numPr>
        <w:ilvl w:val="3"/>
        <w:numId w:val="6"/>
      </w:numPr>
      <w:spacing w:before="200" w:after="0"/>
      <w:outlineLvl w:val="3"/>
    </w:pPr>
    <w:rPr>
      <w:rFonts w:asciiTheme="majorHAnsi" w:eastAsiaTheme="majorEastAsia" w:hAnsiTheme="majorHAnsi" w:cstheme="majorBidi"/>
      <w:b/>
      <w:bCs/>
      <w:i/>
      <w:iCs/>
      <w:color w:val="000000" w:themeColor="accent1"/>
    </w:rPr>
  </w:style>
  <w:style w:type="paragraph" w:styleId="Heading5">
    <w:name w:val="heading 5"/>
    <w:basedOn w:val="Normal"/>
    <w:next w:val="Normal"/>
    <w:link w:val="Heading5Char"/>
    <w:uiPriority w:val="9"/>
    <w:semiHidden/>
    <w:unhideWhenUsed/>
    <w:qFormat/>
    <w:rsid w:val="00742BE5"/>
    <w:pPr>
      <w:keepNext/>
      <w:keepLines/>
      <w:numPr>
        <w:ilvl w:val="4"/>
        <w:numId w:val="6"/>
      </w:numPr>
      <w:spacing w:before="200" w:after="0"/>
      <w:outlineLvl w:val="4"/>
    </w:pPr>
    <w:rPr>
      <w:rFonts w:asciiTheme="majorHAnsi" w:eastAsiaTheme="majorEastAsia" w:hAnsiTheme="majorHAnsi" w:cstheme="majorBidi"/>
      <w:color w:val="000000" w:themeColor="accent1" w:themeShade="7F"/>
    </w:rPr>
  </w:style>
  <w:style w:type="paragraph" w:styleId="Heading6">
    <w:name w:val="heading 6"/>
    <w:basedOn w:val="Normal"/>
    <w:next w:val="Normal"/>
    <w:link w:val="Heading6Char"/>
    <w:uiPriority w:val="9"/>
    <w:semiHidden/>
    <w:unhideWhenUsed/>
    <w:qFormat/>
    <w:rsid w:val="00742BE5"/>
    <w:pPr>
      <w:keepNext/>
      <w:keepLines/>
      <w:numPr>
        <w:ilvl w:val="5"/>
        <w:numId w:val="6"/>
      </w:numPr>
      <w:spacing w:before="200" w:after="0"/>
      <w:outlineLvl w:val="5"/>
    </w:pPr>
    <w:rPr>
      <w:rFonts w:asciiTheme="majorHAnsi" w:eastAsiaTheme="majorEastAsia" w:hAnsiTheme="majorHAnsi" w:cstheme="majorBidi"/>
      <w:i/>
      <w:iCs/>
      <w:color w:val="000000" w:themeColor="accent1" w:themeShade="7F"/>
    </w:rPr>
  </w:style>
  <w:style w:type="paragraph" w:styleId="Heading7">
    <w:name w:val="heading 7"/>
    <w:basedOn w:val="Normal"/>
    <w:next w:val="Normal"/>
    <w:link w:val="Heading7Char"/>
    <w:uiPriority w:val="9"/>
    <w:semiHidden/>
    <w:unhideWhenUsed/>
    <w:qFormat/>
    <w:rsid w:val="00742BE5"/>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42BE5"/>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42BE5"/>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03B"/>
    <w:rPr>
      <w:rFonts w:asciiTheme="majorHAnsi" w:eastAsiaTheme="majorEastAsia" w:hAnsiTheme="majorHAnsi" w:cstheme="majorBidi"/>
      <w:b/>
      <w:bCs/>
      <w:caps/>
      <w:color w:val="000000" w:themeColor="accent1" w:themeShade="BF"/>
      <w:szCs w:val="28"/>
    </w:rPr>
  </w:style>
  <w:style w:type="character" w:customStyle="1" w:styleId="Heading2Char">
    <w:name w:val="Heading 2 Char"/>
    <w:basedOn w:val="DefaultParagraphFont"/>
    <w:link w:val="Heading2"/>
    <w:uiPriority w:val="9"/>
    <w:rsid w:val="001865D3"/>
    <w:rPr>
      <w:rFonts w:asciiTheme="majorHAnsi" w:eastAsiaTheme="majorEastAsia" w:hAnsiTheme="majorHAnsi" w:cstheme="majorBidi"/>
      <w:b/>
      <w:bCs/>
      <w:color w:val="000000" w:themeColor="accent1"/>
      <w:szCs w:val="26"/>
    </w:rPr>
  </w:style>
  <w:style w:type="character" w:customStyle="1" w:styleId="Heading3Char">
    <w:name w:val="Heading 3 Char"/>
    <w:basedOn w:val="DefaultParagraphFont"/>
    <w:link w:val="Heading3"/>
    <w:uiPriority w:val="9"/>
    <w:rsid w:val="00F83DBC"/>
    <w:rPr>
      <w:rFonts w:asciiTheme="majorHAnsi" w:eastAsiaTheme="majorEastAsia" w:hAnsiTheme="majorHAnsi" w:cstheme="majorBidi"/>
      <w:bCs/>
      <w:i/>
      <w:color w:val="000000" w:themeColor="accent1"/>
    </w:rPr>
  </w:style>
  <w:style w:type="character" w:customStyle="1" w:styleId="Heading4Char">
    <w:name w:val="Heading 4 Char"/>
    <w:basedOn w:val="DefaultParagraphFont"/>
    <w:link w:val="Heading4"/>
    <w:uiPriority w:val="9"/>
    <w:rsid w:val="00742BE5"/>
    <w:rPr>
      <w:rFonts w:asciiTheme="majorHAnsi" w:eastAsiaTheme="majorEastAsia" w:hAnsiTheme="majorHAnsi" w:cstheme="majorBidi"/>
      <w:b/>
      <w:bCs/>
      <w:i/>
      <w:iCs/>
      <w:color w:val="000000" w:themeColor="accent1"/>
    </w:rPr>
  </w:style>
  <w:style w:type="character" w:customStyle="1" w:styleId="Heading5Char">
    <w:name w:val="Heading 5 Char"/>
    <w:basedOn w:val="DefaultParagraphFont"/>
    <w:link w:val="Heading5"/>
    <w:uiPriority w:val="9"/>
    <w:semiHidden/>
    <w:rsid w:val="00742BE5"/>
    <w:rPr>
      <w:rFonts w:asciiTheme="majorHAnsi" w:eastAsiaTheme="majorEastAsia" w:hAnsiTheme="majorHAnsi" w:cstheme="majorBidi"/>
      <w:color w:val="000000" w:themeColor="accent1" w:themeShade="7F"/>
    </w:rPr>
  </w:style>
  <w:style w:type="character" w:customStyle="1" w:styleId="Heading6Char">
    <w:name w:val="Heading 6 Char"/>
    <w:basedOn w:val="DefaultParagraphFont"/>
    <w:link w:val="Heading6"/>
    <w:uiPriority w:val="9"/>
    <w:semiHidden/>
    <w:rsid w:val="00742BE5"/>
    <w:rPr>
      <w:rFonts w:asciiTheme="majorHAnsi" w:eastAsiaTheme="majorEastAsia" w:hAnsiTheme="majorHAnsi" w:cstheme="majorBidi"/>
      <w:i/>
      <w:iCs/>
      <w:color w:val="000000" w:themeColor="accent1" w:themeShade="7F"/>
    </w:rPr>
  </w:style>
  <w:style w:type="character" w:customStyle="1" w:styleId="Heading7Char">
    <w:name w:val="Heading 7 Char"/>
    <w:basedOn w:val="DefaultParagraphFont"/>
    <w:link w:val="Heading7"/>
    <w:uiPriority w:val="9"/>
    <w:semiHidden/>
    <w:rsid w:val="00742BE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42BE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42BE5"/>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E96285"/>
    <w:rPr>
      <w:color w:val="0000FF" w:themeColor="hyperlink"/>
      <w:u w:val="single"/>
    </w:rPr>
  </w:style>
  <w:style w:type="paragraph" w:styleId="Header">
    <w:name w:val="header"/>
    <w:basedOn w:val="Normal"/>
    <w:link w:val="HeaderChar"/>
    <w:uiPriority w:val="99"/>
    <w:unhideWhenUsed/>
    <w:rsid w:val="00F815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5F9"/>
  </w:style>
  <w:style w:type="paragraph" w:styleId="Footer">
    <w:name w:val="footer"/>
    <w:basedOn w:val="Normal"/>
    <w:link w:val="FooterChar"/>
    <w:uiPriority w:val="99"/>
    <w:unhideWhenUsed/>
    <w:rsid w:val="00F815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5F9"/>
  </w:style>
  <w:style w:type="paragraph" w:styleId="BalloonText">
    <w:name w:val="Balloon Text"/>
    <w:basedOn w:val="Normal"/>
    <w:link w:val="BalloonTextChar"/>
    <w:uiPriority w:val="99"/>
    <w:semiHidden/>
    <w:unhideWhenUsed/>
    <w:rsid w:val="00F816C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816C9"/>
    <w:rPr>
      <w:rFonts w:ascii="Lucida Grande" w:hAnsi="Lucida Grande" w:cs="Lucida Grande"/>
      <w:sz w:val="18"/>
      <w:szCs w:val="18"/>
    </w:rPr>
  </w:style>
  <w:style w:type="character" w:styleId="CommentReference">
    <w:name w:val="annotation reference"/>
    <w:basedOn w:val="DefaultParagraphFont"/>
    <w:uiPriority w:val="99"/>
    <w:semiHidden/>
    <w:unhideWhenUsed/>
    <w:rsid w:val="00D3058C"/>
    <w:rPr>
      <w:sz w:val="18"/>
      <w:szCs w:val="18"/>
    </w:rPr>
  </w:style>
  <w:style w:type="paragraph" w:styleId="CommentText">
    <w:name w:val="annotation text"/>
    <w:basedOn w:val="Normal"/>
    <w:link w:val="CommentTextChar"/>
    <w:uiPriority w:val="99"/>
    <w:unhideWhenUsed/>
    <w:rsid w:val="00D3058C"/>
    <w:pPr>
      <w:spacing w:line="240" w:lineRule="auto"/>
    </w:pPr>
    <w:rPr>
      <w:sz w:val="24"/>
      <w:szCs w:val="24"/>
    </w:rPr>
  </w:style>
  <w:style w:type="character" w:customStyle="1" w:styleId="CommentTextChar">
    <w:name w:val="Comment Text Char"/>
    <w:basedOn w:val="DefaultParagraphFont"/>
    <w:link w:val="CommentText"/>
    <w:uiPriority w:val="99"/>
    <w:rsid w:val="00D3058C"/>
    <w:rPr>
      <w:sz w:val="24"/>
      <w:szCs w:val="24"/>
    </w:rPr>
  </w:style>
  <w:style w:type="paragraph" w:styleId="CommentSubject">
    <w:name w:val="annotation subject"/>
    <w:basedOn w:val="CommentText"/>
    <w:next w:val="CommentText"/>
    <w:link w:val="CommentSubjectChar"/>
    <w:uiPriority w:val="99"/>
    <w:semiHidden/>
    <w:unhideWhenUsed/>
    <w:rsid w:val="00D3058C"/>
    <w:rPr>
      <w:b/>
      <w:bCs/>
      <w:sz w:val="20"/>
      <w:szCs w:val="20"/>
    </w:rPr>
  </w:style>
  <w:style w:type="character" w:customStyle="1" w:styleId="CommentSubjectChar">
    <w:name w:val="Comment Subject Char"/>
    <w:basedOn w:val="CommentTextChar"/>
    <w:link w:val="CommentSubject"/>
    <w:uiPriority w:val="99"/>
    <w:semiHidden/>
    <w:rsid w:val="00D3058C"/>
    <w:rPr>
      <w:b/>
      <w:bCs/>
      <w:sz w:val="20"/>
      <w:szCs w:val="20"/>
    </w:rPr>
  </w:style>
  <w:style w:type="paragraph" w:styleId="Revision">
    <w:name w:val="Revision"/>
    <w:hidden/>
    <w:uiPriority w:val="99"/>
    <w:semiHidden/>
    <w:rsid w:val="00A925B4"/>
    <w:pPr>
      <w:spacing w:after="0" w:line="240" w:lineRule="auto"/>
    </w:pPr>
  </w:style>
  <w:style w:type="paragraph" w:styleId="ListParagraph">
    <w:name w:val="List Paragraph"/>
    <w:basedOn w:val="Normal"/>
    <w:uiPriority w:val="34"/>
    <w:qFormat/>
    <w:rsid w:val="000D2823"/>
    <w:pPr>
      <w:ind w:left="720"/>
      <w:contextualSpacing/>
    </w:pPr>
  </w:style>
  <w:style w:type="paragraph" w:customStyle="1" w:styleId="BodyText1">
    <w:name w:val="Body Text1"/>
    <w:basedOn w:val="Normal"/>
    <w:qFormat/>
    <w:rsid w:val="000D2823"/>
    <w:pPr>
      <w:spacing w:line="280" w:lineRule="exact"/>
    </w:pPr>
    <w:rPr>
      <w:rFonts w:ascii="Arial" w:hAnsi="Arial"/>
    </w:rPr>
  </w:style>
  <w:style w:type="character" w:styleId="PlaceholderText">
    <w:name w:val="Placeholder Text"/>
    <w:basedOn w:val="DefaultParagraphFont"/>
    <w:uiPriority w:val="99"/>
    <w:semiHidden/>
    <w:rsid w:val="00CB5712"/>
    <w:rPr>
      <w:color w:val="808080"/>
    </w:rPr>
  </w:style>
  <w:style w:type="character" w:styleId="LineNumber">
    <w:name w:val="line number"/>
    <w:basedOn w:val="DefaultParagraphFont"/>
    <w:uiPriority w:val="99"/>
    <w:semiHidden/>
    <w:unhideWhenUsed/>
    <w:rsid w:val="001645B7"/>
    <w:rPr>
      <w:rFonts w:asciiTheme="minorHAnsi" w:hAnsiTheme="minorHAnsi"/>
      <w:sz w:val="16"/>
    </w:rPr>
  </w:style>
  <w:style w:type="paragraph" w:styleId="FootnoteText">
    <w:name w:val="footnote text"/>
    <w:basedOn w:val="Normal"/>
    <w:link w:val="FootnoteTextChar"/>
    <w:uiPriority w:val="99"/>
    <w:semiHidden/>
    <w:unhideWhenUsed/>
    <w:rsid w:val="00EA5F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A5FBB"/>
    <w:rPr>
      <w:rFonts w:ascii="Times New Roman" w:hAnsi="Times New Roman"/>
      <w:sz w:val="20"/>
      <w:szCs w:val="20"/>
    </w:rPr>
  </w:style>
  <w:style w:type="character" w:styleId="FootnoteReference">
    <w:name w:val="footnote reference"/>
    <w:basedOn w:val="DefaultParagraphFont"/>
    <w:uiPriority w:val="99"/>
    <w:semiHidden/>
    <w:unhideWhenUsed/>
    <w:rsid w:val="00EA5FBB"/>
    <w:rPr>
      <w:vertAlign w:val="superscript"/>
    </w:rPr>
  </w:style>
  <w:style w:type="paragraph" w:styleId="Caption">
    <w:name w:val="caption"/>
    <w:basedOn w:val="Normal"/>
    <w:next w:val="Normal"/>
    <w:uiPriority w:val="35"/>
    <w:semiHidden/>
    <w:unhideWhenUsed/>
    <w:qFormat/>
    <w:rsid w:val="005A5E92"/>
    <w:pPr>
      <w:spacing w:line="240" w:lineRule="auto"/>
    </w:pPr>
    <w:rPr>
      <w:b/>
      <w:bCs/>
      <w:color w:val="000000" w:themeColor="accent1"/>
      <w:sz w:val="18"/>
      <w:szCs w:val="18"/>
    </w:rPr>
  </w:style>
  <w:style w:type="table" w:styleId="TableGrid">
    <w:name w:val="Table Grid"/>
    <w:basedOn w:val="TableNormal"/>
    <w:uiPriority w:val="59"/>
    <w:rsid w:val="005A5E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54F0E"/>
    <w:pPr>
      <w:tabs>
        <w:tab w:val="right" w:pos="10080"/>
      </w:tabs>
      <w:spacing w:after="0" w:line="240" w:lineRule="auto"/>
    </w:pPr>
    <w:rPr>
      <w:rFonts w:ascii="Times New Roman" w:hAnsi="Times New Roman"/>
    </w:rPr>
  </w:style>
  <w:style w:type="character" w:styleId="FollowedHyperlink">
    <w:name w:val="FollowedHyperlink"/>
    <w:basedOn w:val="DefaultParagraphFont"/>
    <w:uiPriority w:val="99"/>
    <w:semiHidden/>
    <w:unhideWhenUsed/>
    <w:rsid w:val="00C9407C"/>
    <w:rPr>
      <w:color w:val="800080" w:themeColor="followedHyperlink"/>
      <w:u w:val="single"/>
    </w:rPr>
  </w:style>
  <w:style w:type="character" w:styleId="Strong">
    <w:name w:val="Strong"/>
    <w:basedOn w:val="DefaultParagraphFont"/>
    <w:uiPriority w:val="22"/>
    <w:qFormat/>
    <w:rsid w:val="00805329"/>
    <w:rPr>
      <w:b/>
      <w:bCs/>
    </w:rPr>
  </w:style>
  <w:style w:type="paragraph" w:customStyle="1" w:styleId="References">
    <w:name w:val="References"/>
    <w:basedOn w:val="NoSpacing"/>
    <w:qFormat/>
    <w:rsid w:val="00C9407C"/>
    <w:pPr>
      <w:tabs>
        <w:tab w:val="left" w:pos="360"/>
        <w:tab w:val="left" w:pos="720"/>
      </w:tabs>
      <w:spacing w:after="200"/>
      <w:ind w:left="360" w:hanging="360"/>
    </w:pPr>
  </w:style>
  <w:style w:type="paragraph" w:styleId="Bibliography">
    <w:name w:val="Bibliography"/>
    <w:basedOn w:val="Normal"/>
    <w:next w:val="Normal"/>
    <w:uiPriority w:val="37"/>
    <w:unhideWhenUsed/>
    <w:rsid w:val="004D3DA2"/>
    <w:pPr>
      <w:tabs>
        <w:tab w:val="clear" w:pos="360"/>
        <w:tab w:val="clear" w:pos="720"/>
        <w:tab w:val="clear" w:pos="10080"/>
      </w:tabs>
      <w:spacing w:after="0" w:line="240" w:lineRule="auto"/>
      <w:ind w:left="720" w:hanging="720"/>
    </w:pPr>
  </w:style>
  <w:style w:type="character" w:styleId="EndnoteReference">
    <w:name w:val="endnote reference"/>
    <w:basedOn w:val="DefaultParagraphFont"/>
    <w:uiPriority w:val="99"/>
    <w:semiHidden/>
    <w:unhideWhenUsed/>
    <w:rsid w:val="00691B5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8946">
      <w:bodyDiv w:val="1"/>
      <w:marLeft w:val="0"/>
      <w:marRight w:val="0"/>
      <w:marTop w:val="0"/>
      <w:marBottom w:val="0"/>
      <w:divBdr>
        <w:top w:val="none" w:sz="0" w:space="0" w:color="auto"/>
        <w:left w:val="none" w:sz="0" w:space="0" w:color="auto"/>
        <w:bottom w:val="none" w:sz="0" w:space="0" w:color="auto"/>
        <w:right w:val="none" w:sz="0" w:space="0" w:color="auto"/>
      </w:divBdr>
    </w:div>
    <w:div w:id="251622075">
      <w:bodyDiv w:val="1"/>
      <w:marLeft w:val="0"/>
      <w:marRight w:val="0"/>
      <w:marTop w:val="0"/>
      <w:marBottom w:val="0"/>
      <w:divBdr>
        <w:top w:val="none" w:sz="0" w:space="0" w:color="auto"/>
        <w:left w:val="none" w:sz="0" w:space="0" w:color="auto"/>
        <w:bottom w:val="none" w:sz="0" w:space="0" w:color="auto"/>
        <w:right w:val="none" w:sz="0" w:space="0" w:color="auto"/>
      </w:divBdr>
    </w:div>
    <w:div w:id="259335890">
      <w:bodyDiv w:val="1"/>
      <w:marLeft w:val="0"/>
      <w:marRight w:val="0"/>
      <w:marTop w:val="0"/>
      <w:marBottom w:val="0"/>
      <w:divBdr>
        <w:top w:val="none" w:sz="0" w:space="0" w:color="auto"/>
        <w:left w:val="none" w:sz="0" w:space="0" w:color="auto"/>
        <w:bottom w:val="none" w:sz="0" w:space="0" w:color="auto"/>
        <w:right w:val="none" w:sz="0" w:space="0" w:color="auto"/>
      </w:divBdr>
    </w:div>
    <w:div w:id="311832516">
      <w:bodyDiv w:val="1"/>
      <w:marLeft w:val="0"/>
      <w:marRight w:val="0"/>
      <w:marTop w:val="0"/>
      <w:marBottom w:val="0"/>
      <w:divBdr>
        <w:top w:val="none" w:sz="0" w:space="0" w:color="auto"/>
        <w:left w:val="none" w:sz="0" w:space="0" w:color="auto"/>
        <w:bottom w:val="none" w:sz="0" w:space="0" w:color="auto"/>
        <w:right w:val="none" w:sz="0" w:space="0" w:color="auto"/>
      </w:divBdr>
    </w:div>
    <w:div w:id="354229038">
      <w:bodyDiv w:val="1"/>
      <w:marLeft w:val="0"/>
      <w:marRight w:val="0"/>
      <w:marTop w:val="0"/>
      <w:marBottom w:val="0"/>
      <w:divBdr>
        <w:top w:val="none" w:sz="0" w:space="0" w:color="auto"/>
        <w:left w:val="none" w:sz="0" w:space="0" w:color="auto"/>
        <w:bottom w:val="none" w:sz="0" w:space="0" w:color="auto"/>
        <w:right w:val="none" w:sz="0" w:space="0" w:color="auto"/>
      </w:divBdr>
    </w:div>
    <w:div w:id="429811047">
      <w:bodyDiv w:val="1"/>
      <w:marLeft w:val="0"/>
      <w:marRight w:val="0"/>
      <w:marTop w:val="0"/>
      <w:marBottom w:val="0"/>
      <w:divBdr>
        <w:top w:val="none" w:sz="0" w:space="0" w:color="auto"/>
        <w:left w:val="none" w:sz="0" w:space="0" w:color="auto"/>
        <w:bottom w:val="none" w:sz="0" w:space="0" w:color="auto"/>
        <w:right w:val="none" w:sz="0" w:space="0" w:color="auto"/>
      </w:divBdr>
    </w:div>
    <w:div w:id="430976470">
      <w:bodyDiv w:val="1"/>
      <w:marLeft w:val="0"/>
      <w:marRight w:val="0"/>
      <w:marTop w:val="0"/>
      <w:marBottom w:val="0"/>
      <w:divBdr>
        <w:top w:val="none" w:sz="0" w:space="0" w:color="auto"/>
        <w:left w:val="none" w:sz="0" w:space="0" w:color="auto"/>
        <w:bottom w:val="none" w:sz="0" w:space="0" w:color="auto"/>
        <w:right w:val="none" w:sz="0" w:space="0" w:color="auto"/>
      </w:divBdr>
    </w:div>
    <w:div w:id="512571494">
      <w:bodyDiv w:val="1"/>
      <w:marLeft w:val="0"/>
      <w:marRight w:val="0"/>
      <w:marTop w:val="0"/>
      <w:marBottom w:val="0"/>
      <w:divBdr>
        <w:top w:val="none" w:sz="0" w:space="0" w:color="auto"/>
        <w:left w:val="none" w:sz="0" w:space="0" w:color="auto"/>
        <w:bottom w:val="none" w:sz="0" w:space="0" w:color="auto"/>
        <w:right w:val="none" w:sz="0" w:space="0" w:color="auto"/>
      </w:divBdr>
    </w:div>
    <w:div w:id="527566457">
      <w:bodyDiv w:val="1"/>
      <w:marLeft w:val="0"/>
      <w:marRight w:val="0"/>
      <w:marTop w:val="0"/>
      <w:marBottom w:val="0"/>
      <w:divBdr>
        <w:top w:val="none" w:sz="0" w:space="0" w:color="auto"/>
        <w:left w:val="none" w:sz="0" w:space="0" w:color="auto"/>
        <w:bottom w:val="none" w:sz="0" w:space="0" w:color="auto"/>
        <w:right w:val="none" w:sz="0" w:space="0" w:color="auto"/>
      </w:divBdr>
    </w:div>
    <w:div w:id="652223673">
      <w:bodyDiv w:val="1"/>
      <w:marLeft w:val="0"/>
      <w:marRight w:val="0"/>
      <w:marTop w:val="0"/>
      <w:marBottom w:val="0"/>
      <w:divBdr>
        <w:top w:val="none" w:sz="0" w:space="0" w:color="auto"/>
        <w:left w:val="none" w:sz="0" w:space="0" w:color="auto"/>
        <w:bottom w:val="none" w:sz="0" w:space="0" w:color="auto"/>
        <w:right w:val="none" w:sz="0" w:space="0" w:color="auto"/>
      </w:divBdr>
    </w:div>
    <w:div w:id="705373767">
      <w:bodyDiv w:val="1"/>
      <w:marLeft w:val="0"/>
      <w:marRight w:val="0"/>
      <w:marTop w:val="0"/>
      <w:marBottom w:val="0"/>
      <w:divBdr>
        <w:top w:val="none" w:sz="0" w:space="0" w:color="auto"/>
        <w:left w:val="none" w:sz="0" w:space="0" w:color="auto"/>
        <w:bottom w:val="none" w:sz="0" w:space="0" w:color="auto"/>
        <w:right w:val="none" w:sz="0" w:space="0" w:color="auto"/>
      </w:divBdr>
    </w:div>
    <w:div w:id="832062999">
      <w:bodyDiv w:val="1"/>
      <w:marLeft w:val="0"/>
      <w:marRight w:val="0"/>
      <w:marTop w:val="0"/>
      <w:marBottom w:val="0"/>
      <w:divBdr>
        <w:top w:val="none" w:sz="0" w:space="0" w:color="auto"/>
        <w:left w:val="none" w:sz="0" w:space="0" w:color="auto"/>
        <w:bottom w:val="none" w:sz="0" w:space="0" w:color="auto"/>
        <w:right w:val="none" w:sz="0" w:space="0" w:color="auto"/>
      </w:divBdr>
    </w:div>
    <w:div w:id="1040667913">
      <w:bodyDiv w:val="1"/>
      <w:marLeft w:val="0"/>
      <w:marRight w:val="0"/>
      <w:marTop w:val="0"/>
      <w:marBottom w:val="0"/>
      <w:divBdr>
        <w:top w:val="none" w:sz="0" w:space="0" w:color="auto"/>
        <w:left w:val="none" w:sz="0" w:space="0" w:color="auto"/>
        <w:bottom w:val="none" w:sz="0" w:space="0" w:color="auto"/>
        <w:right w:val="none" w:sz="0" w:space="0" w:color="auto"/>
      </w:divBdr>
    </w:div>
    <w:div w:id="1100568802">
      <w:bodyDiv w:val="1"/>
      <w:marLeft w:val="0"/>
      <w:marRight w:val="0"/>
      <w:marTop w:val="0"/>
      <w:marBottom w:val="0"/>
      <w:divBdr>
        <w:top w:val="none" w:sz="0" w:space="0" w:color="auto"/>
        <w:left w:val="none" w:sz="0" w:space="0" w:color="auto"/>
        <w:bottom w:val="none" w:sz="0" w:space="0" w:color="auto"/>
        <w:right w:val="none" w:sz="0" w:space="0" w:color="auto"/>
      </w:divBdr>
    </w:div>
    <w:div w:id="1101074222">
      <w:bodyDiv w:val="1"/>
      <w:marLeft w:val="0"/>
      <w:marRight w:val="0"/>
      <w:marTop w:val="0"/>
      <w:marBottom w:val="0"/>
      <w:divBdr>
        <w:top w:val="none" w:sz="0" w:space="0" w:color="auto"/>
        <w:left w:val="none" w:sz="0" w:space="0" w:color="auto"/>
        <w:bottom w:val="none" w:sz="0" w:space="0" w:color="auto"/>
        <w:right w:val="none" w:sz="0" w:space="0" w:color="auto"/>
      </w:divBdr>
    </w:div>
    <w:div w:id="1235697926">
      <w:bodyDiv w:val="1"/>
      <w:marLeft w:val="0"/>
      <w:marRight w:val="0"/>
      <w:marTop w:val="0"/>
      <w:marBottom w:val="0"/>
      <w:divBdr>
        <w:top w:val="none" w:sz="0" w:space="0" w:color="auto"/>
        <w:left w:val="none" w:sz="0" w:space="0" w:color="auto"/>
        <w:bottom w:val="none" w:sz="0" w:space="0" w:color="auto"/>
        <w:right w:val="none" w:sz="0" w:space="0" w:color="auto"/>
      </w:divBdr>
    </w:div>
    <w:div w:id="1262299339">
      <w:bodyDiv w:val="1"/>
      <w:marLeft w:val="0"/>
      <w:marRight w:val="0"/>
      <w:marTop w:val="0"/>
      <w:marBottom w:val="0"/>
      <w:divBdr>
        <w:top w:val="none" w:sz="0" w:space="0" w:color="auto"/>
        <w:left w:val="none" w:sz="0" w:space="0" w:color="auto"/>
        <w:bottom w:val="none" w:sz="0" w:space="0" w:color="auto"/>
        <w:right w:val="none" w:sz="0" w:space="0" w:color="auto"/>
      </w:divBdr>
    </w:div>
    <w:div w:id="1388185719">
      <w:bodyDiv w:val="1"/>
      <w:marLeft w:val="0"/>
      <w:marRight w:val="0"/>
      <w:marTop w:val="0"/>
      <w:marBottom w:val="0"/>
      <w:divBdr>
        <w:top w:val="none" w:sz="0" w:space="0" w:color="auto"/>
        <w:left w:val="none" w:sz="0" w:space="0" w:color="auto"/>
        <w:bottom w:val="none" w:sz="0" w:space="0" w:color="auto"/>
        <w:right w:val="none" w:sz="0" w:space="0" w:color="auto"/>
      </w:divBdr>
    </w:div>
    <w:div w:id="1438870870">
      <w:bodyDiv w:val="1"/>
      <w:marLeft w:val="0"/>
      <w:marRight w:val="0"/>
      <w:marTop w:val="0"/>
      <w:marBottom w:val="0"/>
      <w:divBdr>
        <w:top w:val="none" w:sz="0" w:space="0" w:color="auto"/>
        <w:left w:val="none" w:sz="0" w:space="0" w:color="auto"/>
        <w:bottom w:val="none" w:sz="0" w:space="0" w:color="auto"/>
        <w:right w:val="none" w:sz="0" w:space="0" w:color="auto"/>
      </w:divBdr>
    </w:div>
    <w:div w:id="1494027995">
      <w:bodyDiv w:val="1"/>
      <w:marLeft w:val="0"/>
      <w:marRight w:val="0"/>
      <w:marTop w:val="0"/>
      <w:marBottom w:val="0"/>
      <w:divBdr>
        <w:top w:val="none" w:sz="0" w:space="0" w:color="auto"/>
        <w:left w:val="none" w:sz="0" w:space="0" w:color="auto"/>
        <w:bottom w:val="none" w:sz="0" w:space="0" w:color="auto"/>
        <w:right w:val="none" w:sz="0" w:space="0" w:color="auto"/>
      </w:divBdr>
    </w:div>
    <w:div w:id="1528131547">
      <w:bodyDiv w:val="1"/>
      <w:marLeft w:val="0"/>
      <w:marRight w:val="0"/>
      <w:marTop w:val="0"/>
      <w:marBottom w:val="0"/>
      <w:divBdr>
        <w:top w:val="none" w:sz="0" w:space="0" w:color="auto"/>
        <w:left w:val="none" w:sz="0" w:space="0" w:color="auto"/>
        <w:bottom w:val="none" w:sz="0" w:space="0" w:color="auto"/>
        <w:right w:val="none" w:sz="0" w:space="0" w:color="auto"/>
      </w:divBdr>
    </w:div>
    <w:div w:id="1540121816">
      <w:bodyDiv w:val="1"/>
      <w:marLeft w:val="0"/>
      <w:marRight w:val="0"/>
      <w:marTop w:val="0"/>
      <w:marBottom w:val="0"/>
      <w:divBdr>
        <w:top w:val="none" w:sz="0" w:space="0" w:color="auto"/>
        <w:left w:val="none" w:sz="0" w:space="0" w:color="auto"/>
        <w:bottom w:val="none" w:sz="0" w:space="0" w:color="auto"/>
        <w:right w:val="none" w:sz="0" w:space="0" w:color="auto"/>
      </w:divBdr>
    </w:div>
    <w:div w:id="1679695575">
      <w:bodyDiv w:val="1"/>
      <w:marLeft w:val="0"/>
      <w:marRight w:val="0"/>
      <w:marTop w:val="0"/>
      <w:marBottom w:val="0"/>
      <w:divBdr>
        <w:top w:val="none" w:sz="0" w:space="0" w:color="auto"/>
        <w:left w:val="none" w:sz="0" w:space="0" w:color="auto"/>
        <w:bottom w:val="none" w:sz="0" w:space="0" w:color="auto"/>
        <w:right w:val="none" w:sz="0" w:space="0" w:color="auto"/>
      </w:divBdr>
    </w:div>
    <w:div w:id="1748184447">
      <w:bodyDiv w:val="1"/>
      <w:marLeft w:val="0"/>
      <w:marRight w:val="0"/>
      <w:marTop w:val="0"/>
      <w:marBottom w:val="0"/>
      <w:divBdr>
        <w:top w:val="none" w:sz="0" w:space="0" w:color="auto"/>
        <w:left w:val="none" w:sz="0" w:space="0" w:color="auto"/>
        <w:bottom w:val="none" w:sz="0" w:space="0" w:color="auto"/>
        <w:right w:val="none" w:sz="0" w:space="0" w:color="auto"/>
      </w:divBdr>
    </w:div>
    <w:div w:id="1761020782">
      <w:bodyDiv w:val="1"/>
      <w:marLeft w:val="0"/>
      <w:marRight w:val="0"/>
      <w:marTop w:val="0"/>
      <w:marBottom w:val="0"/>
      <w:divBdr>
        <w:top w:val="none" w:sz="0" w:space="0" w:color="auto"/>
        <w:left w:val="none" w:sz="0" w:space="0" w:color="auto"/>
        <w:bottom w:val="none" w:sz="0" w:space="0" w:color="auto"/>
        <w:right w:val="none" w:sz="0" w:space="0" w:color="auto"/>
      </w:divBdr>
    </w:div>
    <w:div w:id="1825199743">
      <w:bodyDiv w:val="1"/>
      <w:marLeft w:val="0"/>
      <w:marRight w:val="0"/>
      <w:marTop w:val="0"/>
      <w:marBottom w:val="0"/>
      <w:divBdr>
        <w:top w:val="none" w:sz="0" w:space="0" w:color="auto"/>
        <w:left w:val="none" w:sz="0" w:space="0" w:color="auto"/>
        <w:bottom w:val="none" w:sz="0" w:space="0" w:color="auto"/>
        <w:right w:val="none" w:sz="0" w:space="0" w:color="auto"/>
      </w:divBdr>
    </w:div>
    <w:div w:id="1837457802">
      <w:bodyDiv w:val="1"/>
      <w:marLeft w:val="0"/>
      <w:marRight w:val="0"/>
      <w:marTop w:val="0"/>
      <w:marBottom w:val="0"/>
      <w:divBdr>
        <w:top w:val="none" w:sz="0" w:space="0" w:color="auto"/>
        <w:left w:val="none" w:sz="0" w:space="0" w:color="auto"/>
        <w:bottom w:val="none" w:sz="0" w:space="0" w:color="auto"/>
        <w:right w:val="none" w:sz="0" w:space="0" w:color="auto"/>
      </w:divBdr>
    </w:div>
    <w:div w:id="1976250297">
      <w:bodyDiv w:val="1"/>
      <w:marLeft w:val="0"/>
      <w:marRight w:val="0"/>
      <w:marTop w:val="0"/>
      <w:marBottom w:val="0"/>
      <w:divBdr>
        <w:top w:val="none" w:sz="0" w:space="0" w:color="auto"/>
        <w:left w:val="none" w:sz="0" w:space="0" w:color="auto"/>
        <w:bottom w:val="none" w:sz="0" w:space="0" w:color="auto"/>
        <w:right w:val="none" w:sz="0" w:space="0" w:color="auto"/>
      </w:divBdr>
    </w:div>
    <w:div w:id="2087338790">
      <w:bodyDiv w:val="1"/>
      <w:marLeft w:val="0"/>
      <w:marRight w:val="0"/>
      <w:marTop w:val="0"/>
      <w:marBottom w:val="0"/>
      <w:divBdr>
        <w:top w:val="none" w:sz="0" w:space="0" w:color="auto"/>
        <w:left w:val="none" w:sz="0" w:space="0" w:color="auto"/>
        <w:bottom w:val="none" w:sz="0" w:space="0" w:color="auto"/>
        <w:right w:val="none" w:sz="0" w:space="0" w:color="auto"/>
      </w:divBdr>
    </w:div>
    <w:div w:id="2141071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tw@alum.mit.edu" TargetMode="External"/><Relationship Id="rId13" Type="http://schemas.openxmlformats.org/officeDocument/2006/relationships/image" Target="media/image4.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image" Target="media/image1.emf"/><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000000"/>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F404D967-612D-49E9-A44B-34A7BE372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29183</TotalTime>
  <Pages>26</Pages>
  <Words>38277</Words>
  <Characters>218181</Characters>
  <Application>Microsoft Office Word</Application>
  <DocSecurity>0</DocSecurity>
  <Lines>1818</Lines>
  <Paragraphs>511</Paragraphs>
  <ScaleCrop>false</ScaleCrop>
  <HeadingPairs>
    <vt:vector size="2" baseType="variant">
      <vt:variant>
        <vt:lpstr>Title</vt:lpstr>
      </vt:variant>
      <vt:variant>
        <vt:i4>1</vt:i4>
      </vt:variant>
    </vt:vector>
  </HeadingPairs>
  <TitlesOfParts>
    <vt:vector size="1" baseType="lpstr">
      <vt:lpstr/>
    </vt:vector>
  </TitlesOfParts>
  <Company>MIT</Company>
  <LinksUpToDate>false</LinksUpToDate>
  <CharactersWithSpaces>255947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Wang, David T</cp:lastModifiedBy>
  <cp:revision>344</cp:revision>
  <cp:lastPrinted>2022-01-15T02:55:00Z</cp:lastPrinted>
  <dcterms:created xsi:type="dcterms:W3CDTF">2020-05-25T17:55:00Z</dcterms:created>
  <dcterms:modified xsi:type="dcterms:W3CDTF">2022-01-15T03:01:00Z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Geochimica et Cosmochimica Acta</vt:lpwstr>
  </property>
  <property fmtid="{D5CDD505-2E9C-101B-9397-08002B2CF9AE}" pid="3" name="ZOTERO_PREF_1">
    <vt:lpwstr>&lt;data data-version="3" zotero-version="5.0.77"&gt;&lt;session id="mWOUrhWu"/&gt;&lt;style id="http://www.zotero.org/styles/organic-geochemistry" hasBibliography="1" bibliographyStyleHasBeenSet="1"/&gt;&lt;prefs&gt;&lt;pref name="fieldType" value="Field"/&gt;&lt;/prefs&gt;&lt;/data&gt;</vt:lpwstr>
  </property>
</Properties>
</file>